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6761C" w14:textId="77777777" w:rsidR="00DD3BD9" w:rsidRDefault="00DD3BD9" w:rsidP="00DD3BD9">
      <w:pPr>
        <w:spacing w:after="0" w:line="276" w:lineRule="auto"/>
        <w:jc w:val="center"/>
        <w:rPr>
          <w:rFonts w:cs="Times New Roman"/>
          <w:szCs w:val="24"/>
        </w:rPr>
      </w:pPr>
      <w:bookmarkStart w:id="3" w:name="_Hlk80018902"/>
      <w:r>
        <w:rPr>
          <w:rFonts w:cs="Times New Roman"/>
          <w:szCs w:val="24"/>
        </w:rPr>
        <w:t>UNIVERSIDADE FEDERAL DO RIO GRANDE DO SUL</w:t>
      </w:r>
    </w:p>
    <w:p w14:paraId="13ADFDB8" w14:textId="77777777" w:rsidR="00DD3BD9" w:rsidRDefault="00DD3BD9" w:rsidP="00DD3BD9">
      <w:pPr>
        <w:spacing w:after="0" w:line="276" w:lineRule="auto"/>
        <w:jc w:val="center"/>
        <w:rPr>
          <w:rFonts w:cs="Times New Roman"/>
          <w:szCs w:val="24"/>
        </w:rPr>
      </w:pPr>
      <w:r w:rsidRPr="00E42095">
        <w:rPr>
          <w:rFonts w:cs="Times New Roman"/>
          <w:szCs w:val="24"/>
        </w:rPr>
        <w:t>FACULDADE DE ODONTOLOGIA</w:t>
      </w:r>
    </w:p>
    <w:p w14:paraId="14EB44E7" w14:textId="77777777" w:rsidR="00DD3BD9" w:rsidRPr="00E42095" w:rsidRDefault="00DD3BD9" w:rsidP="00DD3BD9">
      <w:pPr>
        <w:spacing w:after="0" w:line="276" w:lineRule="auto"/>
        <w:jc w:val="center"/>
        <w:rPr>
          <w:rFonts w:cs="Times New Roman"/>
          <w:szCs w:val="24"/>
        </w:rPr>
      </w:pPr>
      <w:r>
        <w:rPr>
          <w:rFonts w:cs="Times New Roman"/>
          <w:szCs w:val="24"/>
        </w:rPr>
        <w:t>PROGRAMA DE PÓS-GRADUAÇÃO EM ODONTOLOGIA</w:t>
      </w:r>
    </w:p>
    <w:p w14:paraId="20BF0938" w14:textId="05A0D7E0" w:rsidR="00DD3BD9" w:rsidRPr="00E42095" w:rsidRDefault="00DD3BD9" w:rsidP="00DD3BD9">
      <w:pPr>
        <w:spacing w:after="0" w:line="276" w:lineRule="auto"/>
        <w:jc w:val="center"/>
        <w:rPr>
          <w:rFonts w:cs="Times New Roman"/>
          <w:szCs w:val="24"/>
        </w:rPr>
      </w:pPr>
      <w:r>
        <w:rPr>
          <w:rFonts w:cs="Times New Roman"/>
          <w:szCs w:val="24"/>
        </w:rPr>
        <w:t xml:space="preserve">DOUTORADO </w:t>
      </w:r>
    </w:p>
    <w:p w14:paraId="5BD15EC4" w14:textId="77777777" w:rsidR="00DD3BD9" w:rsidRDefault="00DD3BD9" w:rsidP="00DD3BD9">
      <w:pPr>
        <w:rPr>
          <w:rFonts w:cs="Times New Roman"/>
          <w:szCs w:val="24"/>
        </w:rPr>
      </w:pPr>
    </w:p>
    <w:p w14:paraId="0A2D729A" w14:textId="77777777" w:rsidR="00DD3BD9" w:rsidRDefault="00DD3BD9" w:rsidP="00DD3BD9">
      <w:pPr>
        <w:rPr>
          <w:rFonts w:cs="Times New Roman"/>
          <w:szCs w:val="24"/>
        </w:rPr>
      </w:pPr>
    </w:p>
    <w:p w14:paraId="0C9238EB" w14:textId="77777777" w:rsidR="00DD3BD9" w:rsidRDefault="00DD3BD9" w:rsidP="00DD3BD9">
      <w:pPr>
        <w:rPr>
          <w:rFonts w:cs="Times New Roman"/>
          <w:szCs w:val="24"/>
        </w:rPr>
      </w:pPr>
    </w:p>
    <w:p w14:paraId="609E40F9" w14:textId="77777777" w:rsidR="00DD3BD9" w:rsidRPr="00E42095" w:rsidRDefault="00DD3BD9" w:rsidP="00DD3BD9">
      <w:pPr>
        <w:rPr>
          <w:rFonts w:cs="Times New Roman"/>
          <w:szCs w:val="24"/>
        </w:rPr>
      </w:pPr>
    </w:p>
    <w:p w14:paraId="322F73BD" w14:textId="493FA63D" w:rsidR="00DD3BD9" w:rsidRDefault="00DD3BD9" w:rsidP="00DD3BD9">
      <w:pPr>
        <w:jc w:val="center"/>
        <w:rPr>
          <w:rFonts w:cs="Times New Roman"/>
          <w:szCs w:val="24"/>
        </w:rPr>
      </w:pPr>
      <w:r w:rsidRPr="00DD3BD9">
        <w:rPr>
          <w:rFonts w:cs="Times New Roman"/>
          <w:szCs w:val="24"/>
        </w:rPr>
        <w:t>LUÍSA COMERLATO JARDIM</w:t>
      </w:r>
    </w:p>
    <w:p w14:paraId="6177E6FC" w14:textId="77777777" w:rsidR="00DD3BD9" w:rsidRDefault="00DD3BD9" w:rsidP="00DD3BD9">
      <w:pPr>
        <w:rPr>
          <w:rFonts w:cs="Times New Roman"/>
          <w:szCs w:val="24"/>
        </w:rPr>
      </w:pPr>
    </w:p>
    <w:p w14:paraId="4FE53CC5" w14:textId="77777777" w:rsidR="00DD3BD9" w:rsidRDefault="00DD3BD9" w:rsidP="00DD3BD9">
      <w:pPr>
        <w:rPr>
          <w:rFonts w:cs="Times New Roman"/>
          <w:szCs w:val="24"/>
        </w:rPr>
      </w:pPr>
    </w:p>
    <w:p w14:paraId="285928A3" w14:textId="77777777" w:rsidR="00DD3BD9" w:rsidRPr="00E42095" w:rsidRDefault="00DD3BD9" w:rsidP="00DD3BD9">
      <w:pPr>
        <w:rPr>
          <w:rFonts w:cs="Times New Roman"/>
          <w:szCs w:val="24"/>
        </w:rPr>
      </w:pPr>
    </w:p>
    <w:p w14:paraId="7F78AB3C" w14:textId="77777777" w:rsidR="00DD3BD9" w:rsidRDefault="00DD3BD9" w:rsidP="00DD3BD9">
      <w:pPr>
        <w:rPr>
          <w:rFonts w:cs="Times New Roman"/>
          <w:szCs w:val="24"/>
        </w:rPr>
      </w:pPr>
    </w:p>
    <w:p w14:paraId="7684BD20" w14:textId="3C60D7BE" w:rsidR="00DD3BD9" w:rsidRPr="00E42095" w:rsidRDefault="00DD3BD9" w:rsidP="00DD3BD9">
      <w:pPr>
        <w:spacing w:line="276" w:lineRule="auto"/>
        <w:jc w:val="center"/>
        <w:rPr>
          <w:rFonts w:cs="Times New Roman"/>
          <w:szCs w:val="24"/>
        </w:rPr>
      </w:pPr>
      <w:r w:rsidRPr="00DD3BD9">
        <w:rPr>
          <w:rFonts w:cs="Times New Roman"/>
          <w:szCs w:val="24"/>
        </w:rPr>
        <w:t>ASSOCIAÇÃO DE VARIANTES GENÉTICAS E O DESENVOLVIMENTO DE MUCOSITE ORAL EM PACIENTES PEDIÁTRICOS COM LEUCEMIA E LINFOMA EM TRATAMENTO QUIMIOTERÁPICO</w:t>
      </w:r>
    </w:p>
    <w:p w14:paraId="5D5875F3" w14:textId="77777777" w:rsidR="00DD3BD9" w:rsidRPr="00E42095" w:rsidRDefault="00DD3BD9" w:rsidP="00DD3BD9">
      <w:pPr>
        <w:spacing w:after="0" w:line="276" w:lineRule="auto"/>
        <w:jc w:val="center"/>
        <w:rPr>
          <w:rFonts w:cs="Times New Roman"/>
          <w:szCs w:val="24"/>
        </w:rPr>
      </w:pPr>
    </w:p>
    <w:p w14:paraId="25B1D8E6" w14:textId="77777777" w:rsidR="00DD3BD9" w:rsidRPr="00E42095" w:rsidRDefault="00DD3BD9" w:rsidP="00DD3BD9">
      <w:pPr>
        <w:spacing w:after="0" w:line="276" w:lineRule="auto"/>
        <w:jc w:val="center"/>
        <w:rPr>
          <w:rFonts w:cs="Times New Roman"/>
          <w:szCs w:val="24"/>
        </w:rPr>
      </w:pPr>
    </w:p>
    <w:p w14:paraId="32DABF6E" w14:textId="77777777" w:rsidR="00DD3BD9" w:rsidRPr="00E42095" w:rsidRDefault="00DD3BD9" w:rsidP="00DD3BD9">
      <w:pPr>
        <w:spacing w:after="0" w:line="276" w:lineRule="auto"/>
        <w:jc w:val="center"/>
        <w:rPr>
          <w:rFonts w:cs="Times New Roman"/>
          <w:szCs w:val="24"/>
        </w:rPr>
      </w:pPr>
    </w:p>
    <w:p w14:paraId="0CEEAA91" w14:textId="77777777" w:rsidR="00DD3BD9" w:rsidRPr="00E42095" w:rsidRDefault="00DD3BD9" w:rsidP="00DD3BD9">
      <w:pPr>
        <w:spacing w:after="0" w:line="276" w:lineRule="auto"/>
        <w:jc w:val="center"/>
        <w:rPr>
          <w:rFonts w:cs="Times New Roman"/>
          <w:szCs w:val="24"/>
        </w:rPr>
      </w:pPr>
    </w:p>
    <w:p w14:paraId="3B123AB8" w14:textId="77777777" w:rsidR="00DD3BD9" w:rsidRDefault="00DD3BD9" w:rsidP="00DD3BD9">
      <w:pPr>
        <w:spacing w:after="0" w:line="276" w:lineRule="auto"/>
        <w:jc w:val="center"/>
        <w:rPr>
          <w:rFonts w:cs="Times New Roman"/>
          <w:szCs w:val="24"/>
        </w:rPr>
      </w:pPr>
    </w:p>
    <w:p w14:paraId="6A6406EA" w14:textId="77777777" w:rsidR="00DD3BD9" w:rsidRDefault="00DD3BD9" w:rsidP="00DD3BD9">
      <w:pPr>
        <w:spacing w:after="0" w:line="276" w:lineRule="auto"/>
        <w:jc w:val="center"/>
        <w:rPr>
          <w:rFonts w:cs="Times New Roman"/>
          <w:szCs w:val="24"/>
        </w:rPr>
      </w:pPr>
    </w:p>
    <w:p w14:paraId="1A6A41D6" w14:textId="77777777" w:rsidR="00DD3BD9" w:rsidRDefault="00DD3BD9" w:rsidP="00DD3BD9">
      <w:pPr>
        <w:spacing w:after="0" w:line="276" w:lineRule="auto"/>
        <w:jc w:val="center"/>
        <w:rPr>
          <w:rFonts w:cs="Times New Roman"/>
          <w:szCs w:val="24"/>
        </w:rPr>
      </w:pPr>
    </w:p>
    <w:p w14:paraId="796C67C2" w14:textId="77777777" w:rsidR="00DD3BD9" w:rsidRDefault="00DD3BD9" w:rsidP="00DD3BD9">
      <w:pPr>
        <w:spacing w:after="0" w:line="276" w:lineRule="auto"/>
        <w:jc w:val="center"/>
        <w:rPr>
          <w:rFonts w:cs="Times New Roman"/>
          <w:szCs w:val="24"/>
        </w:rPr>
      </w:pPr>
    </w:p>
    <w:p w14:paraId="4ED58672" w14:textId="77777777" w:rsidR="00DD3BD9" w:rsidRDefault="00DD3BD9" w:rsidP="00DD3BD9">
      <w:pPr>
        <w:spacing w:after="0" w:line="276" w:lineRule="auto"/>
        <w:jc w:val="center"/>
        <w:rPr>
          <w:rFonts w:cs="Times New Roman"/>
          <w:szCs w:val="24"/>
        </w:rPr>
      </w:pPr>
    </w:p>
    <w:p w14:paraId="70939EC0" w14:textId="77777777" w:rsidR="00DD3BD9" w:rsidRDefault="00DD3BD9" w:rsidP="00DD3BD9">
      <w:pPr>
        <w:spacing w:after="0" w:line="276" w:lineRule="auto"/>
        <w:jc w:val="center"/>
        <w:rPr>
          <w:rFonts w:cs="Times New Roman"/>
          <w:szCs w:val="24"/>
        </w:rPr>
      </w:pPr>
    </w:p>
    <w:p w14:paraId="6A3E15B2" w14:textId="77777777" w:rsidR="00DD3BD9" w:rsidRDefault="00DD3BD9" w:rsidP="00DD3BD9">
      <w:pPr>
        <w:spacing w:after="0" w:line="276" w:lineRule="auto"/>
        <w:jc w:val="center"/>
        <w:rPr>
          <w:rFonts w:cs="Times New Roman"/>
          <w:szCs w:val="24"/>
        </w:rPr>
      </w:pPr>
    </w:p>
    <w:p w14:paraId="6AD347DF" w14:textId="77777777" w:rsidR="00DD3BD9" w:rsidRPr="00E42095" w:rsidRDefault="00DD3BD9" w:rsidP="00DD3BD9">
      <w:pPr>
        <w:spacing w:after="0" w:line="276" w:lineRule="auto"/>
        <w:jc w:val="center"/>
        <w:rPr>
          <w:rFonts w:cs="Times New Roman"/>
          <w:szCs w:val="24"/>
        </w:rPr>
      </w:pPr>
    </w:p>
    <w:p w14:paraId="467919AB" w14:textId="77777777" w:rsidR="00DD3BD9" w:rsidRPr="00E42095" w:rsidRDefault="00DD3BD9" w:rsidP="00DD3BD9">
      <w:pPr>
        <w:spacing w:after="0" w:line="240" w:lineRule="auto"/>
        <w:rPr>
          <w:rFonts w:cs="Times New Roman"/>
          <w:szCs w:val="24"/>
        </w:rPr>
      </w:pPr>
    </w:p>
    <w:p w14:paraId="2EDA7F14" w14:textId="77777777" w:rsidR="00DD3BD9" w:rsidRDefault="00DD3BD9" w:rsidP="00DD3BD9">
      <w:pPr>
        <w:spacing w:after="0" w:line="360" w:lineRule="auto"/>
        <w:rPr>
          <w:rFonts w:cs="Times New Roman"/>
          <w:szCs w:val="24"/>
        </w:rPr>
      </w:pPr>
    </w:p>
    <w:p w14:paraId="0F49E076" w14:textId="77777777" w:rsidR="00DD3BD9" w:rsidRDefault="00DD3BD9" w:rsidP="00DD3BD9">
      <w:pPr>
        <w:spacing w:after="0" w:line="360" w:lineRule="auto"/>
        <w:rPr>
          <w:rFonts w:cs="Times New Roman"/>
          <w:szCs w:val="24"/>
        </w:rPr>
      </w:pPr>
    </w:p>
    <w:p w14:paraId="2034B934" w14:textId="77777777" w:rsidR="00DD3BD9" w:rsidRPr="00E42095" w:rsidRDefault="00DD3BD9" w:rsidP="00DD3BD9">
      <w:pPr>
        <w:spacing w:after="0" w:line="240" w:lineRule="auto"/>
        <w:jc w:val="center"/>
        <w:rPr>
          <w:rFonts w:cs="Times New Roman"/>
          <w:szCs w:val="24"/>
        </w:rPr>
      </w:pPr>
      <w:r w:rsidRPr="00E42095">
        <w:rPr>
          <w:rFonts w:cs="Times New Roman"/>
          <w:szCs w:val="24"/>
        </w:rPr>
        <w:t>Porto Alegre</w:t>
      </w:r>
    </w:p>
    <w:p w14:paraId="21B1CB6C" w14:textId="411FCEB8" w:rsidR="00DD3BD9" w:rsidRDefault="00DD3BD9" w:rsidP="00DD3BD9">
      <w:pPr>
        <w:spacing w:after="0" w:line="240" w:lineRule="auto"/>
        <w:jc w:val="center"/>
        <w:rPr>
          <w:rFonts w:cs="Times New Roman"/>
          <w:szCs w:val="24"/>
        </w:rPr>
      </w:pPr>
      <w:r w:rsidRPr="00E42095">
        <w:rPr>
          <w:rFonts w:cs="Times New Roman"/>
          <w:szCs w:val="24"/>
        </w:rPr>
        <w:t>202</w:t>
      </w:r>
      <w:ins w:id="4" w:author="Luísa Jardim" w:date="2022-05-19T14:17:00Z">
        <w:r w:rsidR="000B2AA8">
          <w:rPr>
            <w:rFonts w:cs="Times New Roman"/>
            <w:szCs w:val="24"/>
          </w:rPr>
          <w:t>2</w:t>
        </w:r>
      </w:ins>
      <w:del w:id="5" w:author="Luísa Jardim" w:date="2022-05-19T14:17:00Z">
        <w:r w:rsidDel="000B2AA8">
          <w:rPr>
            <w:rFonts w:cs="Times New Roman"/>
            <w:szCs w:val="24"/>
          </w:rPr>
          <w:delText>1</w:delText>
        </w:r>
      </w:del>
    </w:p>
    <w:p w14:paraId="655647C5" w14:textId="77777777" w:rsidR="00DD3BD9" w:rsidRDefault="00DD3BD9">
      <w:pPr>
        <w:rPr>
          <w:rFonts w:cs="Times New Roman"/>
          <w:szCs w:val="24"/>
        </w:rPr>
      </w:pPr>
      <w:del w:id="6" w:author="Luísa Jardim" w:date="2022-05-19T14:17:00Z">
        <w:r w:rsidDel="000B2AA8">
          <w:rPr>
            <w:rFonts w:cs="Times New Roman"/>
            <w:szCs w:val="24"/>
          </w:rPr>
          <w:br w:type="page"/>
        </w:r>
      </w:del>
    </w:p>
    <w:p w14:paraId="626B443C" w14:textId="77777777" w:rsidR="00DD3BD9" w:rsidRDefault="00DD3BD9" w:rsidP="00DD3BD9">
      <w:pPr>
        <w:spacing w:after="0" w:line="240" w:lineRule="auto"/>
        <w:jc w:val="center"/>
        <w:rPr>
          <w:rFonts w:cs="Times New Roman"/>
          <w:szCs w:val="24"/>
        </w:rPr>
      </w:pPr>
    </w:p>
    <w:p w14:paraId="3CD5A54F" w14:textId="77777777" w:rsidR="00DD3BD9" w:rsidRPr="00E42095" w:rsidRDefault="00DD3BD9" w:rsidP="00DD3BD9">
      <w:pPr>
        <w:spacing w:after="0" w:line="240" w:lineRule="auto"/>
        <w:jc w:val="center"/>
        <w:rPr>
          <w:rFonts w:cs="Times New Roman"/>
          <w:szCs w:val="24"/>
        </w:rPr>
      </w:pPr>
    </w:p>
    <w:p w14:paraId="6B338E94" w14:textId="158017B6" w:rsidR="00DD3BD9" w:rsidRDefault="00DD3BD9" w:rsidP="00DD3BD9">
      <w:pPr>
        <w:jc w:val="center"/>
        <w:rPr>
          <w:rFonts w:cs="Times New Roman"/>
          <w:szCs w:val="24"/>
        </w:rPr>
      </w:pPr>
      <w:bookmarkStart w:id="7" w:name="_Hlk66291361"/>
      <w:r w:rsidRPr="00DD3BD9">
        <w:rPr>
          <w:rFonts w:cs="Times New Roman"/>
          <w:szCs w:val="24"/>
        </w:rPr>
        <w:lastRenderedPageBreak/>
        <w:t>LUÍSA COMERLATO JARDIM</w:t>
      </w:r>
    </w:p>
    <w:p w14:paraId="33F1BD86" w14:textId="77777777" w:rsidR="00DD3BD9" w:rsidRDefault="00DD3BD9" w:rsidP="00DD3BD9">
      <w:pPr>
        <w:rPr>
          <w:rFonts w:cs="Times New Roman"/>
          <w:szCs w:val="24"/>
        </w:rPr>
      </w:pPr>
    </w:p>
    <w:p w14:paraId="5C009DF6" w14:textId="77777777" w:rsidR="00DD3BD9" w:rsidRDefault="00DD3BD9" w:rsidP="00DD3BD9">
      <w:pPr>
        <w:rPr>
          <w:rFonts w:cs="Times New Roman"/>
          <w:szCs w:val="24"/>
        </w:rPr>
      </w:pPr>
    </w:p>
    <w:p w14:paraId="1EB8CFDE" w14:textId="77777777" w:rsidR="00DD3BD9" w:rsidRPr="00E42095" w:rsidRDefault="00DD3BD9" w:rsidP="00DD3BD9">
      <w:pPr>
        <w:rPr>
          <w:rFonts w:cs="Times New Roman"/>
          <w:szCs w:val="24"/>
        </w:rPr>
      </w:pPr>
    </w:p>
    <w:p w14:paraId="330B47E6" w14:textId="77777777" w:rsidR="00DD3BD9" w:rsidRPr="00E42095" w:rsidRDefault="00DD3BD9" w:rsidP="00DD3BD9">
      <w:pPr>
        <w:rPr>
          <w:rFonts w:cs="Times New Roman"/>
          <w:szCs w:val="24"/>
        </w:rPr>
      </w:pPr>
    </w:p>
    <w:p w14:paraId="0EA9A511" w14:textId="77777777" w:rsidR="00DD3BD9" w:rsidRPr="00E42095" w:rsidRDefault="00DD3BD9" w:rsidP="00DD3BD9">
      <w:pPr>
        <w:spacing w:line="276" w:lineRule="auto"/>
        <w:jc w:val="center"/>
        <w:rPr>
          <w:rFonts w:cs="Times New Roman"/>
          <w:szCs w:val="24"/>
        </w:rPr>
      </w:pPr>
      <w:r w:rsidRPr="00DD3BD9">
        <w:rPr>
          <w:rFonts w:cs="Times New Roman"/>
          <w:szCs w:val="24"/>
        </w:rPr>
        <w:t>ASSOCIAÇÃO DE VARIANTES GENÉTICAS E O DESENVOLVIMENTO DE MUCOSITE ORAL EM PACIENTES PEDIÁTRICOS COM LEUCEMIA E LINFOMA EM TRATAMENTO QUIMIOTERÁPICO</w:t>
      </w:r>
    </w:p>
    <w:p w14:paraId="5EEEDF03" w14:textId="77777777" w:rsidR="00DD3BD9" w:rsidRDefault="00DD3BD9" w:rsidP="00DD3BD9">
      <w:pPr>
        <w:spacing w:line="276" w:lineRule="auto"/>
        <w:jc w:val="center"/>
        <w:rPr>
          <w:rFonts w:cs="Times New Roman"/>
          <w:szCs w:val="24"/>
        </w:rPr>
      </w:pPr>
    </w:p>
    <w:p w14:paraId="0CEE6117" w14:textId="77777777" w:rsidR="00DD3BD9" w:rsidRDefault="00DD3BD9" w:rsidP="00DD3BD9">
      <w:pPr>
        <w:spacing w:line="276" w:lineRule="auto"/>
        <w:jc w:val="center"/>
        <w:rPr>
          <w:rFonts w:cs="Times New Roman"/>
          <w:szCs w:val="24"/>
        </w:rPr>
      </w:pPr>
    </w:p>
    <w:p w14:paraId="300F7185" w14:textId="77777777" w:rsidR="00DD3BD9" w:rsidRDefault="00DD3BD9" w:rsidP="00DD3BD9">
      <w:pPr>
        <w:spacing w:line="276" w:lineRule="auto"/>
        <w:jc w:val="center"/>
        <w:rPr>
          <w:rFonts w:cs="Times New Roman"/>
          <w:szCs w:val="24"/>
        </w:rPr>
      </w:pPr>
    </w:p>
    <w:p w14:paraId="5DEC95EA" w14:textId="77777777" w:rsidR="00DD3BD9" w:rsidRDefault="00DD3BD9" w:rsidP="00DD3BD9">
      <w:pPr>
        <w:spacing w:line="276" w:lineRule="auto"/>
        <w:jc w:val="center"/>
        <w:rPr>
          <w:rFonts w:cs="Times New Roman"/>
          <w:szCs w:val="24"/>
        </w:rPr>
      </w:pPr>
    </w:p>
    <w:p w14:paraId="584019DB" w14:textId="7CBBB501" w:rsidR="00DD3BD9" w:rsidRPr="005E1A0C" w:rsidRDefault="000B2AA8" w:rsidP="0021493C">
      <w:pPr>
        <w:spacing w:after="0" w:line="240" w:lineRule="auto"/>
        <w:ind w:left="4253"/>
        <w:jc w:val="both"/>
        <w:rPr>
          <w:rFonts w:cs="Arial"/>
          <w:szCs w:val="24"/>
          <w:shd w:val="clear" w:color="auto" w:fill="FFFFFF"/>
        </w:rPr>
      </w:pPr>
      <w:sdt>
        <w:sdtPr>
          <w:rPr>
            <w:rFonts w:cs="Arial"/>
            <w:szCs w:val="24"/>
            <w:shd w:val="clear" w:color="auto" w:fill="FFFFFF"/>
          </w:rPr>
          <w:alias w:val="Tipo do trabalho"/>
          <w:tag w:val="Tipo do trabalho"/>
          <w:id w:val="-371226723"/>
          <w:placeholder>
            <w:docPart w:val="FE2F80C64CF24A32BE95760623943546"/>
          </w:placeholder>
          <w:comboBox>
            <w:listItem w:value="Escolher um item."/>
            <w:listItem w:displayText="Trabalho de Conclusão de Curso apresentado" w:value="Trabalho de Conclusão de Curso apresentado"/>
            <w:listItem w:displayText="Dissertação apresentada" w:value="Dissertação apresentada"/>
            <w:listItem w:displayText="Tese apresentada" w:value="Tese apresentada"/>
          </w:comboBox>
        </w:sdtPr>
        <w:sdtContent>
          <w:del w:id="8" w:author="Luísa Jardim" w:date="2022-05-19T14:17:00Z">
            <w:r w:rsidRPr="005E1A0C" w:rsidDel="000B2AA8">
              <w:rPr>
                <w:rFonts w:cs="Arial"/>
                <w:szCs w:val="24"/>
                <w:shd w:val="clear" w:color="auto" w:fill="FFFFFF"/>
              </w:rPr>
              <w:delText>Projeto de Tese apresentado</w:delText>
            </w:r>
          </w:del>
          <w:ins w:id="9" w:author="Luísa Jardim" w:date="2022-05-19T14:17:00Z">
            <w:r>
              <w:rPr>
                <w:rFonts w:cs="Arial"/>
                <w:szCs w:val="24"/>
                <w:shd w:val="clear" w:color="auto" w:fill="FFFFFF"/>
              </w:rPr>
              <w:t>Tese apresentada</w:t>
            </w:r>
          </w:ins>
        </w:sdtContent>
      </w:sdt>
      <w:r w:rsidR="00DD3BD9" w:rsidRPr="005E1A0C">
        <w:rPr>
          <w:rFonts w:cs="Arial"/>
          <w:szCs w:val="24"/>
          <w:shd w:val="clear" w:color="auto" w:fill="FFFFFF"/>
        </w:rPr>
        <w:t xml:space="preserve"> ao Programa de Pós-graduação em Odontologia da Universidade Federal do Rio Grande do Sul como requisito parcial à obtenção do título de </w:t>
      </w:r>
      <w:sdt>
        <w:sdtPr>
          <w:rPr>
            <w:rFonts w:cs="Arial"/>
            <w:szCs w:val="24"/>
            <w:shd w:val="clear" w:color="auto" w:fill="FFFFFF"/>
          </w:rPr>
          <w:alias w:val="Grau"/>
          <w:tag w:val="Grau"/>
          <w:id w:val="-1106960856"/>
          <w:placeholder>
            <w:docPart w:val="7E92B3DA03AF422DAB2B00020D936178"/>
          </w:placeholder>
          <w:comboBox>
            <w:listItem w:value="Escolher um item."/>
            <w:listItem w:displayText="bacharel" w:value="bacharel"/>
            <w:listItem w:displayText="bacharela" w:value="bacharela"/>
            <w:listItem w:displayText="doutor" w:value="doutor"/>
            <w:listItem w:displayText="doutora" w:value="doutora"/>
            <w:listItem w:displayText="especialista" w:value="especialista"/>
            <w:listItem w:displayText="licenciada" w:value="licenciada"/>
            <w:listItem w:displayText="licenciado" w:value="licenciado"/>
            <w:listItem w:displayText="mestre" w:value="mestre"/>
            <w:listItem w:displayText="mestra" w:value="mestra"/>
          </w:comboBox>
        </w:sdtPr>
        <w:sdtEndPr/>
        <w:sdtContent>
          <w:r w:rsidR="00DD3BD9" w:rsidRPr="005E1A0C">
            <w:rPr>
              <w:rFonts w:cs="Arial"/>
              <w:szCs w:val="24"/>
              <w:shd w:val="clear" w:color="auto" w:fill="FFFFFF"/>
            </w:rPr>
            <w:t>Doutora</w:t>
          </w:r>
        </w:sdtContent>
      </w:sdt>
      <w:r w:rsidR="00DD3BD9" w:rsidRPr="005E1A0C">
        <w:rPr>
          <w:rFonts w:cs="Arial"/>
          <w:szCs w:val="24"/>
          <w:shd w:val="clear" w:color="auto" w:fill="FFFFFF"/>
        </w:rPr>
        <w:t xml:space="preserve"> em </w:t>
      </w:r>
      <w:sdt>
        <w:sdtPr>
          <w:rPr>
            <w:rFonts w:cs="Arial"/>
            <w:szCs w:val="24"/>
            <w:shd w:val="clear" w:color="auto" w:fill="FFFFFF"/>
          </w:rPr>
          <w:alias w:val="Curso"/>
          <w:tag w:val="Curso"/>
          <w:id w:val="1804729979"/>
          <w:placeholder>
            <w:docPart w:val="C49EF45D7E154E09982DE2D4CD4F5B20"/>
          </w:placeholder>
          <w:comboBox>
            <w:listItem w:displayText="--GRADUAÇÃO--" w:value="--GRADUAÇÃO--"/>
            <w:listItem w:displayText="Administração" w:value="Administração"/>
            <w:listItem w:displayText="Administração Pública e Social" w:value="Administração Pública e Social"/>
            <w:listItem w:displayText="Agronomia" w:value="Agronomia"/>
            <w:listItem w:displayText="Arquitetura e Urbanismo" w:value="Arquitetura e Urbanismo"/>
            <w:listItem w:displayText="Arquivologia" w:value="Arquivologia"/>
            <w:listItem w:displayText="Artes Visuais" w:value="Artes Visuais"/>
            <w:listItem w:displayText="Biblioteconomia" w:value="Biblioteconomia"/>
            <w:listItem w:displayText="Biomedicina" w:value="Biomedicina"/>
            <w:listItem w:displayText="Biotecnologia - Ênfase em Bioinformática" w:value="Biotecnologia - Ênfase em Bioinformática"/>
            <w:listItem w:displayText="Biotecnologia - Ênfase em Biotecnologia Molecular" w:value="Biotecnologia - Ênfase em Biotecnologia Molecular"/>
            <w:listItem w:displayText="Ciência da Computação" w:value="Ciência da Computação"/>
            <w:listItem w:displayText="Ciências Atuariais" w:value="Ciências Atuariais"/>
            <w:listItem w:displayText="Ciências Biológicas" w:value="Ciências Biológicas"/>
            <w:listItem w:displayText="Ciências Biológicas - Ênfase Biologia Marinha e Costeira" w:value="Ciências Biológicas - Ênfase Biologia Marinha e Costeira"/>
            <w:listItem w:displayText="Ciências Biológicas - Ênfase Gestão Ambiental Marinha e Costeira" w:value="Ciências Biológicas - Ênfase Gestão Ambiental Marinha e Costeira"/>
            <w:listItem w:displayText="Ciências Contábeis" w:value="Ciências Contábeis"/>
            <w:listItem w:displayText="Ciências Econômicas" w:value="Ciências Econômicas"/>
            <w:listItem w:displayText="Ciências Jurídicas e Sociais" w:value="Ciências Jurídicas e Sociais"/>
            <w:listItem w:displayText="Ciências da Natureza " w:value="Ciências da Natureza "/>
            <w:listItem w:displayText="Ciências Sociais" w:value="Ciências Sociais"/>
            <w:listItem w:displayText="Dança" w:value="Dança"/>
            <w:listItem w:displayText="Desenvolvimento Rural" w:value="Desenvolvimento Rural"/>
            <w:listItem w:displayText="Design de Produto" w:value="Design de Produto"/>
            <w:listItem w:displayText="Design Visual" w:value="Design Visual"/>
            <w:listItem w:displayText="Educação do Campo" w:value="Educação do Campo"/>
            <w:listItem w:displayText="Educação Física" w:value="Educação Física"/>
            <w:listItem w:displayText="Enfermagem" w:value="Enfermagem"/>
            <w:listItem w:displayText="Engenharia Ambiental" w:value="Engenharia Ambiental"/>
            <w:listItem w:displayText="Engenharia Cartográfica" w:value="Engenharia Cartográfica"/>
            <w:listItem w:displayText="Engenharia Civil" w:value="Engenharia Civil"/>
            <w:listItem w:displayText="Engenharia de Alimentos" w:value="Engenharia de Alimentos"/>
            <w:listItem w:displayText="Engenharia de Computação" w:value="Engenharia de Computação"/>
            <w:listItem w:displayText="Engenharia de Controle e Automação" w:value="Engenharia de Controle e Automação"/>
            <w:listItem w:displayText="Engenharia de Energia" w:value="Engenharia de Energia"/>
            <w:listItem w:displayText="Engenharia de Materiais" w:value="Engenharia de Materiais"/>
            <w:listItem w:displayText="Engenharia de Minas" w:value="Engenharia de Minas"/>
            <w:listItem w:displayText="Engenharia de Produção" w:value="Engenharia de Produção"/>
            <w:listItem w:displayText="Engenharia Elétrica" w:value="Engenharia Elétrica"/>
            <w:listItem w:displayText="Engenharia Física" w:value="Engenharia Física"/>
            <w:listItem w:displayText="Engenharia Hídrica" w:value="Engenharia Hídrica"/>
            <w:listItem w:displayText="Engenharia Mecânica" w:value="Engenharia Mecânica"/>
            <w:listItem w:displayText="Engenharia Metalúrgica" w:value="Engenharia Metalúrgica"/>
            <w:listItem w:displayText="Engenharia Química" w:value="Engenharia Química"/>
            <w:listItem w:displayText="Estatística" w:value="Estatística"/>
            <w:listItem w:displayText="Farmácia" w:value="Farmácia"/>
            <w:listItem w:displayText="Filosofia" w:value="Filosofia"/>
            <w:listItem w:displayText="Física" w:value="Física"/>
            <w:listItem w:displayText="Física - Ênfase Astrofísica" w:value="Física - Ênfase Astrofísica"/>
            <w:listItem w:displayText="Fisioterapia" w:value="Fisioterapia"/>
            <w:listItem w:displayText="Fonoaudiologia" w:value="Fonoaudiologia"/>
            <w:listItem w:displayText="Geografia" w:value="Geografia"/>
            <w:listItem w:displayText="Geologia" w:value="Geologia"/>
            <w:listItem w:displayText="História" w:value="História"/>
            <w:listItem w:displayText="História da Arte" w:value="História da Arte"/>
            <w:listItem w:displayText="Jornalismo" w:value="Jornalismo"/>
            <w:listItem w:displayText="Letras - Tradução Português e Alemão" w:value="Letras - Tradução Português e Alemão"/>
            <w:listItem w:displayText="Letras - Tradução Português e Espanhol" w:value="Letras - Tradução Português e Espanhol"/>
            <w:listItem w:displayText="Letras - Tradução Português e Francês" w:value="Letras - Tradução Português e Francês"/>
            <w:listItem w:displayText="Letras - Tradução Português e Inglês" w:value="Letras - Tradução Português e Inglês"/>
            <w:listItem w:displayText="Letras - Tradução Português e Italiano" w:value="Letras - Tradução Português e Italiano"/>
            <w:listItem w:displayText="Letras - Língua Portuguesa e Literaturas de Língua Portuguesa, Língua Alemã e Literatura de Língua Alemã" w:value="Letras - Língua Portuguesa e Literaturas de Língua Portuguesa, Língua Alemã e Literatura de Língua Alemã"/>
            <w:listItem w:displayText="Letras - Língua Portuguesa e Literaturas de Língua Portuguesa, Língua Espanhola e Literaturas de Língua Espanhola" w:value="Letras - Língua Portuguesa e Literaturas de Língua Portuguesa, Língua Espanhola e Literaturas de Língua Espanhola"/>
            <w:listItem w:displayText="Letras - Língua Portuguesa e Literaturas de Língua Portuguesa, Língua Francesa e Literatura de Língua Francesa" w:value="Letras - Língua Portuguesa e Literaturas de Língua Portuguesa, Língua Francesa e Literatura de Língua Francesa"/>
            <w:listItem w:displayText="Letras - Língua Portuguesa e Literaturas de Língua Portuguesa, Língua Inglesa e Literaturas de Língua Inglesa" w:value="Letras - Língua Portuguesa e Literaturas de Língua Portuguesa, Língua Inglesa e Literaturas de Língua Inglesa"/>
            <w:listItem w:displayText="Letras - Língua Portuguesa e Literaturas de Língua Portuguesa, Língua Italiana e Literatura de Língua Italiana" w:value="Letras - Língua Portuguesa e Literaturas de Língua Portuguesa, Língua Italiana e Literatura de Língua Italiana"/>
            <w:listItem w:displayText="Letras - Língua Alemã e Literatura de Língua Alemã" w:value="Letras - Língua Alemã e Literatura de Língua Alemã"/>
            <w:listItem w:displayText="Letras - Língua Portuguesa e Literaturas de Língua Portuguesa, Língua Grega e Literatura de Língua Grega" w:value="Letras - Língua Portuguesa e Literaturas de Língua Portuguesa, Língua Grega e Literatura de Língua Grega"/>
            <w:listItem w:displayText="Letras - Língua Portuguesa e Literaturas de Língua Portuguesa, Língua Latina e Literatura de Língua Latina" w:value="Letras - Língua Portuguesa e Literaturas de Língua Portuguesa, Língua Latina e Literatura de Língua Latina"/>
            <w:listItem w:displayText="Letras - Língua Espanhola e Literaturas de Língua Espanhola" w:value="Letras - Língua Espanhola e Literaturas de Língua Espanhola"/>
            <w:listItem w:displayText="Letras - Língua Francesa e Literatura de Língua Francesa" w:value="Letras - Língua Francesa e Literatura de Língua Francesa"/>
            <w:listItem w:displayText="Letras - Língua Inglesa e Literaturas de Língua Inglesa" w:value="Letras - Língua Inglesa e Literaturas de Língua Inglesa"/>
            <w:listItem w:displayText="Letras - Língua Italiana e Literatura de Língua Italiana" w:value="Letras - Língua Italiana e Literatura de Língua Italiana"/>
            <w:listItem w:displayText="Letras - Língua Portuguesa e Literaturas de Língua Portuguesa" w:value="Letras - Língua Portuguesa e Literaturas de Língua Portuguesa"/>
            <w:listItem w:displayText="Letras - Tradutor e Intérprete de Libras" w:value="Letras - Tradutor e Intérprete de Libras"/>
            <w:listItem w:displayText="Matemática" w:value="Matemática"/>
            <w:listItem w:displayText="Medicina" w:value="Medicina"/>
            <w:listItem w:displayText="Medicina Veterinária" w:value="Medicina Veterinária"/>
            <w:listItem w:displayText="Museologia" w:value="Museologia"/>
            <w:listItem w:displayText="Música" w:value="Música"/>
            <w:listItem w:displayText="Música - Habilitação em Canto" w:value="Música - Habilitação em Canto"/>
            <w:listItem w:displayText="Música - Habilitação Composição" w:value="Música - Habilitação Composição"/>
            <w:listItem w:displayText="Música - Habilitação Cordas ou Sopros" w:value="Música - Habilitação Cordas ou Sopros"/>
            <w:listItem w:displayText="Música - Habilitação Música Popular" w:value="Música - Habilitação Música Popular"/>
            <w:listItem w:displayText="Música - Habilitação Regência Coral" w:value="Música - Habilitação Regência Coral"/>
            <w:listItem w:displayText="Música - Habilitação Teclado" w:value="Música - Habilitação Teclado"/>
            <w:listItem w:displayText="Nutrição" w:value="Nutrição"/>
            <w:listItem w:displayText="Odontologia" w:value="Odontologia"/>
            <w:listItem w:displayText="Pedagogia" w:value="Pedagogia"/>
            <w:listItem w:displayText="Políticas Públicas" w:value="Políticas Públicas"/>
            <w:listItem w:displayText="Psicologia" w:value="Psicologia"/>
            <w:listItem w:displayText="Publicidade e Propaganda" w:value="Publicidade e Propaganda"/>
            <w:listItem w:displayText="Química" w:value="Química"/>
            <w:listItem w:displayText="Química Industrial" w:value="Química Industrial"/>
            <w:listItem w:displayText="Relações Internacionais" w:value="Relações Internacionais"/>
            <w:listItem w:displayText="Saúde Coletiva" w:value="Saúde Coletiva"/>
            <w:listItem w:displayText="Serviço Social" w:value="Serviço Social"/>
            <w:listItem w:displayText="Teatro" w:value="Teatro"/>
            <w:listItem w:displayText="Teatro - Direção Teatral" w:value="Teatro - Direção Teatral"/>
            <w:listItem w:displayText="Teatro -  Interpretação Teatral" w:value="Teatro -  Interpretação Teatral"/>
            <w:listItem w:displayText="Zootecnia" w:value="Zootecnia"/>
            <w:listItem w:displayText="--PÓS-GRADUAÇÃO--" w:value="--PÓS-GRADUAÇÃO--"/>
            <w:listItem w:displayText="Administração pelo Programa de Pós-graduação em Administração" w:value="Administração pelo Programa de Pós-graduação em Administração"/>
            <w:listItem w:displayText="Administração Pública Contemporânea" w:value="Administração Pública Contemporânea"/>
            <w:listItem w:displayText="Advocacia de Estado e Direito Público" w:value="Advocacia de Estado e Direito Público"/>
            <w:listItem w:displayText="Agronegócios pelo Programa de Pós-graduação em Agronegócios" w:value="Agronegócios pelo Programa de Pós-graduação em Agronegócios"/>
            <w:listItem w:displayText="Alimentação, Nutrição e Saúde pelo Programa de Pós graduação em Alimentação, Nutrição e Saúde" w:value="Alimentação, Nutrição e Saúde pelo Programa de Pós graduação em Alimentação, Nutrição e Saúde"/>
            <w:listItem w:displayText="Álcool e Outras Drogas pelo Programa de Pós-graduação em Álcool e Outras Drogas" w:value="Álcool e Outras Drogas pelo Programa de Pós-graduação em Álcool e Outras Drogas"/>
            <w:listItem w:displayText="Alimentos de Origem Animal pelo Programa de Pós-graduação em Alimentos de Origem Animal" w:value="Alimentos de Origem Animal pelo Programa de Pós-graduação em Alimentos de Origem Animal"/>
            <w:listItem w:displayText="Análises Clínicas" w:value="Análises Clínicas"/>
            <w:listItem w:displayText="Anatomia Humana Clínica e Funcional " w:value="Anatomia Humana Clínica e Funcional "/>
            <w:listItem w:displayText="Atendimento Clínico " w:value="Atendimento Clínico "/>
            <w:listItem w:displayText="Antropologia Social pelo Programa de Pós-graduação em Antropologia Social" w:value="Antropologia Social pelo Programa de Pós-graduação em Antropologia Social"/>
            <w:listItem w:displayText="Arquitetura pelo Programa de Pós-graduação em Arquitetura" w:value="Arquitetura pelo Programa de Pós-graduação em Arquitetura"/>
            <w:listItem w:displayText="Artes Cênicas pelo Programa de Pós-graduação em Artes Cênicas" w:value="Artes Cênicas pelo Programa de Pós-graduação em Artes Cênicas"/>
            <w:listItem w:displayText="Artes Visuais pelo Programa de Pós-graduação em Artes Visuais" w:value="Artes Visuais pelo Programa de Pós-graduação em Artes Visuais"/>
            <w:listItem w:displayText="Assistência Farmacêutica pelo Programa de Pós-graduação em Assistência Farmacêutica" w:value="Assistência Farmacêutica pelo Programa de Pós-graduação em Assistência Farmacêutica"/>
            <w:listItem w:displayText="Big Data &amp; Data Science" w:value="Big Data &amp; Data Science"/>
            <w:listItem w:displayText="Biologia Animal pelo Programa de Pós-graduação em Biologia Animal" w:value="Biologia Animal pelo Programa de Pós-graduação em Biologia Animal"/>
            <w:listItem w:displayText="Biologia Celular e Molecular pelo Programa de Pós-graduação em Biologia Celular e Molecular" w:value="Biologia Celular e Molecular pelo Programa de Pós-graduação em Biologia Celular e Molecular"/>
            <w:listItem w:displayText="Bioquímica pelo Programa de Pós-graduação em Ciências Biológicas: Bioquímica" w:value="Bioquímica pelo Programa de Pós-graduação em Ciências Biológicas: Bioquímica"/>
            <w:listItem w:displayText="Botânica pelo Programa de Pós-graduação em Botânica" w:value="Botânica pelo Programa de Pós-graduação em Botânica"/>
            <w:listItem w:displayText="Business Analytics" w:value="Business Analytics"/>
            <w:listItem w:displayText="Cardiologia e Ciências Cardiovasculares pelo Programa de Pós-graduação em Ciências da Saúde: Cardiologia e Ciências Cardiovasculares" w:value="Cardiologia e Ciências Cardiovasculares pelo Programa de Pós-graduação em Ciências da Saúde: Cardiologia e Ciências Cardiovasculares"/>
            <w:listItem w:displayText="Ciências Biológicas: Farmacologia e Terapêutica pelo programa de pós-graduação em ciências biológicas: Farmacologia e Terapêutica" w:value="Ciências Biológicas: Farmacologia e Terapêutica pelo programa de pós-graduação em ciências biológicas: Farmacologia e Terapêutica"/>
            <w:listItem w:displayText="Ciências da Saúde: Ginecologia e Obstetrícia pelo Programa de Pós-Graduação em Ciências da Saúde: Ginecologia e Obstetrícia" w:value="Ciências da Saúde: Ginecologia e Obstetrícia pelo Programa de Pós-Graduação em Ciências da Saúde: Ginecologia e Obstetrícia"/>
            <w:listItem w:displayText="Ciências do Movimento Humano pelo Programa de Pós-graduação em Ciências do Movimento Humano" w:value="Ciências do Movimento Humano pelo Programa de Pós-graduação em Ciências do Movimento Humano"/>
            <w:listItem w:displayText="Ciências do Solo pelo Programa de Pós-graduação em Ciência do Solo" w:value="Ciências do Solo pelo Programa de Pós-graduação em Ciência do Solo"/>
            <w:listItem w:displayText="Ciências dos Materiais pelo Programa de Pós-graduação em Ciência dos Materiais" w:value="Ciências dos Materiais pelo Programa de Pós-graduação em Ciência dos Materiais"/>
            <w:listItem w:displayText="Ciência e Tecnologia de Alimentos pelo Programa de Pós-graduação em Ciência e Tecnologia de Alimentos" w:value="Ciência e Tecnologia de Alimentos pelo Programa de Pós-graduação em Ciência e Tecnologia de Alimentos"/>
            <w:listItem w:displayText="Ciências Cirúrgicas pelo Programa de Pós-graduação em Medicina: Ciências Cirúrgicas" w:value="Ciências Cirúrgicas pelo Programa de Pós-graduação em Medicina: Ciências Cirúrgicas"/>
            <w:listItem w:displayText="Ciências em Gastroenterologia e Hepatologia pelo Programa de Pós-graduação em Ciências em Gastroenterologia e Hepatologia " w:value="Ciências em Gastroenterologia e Hepatologia pelo Programa de Pós-graduação em Ciências em Gastroenterologia e Hepatologia "/>
            <w:listItem w:displayText="Ciências Farmacêuticas pelo Programa de Pós-Graduação em Ciências Farmacêuticas" w:value="Ciências Farmacêuticas pelo Programa de Pós-Graduação em Ciências Farmacêuticas"/>
            <w:listItem w:displayText="Ciências Médicas pelo Programa de Pós-graduação em Medicina: Ciências Médicas" w:value="Ciências Médicas pelo Programa de Pós-graduação em Medicina: Ciências Médicas"/>
            <w:listItem w:displayText="Ciências Veterinárias pelo Programa de Pós-graduação em Ciências Veterinárias" w:value="Ciências Veterinárias pelo Programa de Pós-graduação em Ciências Veterinárias"/>
            <w:listItem w:displayText="Clínica Médica de Felinos Domésticos " w:value="Clínica Médica de Felinos Domésticos "/>
            <w:listItem w:displayText="Computação pelo Programa de Pós-graduação em Computação" w:value="Computação pelo Programa de Pós-graduação em Computação"/>
            <w:listItem w:displayText="Comunicação e Informação pelo Programa de Pós-graduação em Comunicação e Informação" w:value="Comunicação e Informação pelo Programa de Pós-graduação em Comunicação e Informação"/>
            <w:listItem w:displayText="Controladoria " w:value="Controladoria "/>
            <w:listItem w:displayText="Controladoria e Contabilidade pelo Programa de Pós-graduação em Controladoria e Contabilidade" w:value="Controladoria e Contabilidade pelo Programa de Pós-graduação em Controladoria e Contabilidade"/>
            <w:listItem w:displayText="Dentística" w:value="Dentística"/>
            <w:listItem w:displayText="Desenvolvimento Rural pelo Programa de Pós-graduação em Desenvolvimento Rural" w:value="Desenvolvimento Rural pelo Programa de Pós-graduação em Desenvolvimento Rural"/>
            <w:listItem w:displayText="Design pelo Programa de Pós-graduação em Design" w:value="Design pelo Programa de Pós-graduação em Design"/>
            <w:listItem w:displayText="Design Thinking e Inovação" w:value="Design Thinking e Inovação"/>
            <w:listItem w:displayText="Direito  pelo Programa de Pós-graduação em Direito" w:value="Direito  pelo Programa de Pós-graduação em Direito"/>
            <w:listItem w:displayText="Direito do Consumidor e Direitos Fundamentais" w:value="Direito do Consumidor e Direitos Fundamentais"/>
            <w:listItem w:displayText="Direito do Estado" w:value="Direito do Estado"/>
            <w:listItem w:displayText="Direito Penal e Política Criminal : Sistema Constitucional e Direitos Humanos" w:value="Direito Penal e Política Criminal : Sistema Constitucional e Direitos Humanos"/>
            <w:listItem w:displayText="Direito Tributário Aplicado: Tributos em Espécie" w:value="Direito Tributário Aplicado: Tributos em Espécie"/>
            <w:listItem w:displayText="Ecologia pelo Programa de Pós-graduação em Ecologia" w:value="Ecologia pelo Programa de Pós-graduação em Ecologia"/>
            <w:listItem w:displayText="Economia pelo Programa de Pós-graduação em Economia" w:value="Economia pelo Programa de Pós-graduação em Economia"/>
            <w:listItem w:displayText="Economia Empresarial" w:value="Economia Empresarial"/>
            <w:listItem w:displayText="Educação em Ciências: Química da Vida e Saúde  pelo Programa de Pós-graduação em Educação em Ciências: Química da Vida e Saúde" w:value="Educação em Ciências: Química da Vida e Saúde  pelo Programa de Pós-graduação em Educação em Ciências: Química da Vida e Saúde"/>
            <w:listItem w:displayText="Educação pelo Programa de Pós-graduação em Educação" w:value="Educação pelo Programa de Pós-graduação em Educação"/>
            <w:listItem w:displayText="Educação em Saúde Coletiva: Gestão do trabalho e da Educação na Saúde" w:value="Educação em Saúde Coletiva: Gestão do trabalho e da Educação na Saúde"/>
            <w:listItem w:displayText="Endocrinologia pelo Programa de Pós-graduação em Ciências Médicas: Endocrinologia" w:value="Endocrinologia pelo Programa de Pós-graduação em Ciências Médicas: Endocrinologia"/>
            <w:listItem w:displayText="Endodontia" w:value="Endodontia"/>
            <w:listItem w:displayText="Enfermagem pelo Programa de Pós-graduação em Enfermagem" w:value="Enfermagem pelo Programa de Pós-graduação em Enfermagem"/>
            <w:listItem w:displayText="Enfermagem Obstétrica " w:value="Enfermagem Obstétrica "/>
            <w:listItem w:displayText="Engenharia Civil pelo Programa de Pós-graduação em Engenharia Civil" w:value="Engenharia Civil pelo Programa de Pós-graduação em Engenharia Civil"/>
            <w:listItem w:displayText="Engenharia Civil: Construção e Infraestrutura pelo Programa de Pós-graduação em Engenharia Civil" w:value="Engenharia Civil: Construção e Infraestrutura pelo Programa de Pós-graduação em Engenharia Civil"/>
            <w:listItem w:displayText="Engenharia de Minas, Metalúrgica e de Materiais pelo Programa de Pós-graduação em Engenharia de Minas, Metalúrgica e de Materiais" w:value="Engenharia de Minas, Metalúrgica e de Materiais pelo Programa de Pós-graduação em Engenharia de Minas, Metalúrgica e de Materiais"/>
            <w:listItem w:displayText="Engenharia de Produção pelo Programa de Pós-graduação em Engenharia de Produção" w:value="Engenharia de Produção pelo Programa de Pós-graduação em Engenharia de Produção"/>
            <w:listItem w:displayText="Engenharia de Segurança Contra Incêndio " w:value="Engenharia de Segurança Contra Incêndio "/>
            <w:listItem w:displayText="Engenharia Econômica e Análise Gerencial de Custos" w:value="Engenharia Econômica e Análise Gerencial de Custos"/>
            <w:listItem w:displayText="Engenharia Elétrica pelo Programa de Pós-graduação em Engenharia Elétrica" w:value="Engenharia Elétrica pelo Programa de Pós-graduação em Engenharia Elétrica"/>
            <w:listItem w:displayText="Engenharia Mecânica pelo Programa de Pós-graduação em Engenharia Mecânica" w:value="Engenharia Mecânica pelo Programa de Pós-graduação em Engenharia Mecânica"/>
            <w:listItem w:displayText="Engenharia Química pelo Programa de Pós-graduação em Engenharia Química" w:value="Engenharia Química pelo Programa de Pós-graduação em Engenharia Química"/>
            <w:listItem w:displayText="Ensino da Geografia e da História" w:value="Ensino da Geografia e da História"/>
            <w:listItem w:displayText="Ensino de Física pelo Programa de Pós-graduação do Mestrado Nacional Profissional em Ensino de Física" w:value="Ensino de Física pelo Programa de Pós-graduação do Mestrado Nacional Profissional em Ensino de Física"/>
            <w:listItem w:displayText="Ensino de Física pelo Programa de Pós-graduação em Ensino de Física" w:value="Ensino de Física pelo Programa de Pós-graduação em Ensino de Física"/>
            <w:listItem w:displayText="Ensino de História pelo Programa de Pós-graduação em Ensino de História" w:value="Ensino de História pelo Programa de Pós-graduação em Ensino de História"/>
            <w:listItem w:displayText="Ensino de Língua Portuguesa e Literatura na Educação Básica" w:value="Ensino de Língua Portuguesa e Literatura na Educação Básica"/>
            <w:listItem w:displayText="Ensino de Matemática  pelo Programa de Pós-graduação em Ensino de Matemática" w:value="Ensino de Matemática  pelo Programa de Pós-graduação em Ensino de Matemática"/>
            <w:listItem w:displayText="Ensino de Saúde pelo Programa de Pós-graduação em Ensino na Saúde" w:value="Ensino de Saúde pelo Programa de Pós-graduação em Ensino na Saúde"/>
            <w:listItem w:displayText="Epidemiologia pelo Programa de Pós-graduação em Epidemiologia" w:value="Epidemiologia pelo Programa de Pós-graduação em Epidemiologia"/>
            <w:listItem w:displayText="Ergonomia" w:value="Ergonomia"/>
            <w:listItem w:displayText="Estratégia e Relações Internacionais Contemporâneas" w:value="Estratégia e Relações Internacionais Contemporâneas"/>
            <w:listItem w:displayText="Estudos Estratégicos Internacionais pelo Programa de Pós-graduação em Estudos Estratégicos Internacionais" w:value="Estudos Estratégicos Internacionais pelo Programa de Pós-graduação em Estudos Estratégicos Internacionais"/>
            <w:listItem w:displayText="Farmacologia e Terapêutica pelo Programa de Pós-graduação em Ciências Biológicas: Farmacologia e Terapêutica" w:value="Farmacologia e Terapêutica pelo Programa de Pós-graduação em Ciências Biológicas: Farmacologia e Terapêutica"/>
            <w:listItem w:displayText="Filosofia pelo Programa de Pós-graduação em Filosofia" w:value="Filosofia pelo Programa de Pós-graduação em Filosofia"/>
            <w:listItem w:displayText="Finanças" w:value="Finanças"/>
            <w:listItem w:displayText="Finanças e Economia" w:value="Finanças e Economia"/>
            <w:listItem w:displayText="Física pelo Programa de Pós-graduação em Física" w:value="Física pelo Programa de Pós-graduação em Física"/>
            <w:listItem w:displayText="Fisiologia pelo Programa de Pós-graduação em Ciências Biológicas: Fisiologia" w:value="Fisiologia pelo Programa de Pós-graduação em Ciências Biológicas: Fisiologia"/>
            <w:listItem w:displayText="Fisioterapia Neurofuncional" w:value="Fisioterapia Neurofuncional"/>
            <w:listItem w:displayText="Fitotecnia pelo Programa de Pós-graduação em Fitotecnia" w:value="Fitotecnia pelo Programa de Pós-graduação em Fitotecnia"/>
            <w:listItem w:displayText="Genética Aplicada à Medicina pelo Programa de Pós-graduação em Saúde da Criança e do Adolescente" w:value="Genética Aplicada à Medicina pelo Programa de Pós-graduação em Saúde da Criança e do Adolescente"/>
            <w:listItem w:displayText="Genética e Biologia Molecular pelo Programa de Pós-graduação em Genética e Biologia Molecular" w:value="Genética e Biologia Molecular pelo Programa de Pós-graduação em Genética e Biologia Molecular"/>
            <w:listItem w:displayText="Geociências pelo Programa de Pós-graduação em Geociências" w:value="Geociências pelo Programa de Pós-graduação em Geociências"/>
            <w:listItem w:displayText="Geografia pelo Programa de Pós-graduação em Geografia" w:value="Geografia pelo Programa de Pós-graduação em Geografia"/>
            <w:listItem w:displayText="Gestão da Inovação" w:value="Gestão da Inovação"/>
            <w:listItem w:displayText="Gestão de Projetos" w:value="Gestão de Projetos"/>
            <w:listItem w:displayText="Gestão da Produção" w:value="Gestão da Produção"/>
            <w:listItem w:displayText="Gestão em Saúde" w:value="Gestão em Saúde"/>
            <w:listItem w:displayText="Gestão da Segurança e Defesa Cibernéticas" w:value="Gestão da Segurança e Defesa Cibernéticas"/>
            <w:listItem w:displayText="Gestão do Trânsito e da Mobilidade Humana" w:value="Gestão do Trânsito e da Mobilidade Humana"/>
            <w:listItem w:displayText="Gestão de Tecnologias em Saúde pelo Programa de Pós-Graduação em Epidemiologia" w:value="Gestão de Tecnologias em Saúde pelo Programa de Pós-Graduação em Epidemiologia"/>
            <w:listItem w:displayText="Gestão e Regulação de Recursos Hídricos pelo Programa de Pós-Graduação em Gestão e Regulação de Recursos Hídricos" w:value="Gestão e Regulação de Recursos Hídricos pelo Programa de Pós-Graduação em Gestão e Regulação de Recursos Hídricos"/>
            <w:listItem w:displayText="Gestão Pública " w:value="Gestão Pública "/>
            <w:listItem w:displayText="Ginecologia e Obstetrícia pelo Programa de Pós-graduação em Ciências da Saúde: Ginecologia e Obstetrícia" w:value="Ginecologia e Obstetrícia pelo Programa de Pós-graduação em Ciências da Saúde: Ginecologia e Obstetrícia"/>
            <w:listItem w:displayText="História pelo Programa de Pós-graduação em História" w:value="História pelo Programa de Pós-graduação em História"/>
            <w:listItem w:displayText="Informática na Educação pelo Programa de Pós-graduação em Informática na Educação " w:value="Informática na Educação pelo Programa de Pós-graduação em Informática na Educação "/>
            <w:listItem w:displayText="Informática Instrumental para Professores da Educação Básica" w:value="Informática Instrumental para Professores da Educação Básica"/>
            <w:listItem w:displayText="Infância e Família: Avaliação, Prevenção e Intervenção" w:value="Infância e Família: Avaliação, Prevenção e Intervenção"/>
            <w:listItem w:displayText="Inteligência Estratégica" w:value="Inteligência Estratégica"/>
            <w:listItem w:displayText="Implantodontia" w:value="Implantodontia"/>
            <w:listItem w:displayText="Letras pelo Programa de Pós-graduação em Letras" w:value="Letras pelo Programa de Pós-graduação em Letras"/>
            <w:listItem w:displayText="Literatura Brasileira" w:value="Literatura Brasileira"/>
            <w:listItem w:displayText="Logistica e Gestão da Cadeia de Suprimentos" w:value="Logistica e Gestão da Cadeia de Suprimentos"/>
            <w:listItem w:displayText="Marketing" w:value="Marketing"/>
            <w:listItem w:displayText="Matemática pelo Programa de Pós-graduação em Matemática" w:value="Matemática pelo Programa de Pós-graduação em Matemática"/>
            <w:listItem w:displayText="Matemática aplicada pelo Programa de Pós-graduação em Matemática Aplicada" w:value="Matemática aplicada pelo Programa de Pós-graduação em Matemática Aplicada"/>
            <w:listItem w:displayText="Medicina Animal: Equinos pelo Programa de Pós-graduação em Medicina Animal: Equinos" w:value="Medicina Animal: Equinos pelo Programa de Pós-graduação em Medicina Animal: Equinos"/>
            <w:listItem w:displayText="Medicina do Trabalho" w:value="Medicina do Trabalho"/>
            <w:listItem w:displayText="Microbiologia Agrícola e do Ambiente pelo Programa de Pós-graduação em Microbiologia Agrícola e do Ambiente" w:value="Microbiologia Agrícola e do Ambiente pelo Programa de Pós-graduação em Microbiologia Agrícola e do Ambiente"/>
            <w:listItem w:displayText="Microbiologia Clínica" w:value="Microbiologia Clínica"/>
            <w:listItem w:displayText="Microeletrônica pelo Programa de Pós-graduação em Microeletrônica" w:value="Microeletrônica pelo Programa de Pós-graduação em Microeletrônica"/>
            <w:listItem w:displayText="Mídias na Educação " w:value="Mídias na Educação "/>
            <w:listItem w:displayText="Museologia e Patrimônio pelo Programa de pós-graduação em Museologia e Patrimônio" w:value="Museologia e Patrimônio pelo Programa de pós-graduação em Museologia e Patrimônio"/>
            <w:listItem w:displayText="Música pelo Programa de Pós-graduação em Música" w:value="Música pelo Programa de Pós-graduação em Música"/>
            <w:listItem w:displayText="Nanotecnologia Farmacêutica pelo Programa de Pós-graduação em Nanotecnologia Farmacêutica" w:value="Nanotecnologia Farmacêutica pelo Programa de Pós-graduação em Nanotecnologia Farmacêutica"/>
            <w:listItem w:displayText="Neurociências pelo Programa de Pós-graduação em Neurociências" w:value="Neurociências pelo Programa de Pós-graduação em Neurociências"/>
            <w:listItem w:displayText="Odontologia pelo Programa de Pós-graduação em Odontologia" w:value="Odontologia pelo Programa de Pós-graduação em Odontologia"/>
            <w:listItem w:displayText="Odontopediatria" w:value="Odontopediatria"/>
            <w:listItem w:displayText="Ortodontia" w:value="Ortodontia"/>
            <w:listItem w:displayText="Ortopedia e Traumatologia de Pequenos Animais" w:value="Ortopedia e Traumatologia de Pequenos Animais"/>
            <w:listItem w:displayText="Patologia Clinica Veterinaria" w:value="Patologia Clinica Veterinaria"/>
            <w:listItem w:displayText="Perícia e Auditoria" w:value="Perícia e Auditoria"/>
            <w:listItem w:displayText="Periodontia" w:value="Periodontia"/>
            <w:listItem w:displayText="Pesquisa Clínica pelo Programa de Pós-graduação em Pesquisa Clínica" w:value="Pesquisa Clínica pelo Programa de Pós-graduação em Pesquisa Clínica"/>
            <w:listItem w:displayText="Planejamento Urbano e Regional pelo Programa de Pós-graduação em Planejamento Urbano e Regional" w:value="Planejamento Urbano e Regional pelo Programa de Pós-graduação em Planejamento Urbano e Regional"/>
            <w:listItem w:displayText="Pneumologia pelo Programa de Pós-graduação em Ciências Pneumológicas" w:value="Pneumologia pelo Programa de Pós-graduação em Ciências Pneumológicas"/>
            <w:listItem w:displayText="Política Social e Serviço Social pelo Programa de Pós-graduação em Política Social e Serviço Social " w:value="Política Social e Serviço Social pelo Programa de Pós-graduação em Política Social e Serviço Social "/>
            <w:listItem w:displayText="Políticas Públicas pelo Programa de Pós-graduação em Políticas Públicas" w:value="Políticas Públicas pelo Programa de Pós-graduação em Políticas Públicas"/>
            <w:listItem w:displayText="Prótese Dentária" w:value="Prótese Dentária"/>
            <w:listItem w:displayText="Psicanálise: Clínica e Cultura pelo Programa de Pós-graduação em Psicanálise: Clínica e Cultura" w:value="Psicanálise: Clínica e Cultura pelo Programa de Pós-graduação em Psicanálise: Clínica e Cultura"/>
            <w:listItem w:displayText="Psicologia pelo Programa de Pós-graduação em Psicologia" w:value="Psicologia pelo Programa de Pós-graduação em Psicologia"/>
            <w:listItem w:displayText="Psicologia Social e Institucional pelo Programa de Pós-graduação em Psicologia Social e Institucional" w:value="Psicologia Social e Institucional pelo Programa de Pós-graduação em Psicologia Social e Institucional"/>
            <w:listItem w:displayText="Psicopedagogia e Tecnologias da Informação e Comunicação" w:value="Psicopedagogia e Tecnologias da Informação e Comunicação"/>
            <w:listItem w:displayText="Psiquiatria pelo Programa de Pós-graduação em Ciências Médicas: Psiquiatria" w:value="Psiquiatria pelo Programa de Pós-graduação em Ciências Médicas: Psiquiatria"/>
            <w:listItem w:displayText="Psiquiatria  pelo Programa de Pós-graduação em Psiquiatria e Ciências do Comportamento" w:value="Psiquiatria  pelo Programa de Pós-graduação em Psiquiatria e Ciências do Comportamento"/>
            <w:listItem w:displayText="Química pelo Programa de Pós-Graduação do Mestrado Profissional em Química em Rede Nacional" w:value="Química pelo Programa de Pós-Graduação do Mestrado Profissional em Química em Rede Nacional"/>
            <w:listItem w:displayText="Química pelo Programa de Pós-Graduação em Química " w:value="Química pelo Programa de Pós-Graduação em Química "/>
            <w:listItem w:displayText="Radiologia Odontológica e Imaginologia" w:value="Radiologia Odontológica e Imaginologia"/>
            <w:listItem w:displayText="Recursos Hídricos e Saneamento Ambiental pelo Programa de Pós-graduação em Recursos Hídricos e Saneamento Ambiental" w:value="Recursos Hídricos e Saneamento Ambiental pelo Programa de Pós-graduação em Recursos Hídricos e Saneamento Ambiental"/>
            <w:listItem w:displayText="Relações de Trabalho" w:value="Relações de Trabalho"/>
            <w:listItem w:displayText="Relações Internacionais pelo Programa de Pós-graduação em Relações Internacionais" w:value="Relações Internacionais pelo Programa de Pós-graduação em Relações Internacionais"/>
            <w:listItem w:displayText="Relações Internacionais: Geopolítica e Defesa" w:value="Relações Internacionais: Geopolítica e Defesa"/>
            <w:listItem w:displayText="Residência em Área Profissional - Cirurgia de Pequenos Animais" w:value="Residência em Área Profissional - Cirurgia de Pequenos Animais"/>
            <w:listItem w:displayText="Residência em Área Profissional - Clínica de Pequenos Animais " w:value="Residência em Área Profissional - Clínica de Pequenos Animais "/>
            <w:listItem w:displayText="Residência em Área Profissional - Diagnóstico Por Imagem Veterinária" w:value="Residência em Área Profissional - Diagnóstico Por Imagem Veterinária"/>
            <w:listItem w:displayText="Residência em Área Profissional - Patologia Clínica Veterinária" w:value="Residência em Área Profissional - Patologia Clínica Veterinária"/>
            <w:listItem w:displayText="Residência em Área Profissional - Patologia Veterinária" w:value="Residência em Área Profissional - Patologia Veterinária"/>
            <w:listItem w:displayText="Residência em Clínica e Cirurgia de Animais Silvestres e Exóticos" w:value="Residência em Clínica e Cirurgia de Animais Silvestres e Exóticos"/>
            <w:listItem w:displayText="Residência em Clínica e Cirurgia de Grandes Animais" w:value="Residência em Clínica e Cirurgia de Grandes Animais"/>
            <w:listItem w:displayText="Residência em Saúde Mental Coletiva" w:value="Residência em Saúde Mental Coletiva"/>
            <w:listItem w:displayText="Residência Integrada em Saúde Bucal - Cirurgia e Traumatologia Buco-maxi" w:value="Residência Integrada em Saúde Bucal - Cirurgia e Traumatologia Buco-maxi"/>
            <w:listItem w:displayText="Residência Integrada em Saúde Bucal - Endodontia" w:value="Residência Integrada em Saúde Bucal - Endodontia"/>
            <w:listItem w:displayText="Residência Integrada em Saúde Bucal - Estomatologia" w:value="Residência Integrada em Saúde Bucal - Estomatologia"/>
            <w:listItem w:displayText="Residência Integrada em Saúde Bucal - Saúde da Família e Comunidade" w:value="Residência Integrada em Saúde Bucal - Saúde da Família e Comunidade"/>
            <w:listItem w:displayText="Residência Integrada em Saúde Bucal Periodontia" w:value="Residência Integrada em Saúde Bucal Periodontia"/>
            <w:listItem w:displayText="Residência Integrada em Saúde da Criança: Violências e Vulnerabilidades" w:value="Residência Integrada em Saúde da Criança: Violências e Vulnerabilidades"/>
            <w:listItem w:displayText="Residência Integrada Multiprofissional em Saúde Coletiva" w:value="Residência Integrada Multiprofissional em Saúde Coletiva"/>
            <w:listItem w:displayText="Saúde Coletiva pelo Programa de Pós-graduação em Saúde Coletiva" w:value="Saúde Coletiva pelo Programa de Pós-graduação em Saúde Coletiva"/>
            <w:listItem w:displayText="Saúde da Criança e do Adolescente pelo Programa de Pós-graduação em Saúde da Criança e do Adolescente" w:value="Saúde da Criança e do Adolescente pelo Programa de Pós-graduação em Saúde da Criança e do Adolescente"/>
            <w:listItem w:displayText="Saúde e Comunicação Humana pelo Programa de Pós-graduação em Saúde e Comunicação Humana" w:value="Saúde e Comunicação Humana pelo Programa de Pós-graduação em Saúde e Comunicação Humana"/>
            <w:listItem w:displayText="Segurança Cidadã pelo Programa de Pós-Graduação em Segurança Cidadã" w:value="Segurança Cidadã pelo Programa de Pós-Graduação em Segurança Cidadã"/>
            <w:listItem w:displayText="Sensoriamento Remoto pelo Programa de Pós-graduação em Sensoriamento Remoto" w:value="Sensoriamento Remoto pelo Programa de Pós-graduação em Sensoriamento Remoto"/>
            <w:listItem w:displayText="Sistemas Lean" w:value="Sistemas Lean"/>
            <w:listItem w:displayText="Sociologia pelo Programa de Pós-graduação em Sociologia" w:value="Sociologia pelo Programa de Pós-graduação em Sociologia"/>
            <w:listItem w:displayText="Terapia Cognitivo Comportamental" w:value="Terapia Cognitivo Comportamental"/>
            <w:listItem w:displayText="Tratamento da Dor e Medicina Paliativa" w:value="Tratamento da Dor e Medicina Paliativa"/>
            <w:listItem w:displayText="Tutoria Ead - Ambientes Virtuais e Mediação Pedagógica" w:value="Tutoria Ead - Ambientes Virtuais e Mediação Pedagógica"/>
            <w:listItem w:displayText="Zootecnia pelo Programa de Pós-graduação em Zootecnia" w:value="Zootecnia pelo Programa de Pós-graduação em Zootecnia"/>
          </w:comboBox>
        </w:sdtPr>
        <w:sdtEndPr/>
        <w:sdtContent>
          <w:r w:rsidR="00DD3BD9" w:rsidRPr="005E1A0C">
            <w:rPr>
              <w:rFonts w:cs="Arial"/>
              <w:szCs w:val="24"/>
              <w:shd w:val="clear" w:color="auto" w:fill="FFFFFF"/>
            </w:rPr>
            <w:t>Odontologia</w:t>
          </w:r>
        </w:sdtContent>
      </w:sdt>
      <w:r w:rsidR="00DD3BD9" w:rsidRPr="005E1A0C">
        <w:rPr>
          <w:rFonts w:cs="Arial"/>
          <w:szCs w:val="24"/>
          <w:shd w:val="clear" w:color="auto" w:fill="FFFFFF"/>
        </w:rPr>
        <w:t xml:space="preserve">, na área de </w:t>
      </w:r>
      <w:r w:rsidR="00DD3BD9">
        <w:rPr>
          <w:rFonts w:cs="Arial"/>
          <w:szCs w:val="24"/>
          <w:shd w:val="clear" w:color="auto" w:fill="FFFFFF"/>
        </w:rPr>
        <w:t>Clínicas Odontológicas/Estomatologia</w:t>
      </w:r>
      <w:r w:rsidR="00DD3BD9" w:rsidRPr="005E1A0C">
        <w:rPr>
          <w:rFonts w:cs="Arial"/>
          <w:szCs w:val="24"/>
          <w:shd w:val="clear" w:color="auto" w:fill="FFFFFF"/>
        </w:rPr>
        <w:t>.</w:t>
      </w:r>
    </w:p>
    <w:p w14:paraId="2E2CDD52" w14:textId="77777777" w:rsidR="00DD3BD9" w:rsidRPr="005E1A0C" w:rsidRDefault="00DD3BD9" w:rsidP="00DD3BD9">
      <w:pPr>
        <w:spacing w:after="0" w:line="240" w:lineRule="auto"/>
        <w:ind w:left="4253"/>
        <w:rPr>
          <w:rFonts w:cs="Arial"/>
          <w:szCs w:val="24"/>
        </w:rPr>
      </w:pPr>
    </w:p>
    <w:p w14:paraId="0A3368CF" w14:textId="77777777" w:rsidR="00DD3BD9" w:rsidRPr="005E1A0C" w:rsidRDefault="00381CD5" w:rsidP="0021493C">
      <w:pPr>
        <w:spacing w:after="0" w:line="240" w:lineRule="auto"/>
        <w:ind w:left="4253"/>
        <w:jc w:val="both"/>
        <w:rPr>
          <w:rFonts w:cs="Arial"/>
          <w:szCs w:val="24"/>
          <w:shd w:val="clear" w:color="auto" w:fill="FFFFFF"/>
        </w:rPr>
      </w:pPr>
      <w:sdt>
        <w:sdtPr>
          <w:rPr>
            <w:rFonts w:cs="Arial"/>
            <w:b/>
            <w:bCs/>
            <w:szCs w:val="24"/>
            <w:shd w:val="clear" w:color="auto" w:fill="FFFFFF"/>
          </w:rPr>
          <w:alias w:val="Orientação"/>
          <w:tag w:val="Orientação"/>
          <w:id w:val="2062276518"/>
          <w:placeholder>
            <w:docPart w:val="5FF80ABA732D485B8D55860339441DBC"/>
          </w:placeholder>
          <w:comboBox>
            <w:listItem w:value="Escolher um item."/>
            <w:listItem w:displayText="Orientador" w:value="Orientador"/>
            <w:listItem w:displayText="Orientadora" w:value="Orientadora"/>
          </w:comboBox>
        </w:sdtPr>
        <w:sdtEndPr/>
        <w:sdtContent>
          <w:r w:rsidR="00DD3BD9" w:rsidRPr="005E1A0C">
            <w:rPr>
              <w:rFonts w:cs="Arial"/>
              <w:b/>
              <w:bCs/>
              <w:szCs w:val="24"/>
              <w:shd w:val="clear" w:color="auto" w:fill="FFFFFF"/>
            </w:rPr>
            <w:t>Orientadora</w:t>
          </w:r>
        </w:sdtContent>
      </w:sdt>
      <w:r w:rsidR="00DD3BD9" w:rsidRPr="005E1A0C">
        <w:rPr>
          <w:rFonts w:cs="Arial"/>
          <w:b/>
          <w:bCs/>
          <w:szCs w:val="24"/>
          <w:shd w:val="clear" w:color="auto" w:fill="FFFFFF"/>
        </w:rPr>
        <w:t>:</w:t>
      </w:r>
      <w:r w:rsidR="00DD3BD9" w:rsidRPr="005E1A0C">
        <w:rPr>
          <w:rFonts w:cs="Arial"/>
          <w:szCs w:val="24"/>
          <w:shd w:val="clear" w:color="auto" w:fill="FFFFFF"/>
        </w:rPr>
        <w:t xml:space="preserve"> </w:t>
      </w:r>
      <w:proofErr w:type="spellStart"/>
      <w:r w:rsidR="00DD3BD9" w:rsidRPr="005E1A0C">
        <w:rPr>
          <w:rFonts w:cs="Arial"/>
          <w:szCs w:val="24"/>
          <w:shd w:val="clear" w:color="auto" w:fill="FFFFFF"/>
        </w:rPr>
        <w:t>Profª</w:t>
      </w:r>
      <w:proofErr w:type="spellEnd"/>
      <w:r w:rsidR="00DD3BD9" w:rsidRPr="005E1A0C">
        <w:rPr>
          <w:rFonts w:cs="Arial"/>
          <w:szCs w:val="24"/>
          <w:shd w:val="clear" w:color="auto" w:fill="FFFFFF"/>
        </w:rPr>
        <w:t>. Dra. Manoela Domingues Martins</w:t>
      </w:r>
    </w:p>
    <w:p w14:paraId="714894C1" w14:textId="77777777" w:rsidR="00DD3BD9" w:rsidRPr="005E1A0C" w:rsidRDefault="00DD3BD9" w:rsidP="00DD3BD9">
      <w:pPr>
        <w:spacing w:after="0" w:line="240" w:lineRule="auto"/>
        <w:ind w:left="4253"/>
        <w:rPr>
          <w:rFonts w:cs="Arial"/>
          <w:szCs w:val="24"/>
          <w:shd w:val="clear" w:color="auto" w:fill="FFFFFF"/>
        </w:rPr>
      </w:pPr>
    </w:p>
    <w:p w14:paraId="087F9BDD" w14:textId="39B58EA2" w:rsidR="00DD3BD9" w:rsidRPr="009A6DEC" w:rsidRDefault="00DD3BD9" w:rsidP="0021493C">
      <w:pPr>
        <w:spacing w:after="0" w:line="240" w:lineRule="auto"/>
        <w:ind w:left="4253"/>
        <w:jc w:val="both"/>
        <w:rPr>
          <w:rFonts w:cs="Arial"/>
          <w:szCs w:val="24"/>
          <w:shd w:val="clear" w:color="auto" w:fill="FFFFFF"/>
        </w:rPr>
      </w:pPr>
      <w:r w:rsidRPr="005E1A0C">
        <w:rPr>
          <w:rFonts w:cs="Arial"/>
          <w:b/>
          <w:bCs/>
          <w:szCs w:val="24"/>
          <w:shd w:val="clear" w:color="auto" w:fill="FFFFFF"/>
        </w:rPr>
        <w:t>Coorientadora:</w:t>
      </w:r>
      <w:r w:rsidRPr="005E1A0C">
        <w:rPr>
          <w:rFonts w:cs="Arial"/>
          <w:szCs w:val="24"/>
          <w:shd w:val="clear" w:color="auto" w:fill="FFFFFF"/>
        </w:rPr>
        <w:t xml:space="preserve"> </w:t>
      </w:r>
      <w:r w:rsidRPr="00DD3BD9">
        <w:rPr>
          <w:rFonts w:cs="Arial"/>
          <w:szCs w:val="24"/>
          <w:shd w:val="clear" w:color="auto" w:fill="FFFFFF"/>
        </w:rPr>
        <w:t xml:space="preserve">Dra. Marina Siebert </w:t>
      </w:r>
    </w:p>
    <w:p w14:paraId="228B288E" w14:textId="77777777" w:rsidR="00DD3BD9" w:rsidRDefault="00DD3BD9" w:rsidP="00DD3BD9">
      <w:pPr>
        <w:spacing w:line="276" w:lineRule="auto"/>
        <w:jc w:val="center"/>
        <w:rPr>
          <w:rFonts w:cs="Times New Roman"/>
          <w:szCs w:val="24"/>
        </w:rPr>
      </w:pPr>
    </w:p>
    <w:p w14:paraId="4F9F9D10" w14:textId="07D3D7EC" w:rsidR="00DD3BD9" w:rsidRDefault="00DD3BD9" w:rsidP="00DD3BD9">
      <w:pPr>
        <w:spacing w:line="276" w:lineRule="auto"/>
        <w:jc w:val="center"/>
        <w:rPr>
          <w:rFonts w:cs="Times New Roman"/>
          <w:szCs w:val="24"/>
        </w:rPr>
      </w:pPr>
    </w:p>
    <w:p w14:paraId="650F2311" w14:textId="10270FEC" w:rsidR="00DD3BD9" w:rsidRDefault="00DD3BD9" w:rsidP="00DD3BD9">
      <w:pPr>
        <w:spacing w:line="276" w:lineRule="auto"/>
        <w:jc w:val="center"/>
        <w:rPr>
          <w:rFonts w:cs="Times New Roman"/>
          <w:szCs w:val="24"/>
        </w:rPr>
      </w:pPr>
    </w:p>
    <w:p w14:paraId="459A7DC4" w14:textId="52D7A869" w:rsidR="00DD3BD9" w:rsidRDefault="00DD3BD9" w:rsidP="00DD3BD9">
      <w:pPr>
        <w:spacing w:line="276" w:lineRule="auto"/>
        <w:jc w:val="center"/>
        <w:rPr>
          <w:rFonts w:cs="Times New Roman"/>
          <w:szCs w:val="24"/>
        </w:rPr>
      </w:pPr>
    </w:p>
    <w:p w14:paraId="3664A6AD" w14:textId="4E5B0F37" w:rsidR="00DD3BD9" w:rsidRDefault="00DD3BD9" w:rsidP="00DD3BD9">
      <w:pPr>
        <w:spacing w:line="276" w:lineRule="auto"/>
        <w:jc w:val="center"/>
        <w:rPr>
          <w:rFonts w:cs="Times New Roman"/>
          <w:szCs w:val="24"/>
        </w:rPr>
      </w:pPr>
    </w:p>
    <w:p w14:paraId="3959419C" w14:textId="77777777" w:rsidR="00DD3BD9" w:rsidRDefault="00DD3BD9" w:rsidP="00DD3BD9">
      <w:pPr>
        <w:spacing w:line="276" w:lineRule="auto"/>
        <w:jc w:val="center"/>
        <w:rPr>
          <w:rFonts w:cs="Times New Roman"/>
          <w:szCs w:val="24"/>
        </w:rPr>
      </w:pPr>
    </w:p>
    <w:p w14:paraId="39544A68" w14:textId="77777777" w:rsidR="00DD3BD9" w:rsidRPr="00E42095" w:rsidRDefault="00DD3BD9" w:rsidP="00DD3BD9">
      <w:pPr>
        <w:spacing w:after="0" w:line="240" w:lineRule="auto"/>
        <w:jc w:val="center"/>
        <w:rPr>
          <w:rFonts w:cs="Times New Roman"/>
          <w:szCs w:val="24"/>
        </w:rPr>
      </w:pPr>
      <w:r w:rsidRPr="00E42095">
        <w:rPr>
          <w:rFonts w:cs="Times New Roman"/>
          <w:szCs w:val="24"/>
        </w:rPr>
        <w:t>Porto Alegre</w:t>
      </w:r>
    </w:p>
    <w:p w14:paraId="71B74208" w14:textId="0871D26B" w:rsidR="00DD3BD9" w:rsidRDefault="00DD3BD9" w:rsidP="00DD3BD9">
      <w:pPr>
        <w:spacing w:after="0" w:line="240" w:lineRule="auto"/>
        <w:jc w:val="center"/>
        <w:rPr>
          <w:ins w:id="10" w:author="Luísa Jardim" w:date="2022-05-19T14:17:00Z"/>
          <w:rFonts w:cs="Times New Roman"/>
          <w:szCs w:val="24"/>
        </w:rPr>
      </w:pPr>
      <w:r w:rsidRPr="00E42095">
        <w:rPr>
          <w:rFonts w:cs="Times New Roman"/>
          <w:szCs w:val="24"/>
        </w:rPr>
        <w:t>202</w:t>
      </w:r>
      <w:ins w:id="11" w:author="Luísa Jardim" w:date="2022-05-19T14:17:00Z">
        <w:r w:rsidR="000B2AA8">
          <w:rPr>
            <w:rFonts w:cs="Times New Roman"/>
            <w:szCs w:val="24"/>
          </w:rPr>
          <w:t>2</w:t>
        </w:r>
      </w:ins>
      <w:del w:id="12" w:author="Luísa Jardim" w:date="2022-05-19T14:17:00Z">
        <w:r w:rsidDel="000B2AA8">
          <w:rPr>
            <w:rFonts w:cs="Times New Roman"/>
            <w:szCs w:val="24"/>
          </w:rPr>
          <w:delText>1</w:delText>
        </w:r>
      </w:del>
    </w:p>
    <w:p w14:paraId="2A4E9C97" w14:textId="77777777" w:rsidR="000B2AA8" w:rsidRDefault="000B2AA8" w:rsidP="00DD3BD9">
      <w:pPr>
        <w:spacing w:after="0" w:line="240" w:lineRule="auto"/>
        <w:jc w:val="center"/>
        <w:rPr>
          <w:ins w:id="13" w:author="Luísa Jardim" w:date="2022-05-19T14:17:00Z"/>
          <w:rFonts w:cs="Times New Roman"/>
          <w:szCs w:val="24"/>
        </w:rPr>
      </w:pPr>
    </w:p>
    <w:p w14:paraId="5DEC939E" w14:textId="77777777" w:rsidR="000B2AA8" w:rsidRDefault="000B2AA8" w:rsidP="00DD3BD9">
      <w:pPr>
        <w:spacing w:after="0" w:line="240" w:lineRule="auto"/>
        <w:jc w:val="center"/>
        <w:rPr>
          <w:rFonts w:cs="Times New Roman"/>
          <w:szCs w:val="24"/>
        </w:rPr>
      </w:pPr>
    </w:p>
    <w:p w14:paraId="052F8EAF" w14:textId="59325133" w:rsidR="00DD3BD9" w:rsidRDefault="00DD3BD9" w:rsidP="00DD3BD9">
      <w:pPr>
        <w:spacing w:after="0" w:line="240" w:lineRule="auto"/>
        <w:jc w:val="center"/>
        <w:rPr>
          <w:rFonts w:cs="Times New Roman"/>
          <w:szCs w:val="24"/>
        </w:rPr>
      </w:pPr>
    </w:p>
    <w:p w14:paraId="7A61FA6C" w14:textId="7E92D72E" w:rsidR="00DD3BD9" w:rsidRDefault="00DD3BD9" w:rsidP="00DD3BD9">
      <w:pPr>
        <w:spacing w:after="0" w:line="240" w:lineRule="auto"/>
        <w:jc w:val="center"/>
        <w:rPr>
          <w:rFonts w:cs="Times New Roman"/>
          <w:szCs w:val="24"/>
        </w:rPr>
      </w:pPr>
    </w:p>
    <w:p w14:paraId="6255F9C4" w14:textId="3332D087" w:rsidR="00DD3BD9" w:rsidDel="00CA3F4E" w:rsidRDefault="00DD3BD9">
      <w:pPr>
        <w:spacing w:after="0" w:line="240" w:lineRule="auto"/>
        <w:rPr>
          <w:del w:id="14" w:author="Luísa Jardim" w:date="2021-08-30T15:42:00Z"/>
          <w:rFonts w:cs="Times New Roman"/>
          <w:szCs w:val="24"/>
        </w:rPr>
        <w:pPrChange w:id="15" w:author="Luísa Jardim" w:date="2021-08-30T15:42:00Z">
          <w:pPr>
            <w:spacing w:after="0" w:line="240" w:lineRule="auto"/>
            <w:jc w:val="center"/>
          </w:pPr>
        </w:pPrChange>
      </w:pPr>
    </w:p>
    <w:p w14:paraId="0371EE9F" w14:textId="3F769AC4" w:rsidR="00DD3BD9" w:rsidDel="00CA3F4E" w:rsidRDefault="00DD3BD9" w:rsidP="00DD3BD9">
      <w:pPr>
        <w:spacing w:after="0" w:line="240" w:lineRule="auto"/>
        <w:jc w:val="center"/>
        <w:rPr>
          <w:del w:id="16" w:author="Luísa Jardim" w:date="2021-08-30T15:42:00Z"/>
          <w:rFonts w:cs="Times New Roman"/>
          <w:szCs w:val="24"/>
        </w:rPr>
      </w:pPr>
    </w:p>
    <w:bookmarkEnd w:id="7"/>
    <w:p w14:paraId="4E9BFEBF" w14:textId="6A88891D" w:rsidR="00F822F6" w:rsidRPr="00F30025" w:rsidRDefault="00056D0C" w:rsidP="0021493C">
      <w:pPr>
        <w:spacing w:line="360" w:lineRule="auto"/>
        <w:rPr>
          <w:b/>
          <w:bCs/>
        </w:rPr>
      </w:pPr>
      <w:r>
        <w:rPr>
          <w:rFonts w:cs="Times New Roman"/>
          <w:b/>
          <w:noProof/>
          <w:lang w:val="en-US"/>
        </w:rPr>
        <mc:AlternateContent>
          <mc:Choice Requires="wps">
            <w:drawing>
              <wp:anchor distT="0" distB="0" distL="114300" distR="114300" simplePos="0" relativeHeight="251653632" behindDoc="0" locked="0" layoutInCell="1" allowOverlap="1" wp14:anchorId="0EFE7968" wp14:editId="2A5EFB9D">
                <wp:simplePos x="0" y="0"/>
                <wp:positionH relativeFrom="column">
                  <wp:posOffset>5295053</wp:posOffset>
                </wp:positionH>
                <wp:positionV relativeFrom="paragraph">
                  <wp:posOffset>-442595</wp:posOffset>
                </wp:positionV>
                <wp:extent cx="431800" cy="211666"/>
                <wp:effectExtent l="0" t="0" r="25400" b="17145"/>
                <wp:wrapNone/>
                <wp:docPr id="4" name="Retângulo 4"/>
                <wp:cNvGraphicFramePr/>
                <a:graphic xmlns:a="http://schemas.openxmlformats.org/drawingml/2006/main">
                  <a:graphicData uri="http://schemas.microsoft.com/office/word/2010/wordprocessingShape">
                    <wps:wsp>
                      <wps:cNvSpPr/>
                      <wps:spPr>
                        <a:xfrm>
                          <a:off x="0" y="0"/>
                          <a:ext cx="431800" cy="211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87EE1" id="Retângulo 4" o:spid="_x0000_s1026" style="position:absolute;margin-left:416.95pt;margin-top:-34.85pt;width:34pt;height:16.6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" fillcolor="white [3212]" strokecolor="white [3212]" strokeweight="1pt"/>
            </w:pict>
          </mc:Fallback>
        </mc:AlternateContent>
      </w:r>
      <w:r w:rsidR="00CC10EA" w:rsidRPr="00F30025">
        <w:rPr>
          <w:rFonts w:cs="Times New Roman"/>
          <w:b/>
          <w:bCs/>
          <w:szCs w:val="28"/>
        </w:rPr>
        <w:t>RESUMO</w:t>
      </w:r>
    </w:p>
    <w:p w14:paraId="5188CAFD" w14:textId="16D24DE7" w:rsidR="00F822F6" w:rsidRPr="00C95530" w:rsidDel="000B2AA8" w:rsidRDefault="00B66D67" w:rsidP="00681F8A">
      <w:pPr>
        <w:spacing w:line="360" w:lineRule="auto"/>
        <w:jc w:val="both"/>
        <w:rPr>
          <w:del w:id="17" w:author="Luísa Jardim" w:date="2022-05-19T14:17:00Z"/>
          <w:rFonts w:cs="Times New Roman"/>
          <w:szCs w:val="24"/>
        </w:rPr>
      </w:pPr>
      <w:r>
        <w:rPr>
          <w:rFonts w:cs="Times New Roman"/>
          <w:szCs w:val="24"/>
        </w:rPr>
        <w:t>Embora seja</w:t>
      </w:r>
      <w:r w:rsidR="00F822F6" w:rsidRPr="00C95530">
        <w:rPr>
          <w:rFonts w:cs="Times New Roman"/>
          <w:szCs w:val="24"/>
        </w:rPr>
        <w:t xml:space="preserve"> raro, o câncer infantil </w:t>
      </w:r>
      <w:r w:rsidR="009F0706">
        <w:rPr>
          <w:rFonts w:cs="Times New Roman"/>
          <w:szCs w:val="24"/>
        </w:rPr>
        <w:t xml:space="preserve">é </w:t>
      </w:r>
      <w:proofErr w:type="gramStart"/>
      <w:r w:rsidR="009F0706">
        <w:rPr>
          <w:rFonts w:cs="Times New Roman"/>
          <w:szCs w:val="24"/>
        </w:rPr>
        <w:t>uma importante</w:t>
      </w:r>
      <w:proofErr w:type="gramEnd"/>
      <w:r w:rsidR="009F0706">
        <w:rPr>
          <w:rFonts w:cs="Times New Roman"/>
          <w:szCs w:val="24"/>
        </w:rPr>
        <w:t xml:space="preserve"> causa de morbidade e mortalidade neste grupo de indivíduos. Dentre os principais tipos de câncer que afetam este grupo</w:t>
      </w:r>
      <w:r w:rsidR="00BE40C4">
        <w:rPr>
          <w:rFonts w:cs="Times New Roman"/>
          <w:szCs w:val="24"/>
        </w:rPr>
        <w:t xml:space="preserve"> são reportados as</w:t>
      </w:r>
      <w:r w:rsidR="009F0706">
        <w:rPr>
          <w:rFonts w:cs="Times New Roman"/>
          <w:szCs w:val="24"/>
        </w:rPr>
        <w:t xml:space="preserve"> </w:t>
      </w:r>
      <w:r w:rsidR="00F822F6" w:rsidRPr="00C95530">
        <w:rPr>
          <w:rFonts w:cs="Times New Roman"/>
          <w:szCs w:val="24"/>
        </w:rPr>
        <w:t>leucemia</w:t>
      </w:r>
      <w:r w:rsidR="00BE40C4">
        <w:rPr>
          <w:rFonts w:cs="Times New Roman"/>
          <w:szCs w:val="24"/>
        </w:rPr>
        <w:t>s</w:t>
      </w:r>
      <w:r w:rsidR="00F822F6" w:rsidRPr="00C95530">
        <w:rPr>
          <w:rFonts w:cs="Times New Roman"/>
          <w:szCs w:val="24"/>
        </w:rPr>
        <w:t xml:space="preserve"> e o</w:t>
      </w:r>
      <w:r w:rsidR="00BE40C4">
        <w:rPr>
          <w:rFonts w:cs="Times New Roman"/>
          <w:szCs w:val="24"/>
        </w:rPr>
        <w:t>s</w:t>
      </w:r>
      <w:r w:rsidR="00F822F6" w:rsidRPr="00C95530">
        <w:rPr>
          <w:rFonts w:cs="Times New Roman"/>
          <w:szCs w:val="24"/>
        </w:rPr>
        <w:t xml:space="preserve"> linfoma</w:t>
      </w:r>
      <w:r w:rsidR="00BE40C4">
        <w:rPr>
          <w:rFonts w:cs="Times New Roman"/>
          <w:szCs w:val="24"/>
        </w:rPr>
        <w:t>s</w:t>
      </w:r>
      <w:r w:rsidR="00F822F6" w:rsidRPr="00C95530">
        <w:rPr>
          <w:rFonts w:cs="Times New Roman"/>
          <w:szCs w:val="24"/>
        </w:rPr>
        <w:t xml:space="preserve">. </w:t>
      </w:r>
      <w:r w:rsidR="00F822F6" w:rsidRPr="00C95530">
        <w:rPr>
          <w:rFonts w:cs="Times New Roman"/>
          <w:szCs w:val="24"/>
          <w:lang w:val="pt-PT"/>
        </w:rPr>
        <w:t>E</w:t>
      </w:r>
      <w:r w:rsidR="00F954D3">
        <w:rPr>
          <w:rFonts w:cs="Times New Roman"/>
          <w:szCs w:val="24"/>
          <w:lang w:val="pt-PT"/>
        </w:rPr>
        <w:t xml:space="preserve">xiste uma </w:t>
      </w:r>
      <w:r w:rsidR="00F822F6" w:rsidRPr="00C95530">
        <w:rPr>
          <w:rFonts w:cs="Times New Roman"/>
          <w:szCs w:val="24"/>
          <w:lang w:val="pt-PT"/>
        </w:rPr>
        <w:t>interação complexa entre fatores genéticos, ambientais e imunológicos</w:t>
      </w:r>
      <w:r w:rsidR="00D743E6">
        <w:rPr>
          <w:rFonts w:cs="Times New Roman"/>
          <w:szCs w:val="24"/>
          <w:lang w:val="pt-PT"/>
        </w:rPr>
        <w:t xml:space="preserve">, apesar de </w:t>
      </w:r>
      <w:r w:rsidR="001B3E22">
        <w:rPr>
          <w:rFonts w:cs="Times New Roman"/>
          <w:szCs w:val="24"/>
          <w:lang w:val="pt-PT"/>
        </w:rPr>
        <w:t>como esta interação</w:t>
      </w:r>
      <w:r w:rsidR="00D743E6">
        <w:rPr>
          <w:rFonts w:cs="Times New Roman"/>
          <w:szCs w:val="24"/>
          <w:lang w:val="pt-PT"/>
        </w:rPr>
        <w:t xml:space="preserve"> ocorre</w:t>
      </w:r>
      <w:r w:rsidR="00F822F6" w:rsidRPr="00C95530">
        <w:rPr>
          <w:rFonts w:cs="Times New Roman"/>
          <w:szCs w:val="24"/>
          <w:lang w:val="pt-PT"/>
        </w:rPr>
        <w:t xml:space="preserve"> ainda não </w:t>
      </w:r>
      <w:r w:rsidR="001B3E22">
        <w:rPr>
          <w:rFonts w:cs="Times New Roman"/>
          <w:szCs w:val="24"/>
          <w:lang w:val="pt-PT"/>
        </w:rPr>
        <w:t>ser</w:t>
      </w:r>
      <w:r w:rsidR="00D743E6">
        <w:rPr>
          <w:rFonts w:cs="Times New Roman"/>
          <w:szCs w:val="24"/>
          <w:lang w:val="pt-PT"/>
        </w:rPr>
        <w:t xml:space="preserve"> </w:t>
      </w:r>
      <w:r w:rsidR="00F822F6" w:rsidRPr="00C95530">
        <w:rPr>
          <w:rFonts w:cs="Times New Roman"/>
          <w:szCs w:val="24"/>
          <w:lang w:val="pt-PT"/>
        </w:rPr>
        <w:t xml:space="preserve">completamente </w:t>
      </w:r>
      <w:r w:rsidR="00D743E6">
        <w:rPr>
          <w:rFonts w:cs="Times New Roman"/>
          <w:szCs w:val="24"/>
          <w:lang w:val="pt-PT"/>
        </w:rPr>
        <w:t>compreendida</w:t>
      </w:r>
      <w:r w:rsidR="00F822F6" w:rsidRPr="00C95530">
        <w:rPr>
          <w:rFonts w:cs="Times New Roman"/>
          <w:szCs w:val="24"/>
          <w:lang w:val="pt-PT"/>
        </w:rPr>
        <w:t xml:space="preserve">. </w:t>
      </w:r>
      <w:r w:rsidR="00F822F6" w:rsidRPr="00C95530">
        <w:rPr>
          <w:rFonts w:cs="Times New Roman"/>
          <w:szCs w:val="24"/>
        </w:rPr>
        <w:t xml:space="preserve">A </w:t>
      </w:r>
      <w:r w:rsidR="00C70CEF">
        <w:rPr>
          <w:rFonts w:cs="Times New Roman"/>
          <w:szCs w:val="24"/>
        </w:rPr>
        <w:t>quimioterapia (</w:t>
      </w:r>
      <w:r w:rsidR="00A169E8">
        <w:rPr>
          <w:rFonts w:cs="Times New Roman"/>
          <w:szCs w:val="24"/>
        </w:rPr>
        <w:t>QT</w:t>
      </w:r>
      <w:r w:rsidR="00C70CEF">
        <w:rPr>
          <w:rFonts w:cs="Times New Roman"/>
          <w:szCs w:val="24"/>
        </w:rPr>
        <w:t>)</w:t>
      </w:r>
      <w:r w:rsidR="00A169E8">
        <w:rPr>
          <w:rFonts w:cs="Times New Roman"/>
          <w:szCs w:val="24"/>
        </w:rPr>
        <w:t xml:space="preserve"> </w:t>
      </w:r>
      <w:r w:rsidR="00F822F6" w:rsidRPr="00C95530">
        <w:rPr>
          <w:rFonts w:cs="Times New Roman"/>
          <w:szCs w:val="24"/>
        </w:rPr>
        <w:t xml:space="preserve">é a principal forma de tratamento para o câncer infantil, o qual se baseia na inibição não-seletiva da proliferação celular. </w:t>
      </w:r>
      <w:r w:rsidR="00282E84">
        <w:rPr>
          <w:rFonts w:cs="Times New Roman"/>
          <w:szCs w:val="24"/>
        </w:rPr>
        <w:t xml:space="preserve">Os </w:t>
      </w:r>
      <w:r w:rsidR="00F822F6" w:rsidRPr="00C95530">
        <w:rPr>
          <w:rFonts w:cs="Times New Roman"/>
          <w:szCs w:val="24"/>
        </w:rPr>
        <w:t>quimioterápicos metotrexato (MTX), ciclofosfamida e doxorrubicina são amplamente utilizados no tratamento de doenças malignas da infância</w:t>
      </w:r>
      <w:r w:rsidR="00282E84">
        <w:rPr>
          <w:rFonts w:cs="Times New Roman"/>
          <w:szCs w:val="24"/>
        </w:rPr>
        <w:t>. Embora eficazes, estes medicamentos</w:t>
      </w:r>
      <w:r w:rsidR="00F822F6" w:rsidRPr="00C95530">
        <w:rPr>
          <w:rFonts w:cs="Times New Roman"/>
          <w:szCs w:val="24"/>
        </w:rPr>
        <w:t xml:space="preserve"> desencadeiam </w:t>
      </w:r>
      <w:r w:rsidR="0058790C">
        <w:rPr>
          <w:rFonts w:cs="Times New Roman"/>
          <w:szCs w:val="24"/>
        </w:rPr>
        <w:t xml:space="preserve">vários </w:t>
      </w:r>
      <w:r w:rsidR="00F822F6" w:rsidRPr="00C95530">
        <w:rPr>
          <w:rFonts w:cs="Times New Roman"/>
          <w:szCs w:val="24"/>
        </w:rPr>
        <w:t>efeitos adversos</w:t>
      </w:r>
      <w:r w:rsidR="0058790C">
        <w:rPr>
          <w:rFonts w:cs="Times New Roman"/>
          <w:szCs w:val="24"/>
        </w:rPr>
        <w:t>,</w:t>
      </w:r>
      <w:r w:rsidR="00F822F6" w:rsidRPr="00C95530">
        <w:rPr>
          <w:rFonts w:cs="Times New Roman"/>
          <w:szCs w:val="24"/>
        </w:rPr>
        <w:t xml:space="preserve"> dentre</w:t>
      </w:r>
      <w:r w:rsidR="0058790C">
        <w:rPr>
          <w:rFonts w:cs="Times New Roman"/>
          <w:szCs w:val="24"/>
        </w:rPr>
        <w:t xml:space="preserve"> os quais</w:t>
      </w:r>
      <w:r w:rsidR="00F822F6" w:rsidRPr="00C95530">
        <w:rPr>
          <w:rFonts w:cs="Times New Roman"/>
          <w:szCs w:val="24"/>
        </w:rPr>
        <w:t xml:space="preserve"> a mucosite oral (MO). A MO</w:t>
      </w:r>
      <w:r w:rsidR="0058790C">
        <w:rPr>
          <w:rFonts w:cs="Times New Roman"/>
          <w:szCs w:val="24"/>
          <w:lang w:val="pt-PT"/>
        </w:rPr>
        <w:t xml:space="preserve"> </w:t>
      </w:r>
      <w:r w:rsidR="001C44D5">
        <w:rPr>
          <w:rFonts w:cs="Times New Roman"/>
          <w:szCs w:val="24"/>
          <w:lang w:val="pt-PT"/>
        </w:rPr>
        <w:t xml:space="preserve">pode </w:t>
      </w:r>
      <w:r w:rsidR="00F822F6" w:rsidRPr="00C95530">
        <w:rPr>
          <w:rFonts w:cs="Times New Roman"/>
          <w:szCs w:val="24"/>
          <w:lang w:val="pt-PT"/>
        </w:rPr>
        <w:t>causa</w:t>
      </w:r>
      <w:r w:rsidR="001C44D5">
        <w:rPr>
          <w:rFonts w:cs="Times New Roman"/>
          <w:szCs w:val="24"/>
          <w:lang w:val="pt-PT"/>
        </w:rPr>
        <w:t>r</w:t>
      </w:r>
      <w:r w:rsidR="00F822F6" w:rsidRPr="00C95530">
        <w:rPr>
          <w:rFonts w:cs="Times New Roman"/>
          <w:szCs w:val="24"/>
          <w:lang w:val="pt-PT"/>
        </w:rPr>
        <w:t xml:space="preserve"> grande impacto na qualidade de vida dos pacientes pediátricos</w:t>
      </w:r>
      <w:r w:rsidR="0058790C">
        <w:rPr>
          <w:rFonts w:cs="Times New Roman"/>
          <w:szCs w:val="24"/>
          <w:lang w:val="pt-PT"/>
        </w:rPr>
        <w:t>, além de</w:t>
      </w:r>
      <w:r w:rsidR="00F822F6" w:rsidRPr="00C95530">
        <w:rPr>
          <w:rFonts w:cs="Times New Roman"/>
          <w:szCs w:val="24"/>
          <w:lang w:val="pt-PT"/>
        </w:rPr>
        <w:t xml:space="preserve"> impacta</w:t>
      </w:r>
      <w:r w:rsidR="0058790C">
        <w:rPr>
          <w:rFonts w:cs="Times New Roman"/>
          <w:szCs w:val="24"/>
          <w:lang w:val="pt-PT"/>
        </w:rPr>
        <w:t>r</w:t>
      </w:r>
      <w:r w:rsidR="00F822F6" w:rsidRPr="00C95530">
        <w:rPr>
          <w:rFonts w:cs="Times New Roman"/>
          <w:szCs w:val="24"/>
          <w:lang w:val="pt-PT"/>
        </w:rPr>
        <w:t xml:space="preserve"> negativamente nos custos do tratamento. </w:t>
      </w:r>
      <w:r w:rsidR="00F822F6" w:rsidRPr="00C95530">
        <w:rPr>
          <w:rFonts w:cs="Times New Roman"/>
          <w:szCs w:val="24"/>
        </w:rPr>
        <w:t xml:space="preserve">Os sintomas associados à MO em crianças e adolescentes submetidos </w:t>
      </w:r>
      <w:r w:rsidR="00FE2EBE">
        <w:rPr>
          <w:rFonts w:cs="Times New Roman"/>
          <w:szCs w:val="24"/>
        </w:rPr>
        <w:t>à</w:t>
      </w:r>
      <w:r w:rsidR="00F822F6" w:rsidRPr="00C95530">
        <w:rPr>
          <w:rFonts w:cs="Times New Roman"/>
          <w:szCs w:val="24"/>
        </w:rPr>
        <w:t xml:space="preserve"> </w:t>
      </w:r>
      <w:r w:rsidR="00A169E8">
        <w:rPr>
          <w:rFonts w:cs="Times New Roman"/>
          <w:szCs w:val="24"/>
        </w:rPr>
        <w:t xml:space="preserve">QT </w:t>
      </w:r>
      <w:r w:rsidR="00F822F6" w:rsidRPr="00C95530">
        <w:rPr>
          <w:rFonts w:cs="Times New Roman"/>
          <w:szCs w:val="24"/>
        </w:rPr>
        <w:t xml:space="preserve">incluem </w:t>
      </w:r>
      <w:r w:rsidR="00392149">
        <w:rPr>
          <w:rFonts w:cs="Times New Roman"/>
          <w:szCs w:val="24"/>
        </w:rPr>
        <w:t xml:space="preserve">dor, dificuldade para </w:t>
      </w:r>
      <w:r w:rsidR="00F822F6" w:rsidRPr="00C95530">
        <w:rPr>
          <w:rFonts w:cs="Times New Roman"/>
          <w:szCs w:val="24"/>
        </w:rPr>
        <w:t>falar e se alimentar</w:t>
      </w:r>
      <w:r w:rsidR="00392149">
        <w:rPr>
          <w:rFonts w:cs="Times New Roman"/>
          <w:szCs w:val="24"/>
        </w:rPr>
        <w:t xml:space="preserve">. </w:t>
      </w:r>
      <w:r w:rsidR="00F822F6" w:rsidRPr="00C95530">
        <w:rPr>
          <w:rFonts w:cs="Times New Roman"/>
          <w:szCs w:val="24"/>
        </w:rPr>
        <w:t>Atualmente, dife</w:t>
      </w:r>
      <w:r w:rsidR="00F822F6" w:rsidRPr="00C95530">
        <w:rPr>
          <w:rFonts w:eastAsia="ArialMT" w:cs="Times New Roman"/>
          <w:szCs w:val="24"/>
        </w:rPr>
        <w:t xml:space="preserve">rentes </w:t>
      </w:r>
      <w:r w:rsidR="00C70CEF">
        <w:rPr>
          <w:rFonts w:eastAsia="ArialMT" w:cs="Times New Roman"/>
          <w:szCs w:val="24"/>
        </w:rPr>
        <w:t>variantes de sequência</w:t>
      </w:r>
      <w:r w:rsidR="00C70CEF" w:rsidRPr="00C95530">
        <w:rPr>
          <w:rFonts w:eastAsia="ArialMT" w:cs="Times New Roman"/>
          <w:szCs w:val="24"/>
        </w:rPr>
        <w:t xml:space="preserve"> </w:t>
      </w:r>
      <w:r w:rsidR="00F822F6" w:rsidRPr="00C95530">
        <w:rPr>
          <w:rFonts w:eastAsia="ArialMT" w:cs="Times New Roman"/>
          <w:szCs w:val="24"/>
        </w:rPr>
        <w:t xml:space="preserve">em genes que regulam os processos de metabolismo e transporte de fármacos estão sendo </w:t>
      </w:r>
      <w:r w:rsidR="00FE2EBE">
        <w:rPr>
          <w:rFonts w:eastAsia="ArialMT" w:cs="Times New Roman"/>
          <w:szCs w:val="24"/>
        </w:rPr>
        <w:t>descritos</w:t>
      </w:r>
      <w:r w:rsidR="00FE2EBE" w:rsidRPr="00C95530">
        <w:rPr>
          <w:rFonts w:eastAsia="ArialMT" w:cs="Times New Roman"/>
          <w:szCs w:val="24"/>
        </w:rPr>
        <w:t xml:space="preserve"> </w:t>
      </w:r>
      <w:r w:rsidR="00F822F6" w:rsidRPr="00C95530">
        <w:rPr>
          <w:rFonts w:eastAsia="ArialMT" w:cs="Times New Roman"/>
          <w:szCs w:val="24"/>
        </w:rPr>
        <w:t xml:space="preserve">como marcadores para predizer a eficácia de tratamento e </w:t>
      </w:r>
      <w:r w:rsidR="00FE2EBE">
        <w:rPr>
          <w:rFonts w:eastAsia="ArialMT" w:cs="Times New Roman"/>
          <w:szCs w:val="24"/>
        </w:rPr>
        <w:t xml:space="preserve">os </w:t>
      </w:r>
      <w:r w:rsidR="00F822F6" w:rsidRPr="00C95530">
        <w:rPr>
          <w:rFonts w:eastAsia="ArialMT" w:cs="Times New Roman"/>
          <w:szCs w:val="24"/>
        </w:rPr>
        <w:t xml:space="preserve">efeitos adversos. Em relação à MO, poucos estudos relacionaram </w:t>
      </w:r>
      <w:r w:rsidR="006804F2">
        <w:rPr>
          <w:rFonts w:eastAsia="ArialMT" w:cs="Times New Roman"/>
          <w:szCs w:val="24"/>
        </w:rPr>
        <w:t>variantes na sequência de genes</w:t>
      </w:r>
      <w:r w:rsidR="006804F2" w:rsidRPr="00C95530">
        <w:rPr>
          <w:rFonts w:eastAsia="ArialMT" w:cs="Times New Roman"/>
          <w:szCs w:val="24"/>
        </w:rPr>
        <w:t xml:space="preserve"> </w:t>
      </w:r>
      <w:r w:rsidR="00F822F6" w:rsidRPr="00C95530">
        <w:rPr>
          <w:rFonts w:eastAsia="ArialMT" w:cs="Times New Roman"/>
          <w:szCs w:val="24"/>
        </w:rPr>
        <w:t xml:space="preserve">com maior prevalência de manifestação de efeitos colaterais. </w:t>
      </w:r>
      <w:r w:rsidR="00F822F6" w:rsidRPr="00C95530">
        <w:rPr>
          <w:rFonts w:cs="Times New Roman"/>
          <w:szCs w:val="24"/>
        </w:rPr>
        <w:t>Dessa forma</w:t>
      </w:r>
      <w:r w:rsidR="00B67D95">
        <w:rPr>
          <w:rFonts w:cs="Times New Roman"/>
          <w:szCs w:val="24"/>
        </w:rPr>
        <w:t>,</w:t>
      </w:r>
      <w:r w:rsidR="00F822F6" w:rsidRPr="00C95530">
        <w:rPr>
          <w:rFonts w:cs="Times New Roman"/>
          <w:szCs w:val="24"/>
        </w:rPr>
        <w:t xml:space="preserve"> o objetivo principal do presente estudo é investigar a relação entre </w:t>
      </w:r>
      <w:r w:rsidR="006804F2">
        <w:rPr>
          <w:rFonts w:eastAsia="ArialMT" w:cs="Times New Roman"/>
          <w:szCs w:val="24"/>
        </w:rPr>
        <w:t>variantes de sequência</w:t>
      </w:r>
      <w:r w:rsidR="00F822F6" w:rsidRPr="00C95530">
        <w:rPr>
          <w:rFonts w:cs="Times New Roman"/>
          <w:szCs w:val="24"/>
        </w:rPr>
        <w:t xml:space="preserve"> e</w:t>
      </w:r>
      <w:r w:rsidR="006804F2">
        <w:rPr>
          <w:rFonts w:cs="Times New Roman"/>
          <w:szCs w:val="24"/>
        </w:rPr>
        <w:t>m</w:t>
      </w:r>
      <w:r w:rsidR="00F822F6" w:rsidRPr="00C95530">
        <w:rPr>
          <w:rFonts w:cs="Times New Roman"/>
          <w:szCs w:val="24"/>
        </w:rPr>
        <w:t xml:space="preserve"> genes relacionados </w:t>
      </w:r>
      <w:r w:rsidR="00B67D95">
        <w:rPr>
          <w:rFonts w:cs="Times New Roman"/>
          <w:szCs w:val="24"/>
        </w:rPr>
        <w:t>a</w:t>
      </w:r>
      <w:r w:rsidR="00F822F6" w:rsidRPr="00C95530">
        <w:rPr>
          <w:rFonts w:cs="Times New Roman"/>
          <w:szCs w:val="24"/>
        </w:rPr>
        <w:t xml:space="preserve">o metabolismo e </w:t>
      </w:r>
      <w:r w:rsidR="006804F2">
        <w:rPr>
          <w:rFonts w:cs="Times New Roman"/>
          <w:szCs w:val="24"/>
        </w:rPr>
        <w:t xml:space="preserve">ao </w:t>
      </w:r>
      <w:r w:rsidR="00F822F6" w:rsidRPr="00C95530">
        <w:rPr>
          <w:rFonts w:cs="Times New Roman"/>
          <w:szCs w:val="24"/>
        </w:rPr>
        <w:t xml:space="preserve">transporte dos antineoplásicos </w:t>
      </w:r>
      <w:r w:rsidR="00B67D95">
        <w:rPr>
          <w:rFonts w:cs="Times New Roman"/>
          <w:szCs w:val="24"/>
        </w:rPr>
        <w:t>MTX</w:t>
      </w:r>
      <w:r w:rsidR="00F822F6" w:rsidRPr="00C95530">
        <w:rPr>
          <w:rFonts w:cs="Times New Roman"/>
          <w:szCs w:val="24"/>
        </w:rPr>
        <w:t>, ciclofosfamida e dox</w:t>
      </w:r>
      <w:r w:rsidR="00B67D95">
        <w:rPr>
          <w:rFonts w:cs="Times New Roman"/>
          <w:szCs w:val="24"/>
        </w:rPr>
        <w:t>o</w:t>
      </w:r>
      <w:r w:rsidR="00F822F6" w:rsidRPr="00C95530">
        <w:rPr>
          <w:rFonts w:cs="Times New Roman"/>
          <w:szCs w:val="24"/>
        </w:rPr>
        <w:t xml:space="preserve">rrubicina com a </w:t>
      </w:r>
      <w:r w:rsidR="002A11F0">
        <w:rPr>
          <w:rFonts w:cs="Times New Roman"/>
          <w:szCs w:val="24"/>
        </w:rPr>
        <w:t>presença, ulceração e severidade</w:t>
      </w:r>
      <w:r w:rsidR="00B67D95" w:rsidRPr="00FE5856">
        <w:rPr>
          <w:rFonts w:cs="Times New Roman"/>
          <w:szCs w:val="24"/>
        </w:rPr>
        <w:t xml:space="preserve"> </w:t>
      </w:r>
      <w:r w:rsidR="00F822F6" w:rsidRPr="00FE5856">
        <w:rPr>
          <w:rFonts w:cs="Times New Roman"/>
          <w:szCs w:val="24"/>
        </w:rPr>
        <w:t>d</w:t>
      </w:r>
      <w:r w:rsidR="00F822F6" w:rsidRPr="00C95530">
        <w:rPr>
          <w:rFonts w:cs="Times New Roman"/>
          <w:szCs w:val="24"/>
        </w:rPr>
        <w:t xml:space="preserve">e </w:t>
      </w:r>
      <w:r w:rsidR="00B67D95">
        <w:rPr>
          <w:rFonts w:cs="Times New Roman"/>
          <w:szCs w:val="24"/>
        </w:rPr>
        <w:t>MO</w:t>
      </w:r>
      <w:r w:rsidR="00F822F6" w:rsidRPr="00C95530">
        <w:rPr>
          <w:rFonts w:cs="Times New Roman"/>
          <w:szCs w:val="24"/>
        </w:rPr>
        <w:t xml:space="preserve"> em pacientes pediátricos com leucemia ou linfoma submetidos à </w:t>
      </w:r>
      <w:r w:rsidR="00A169E8">
        <w:rPr>
          <w:rFonts w:cs="Times New Roman"/>
          <w:szCs w:val="24"/>
        </w:rPr>
        <w:t>QT</w:t>
      </w:r>
      <w:r w:rsidR="00F822F6" w:rsidRPr="00C95530">
        <w:rPr>
          <w:rFonts w:cs="Times New Roman"/>
          <w:szCs w:val="24"/>
        </w:rPr>
        <w:t xml:space="preserve">. </w:t>
      </w:r>
      <w:r w:rsidR="00B67D95">
        <w:rPr>
          <w:rFonts w:cs="Times New Roman"/>
          <w:szCs w:val="24"/>
        </w:rPr>
        <w:t xml:space="preserve">Este será um </w:t>
      </w:r>
      <w:r w:rsidR="00F822F6" w:rsidRPr="00C95530">
        <w:rPr>
          <w:rFonts w:cs="Times New Roman"/>
          <w:szCs w:val="24"/>
        </w:rPr>
        <w:t xml:space="preserve">estudo observacional, retrospectivo, a partir dos dados </w:t>
      </w:r>
      <w:r w:rsidR="00392149">
        <w:rPr>
          <w:rFonts w:cs="Times New Roman"/>
          <w:szCs w:val="24"/>
        </w:rPr>
        <w:t xml:space="preserve">e amostras de sangue </w:t>
      </w:r>
      <w:r w:rsidR="00F822F6" w:rsidRPr="00C95530">
        <w:rPr>
          <w:rFonts w:cs="Times New Roman"/>
          <w:szCs w:val="24"/>
        </w:rPr>
        <w:t xml:space="preserve">coletados em um </w:t>
      </w:r>
      <w:r w:rsidR="00F822F6">
        <w:rPr>
          <w:rFonts w:cs="Times New Roman"/>
          <w:szCs w:val="24"/>
        </w:rPr>
        <w:t>estudo prévio</w:t>
      </w:r>
      <w:r w:rsidR="00F822F6" w:rsidRPr="00C95530">
        <w:rPr>
          <w:rFonts w:cs="Times New Roman"/>
          <w:szCs w:val="24"/>
        </w:rPr>
        <w:t xml:space="preserve"> (</w:t>
      </w:r>
      <w:r w:rsidR="00A74217">
        <w:rPr>
          <w:rFonts w:cs="Times New Roman"/>
          <w:szCs w:val="24"/>
          <w:shd w:val="clear" w:color="auto" w:fill="FFFFFF"/>
        </w:rPr>
        <w:t>GPPG 2014-0581</w:t>
      </w:r>
      <w:r w:rsidR="00F822F6" w:rsidRPr="00C95530">
        <w:rPr>
          <w:rFonts w:cs="Times New Roman"/>
          <w:szCs w:val="24"/>
        </w:rPr>
        <w:t xml:space="preserve">). </w:t>
      </w:r>
      <w:r w:rsidR="00A74217">
        <w:rPr>
          <w:rFonts w:cs="Times New Roman"/>
          <w:szCs w:val="24"/>
        </w:rPr>
        <w:t xml:space="preserve">As </w:t>
      </w:r>
      <w:r w:rsidR="00F822F6" w:rsidRPr="00C95530">
        <w:rPr>
          <w:rFonts w:cs="Times New Roman"/>
          <w:szCs w:val="24"/>
        </w:rPr>
        <w:t xml:space="preserve">informações quanto à neoplasia e ao condicionamento </w:t>
      </w:r>
      <w:r w:rsidR="00A74217">
        <w:rPr>
          <w:rFonts w:cs="Times New Roman"/>
          <w:szCs w:val="24"/>
        </w:rPr>
        <w:t xml:space="preserve">serão </w:t>
      </w:r>
      <w:r w:rsidR="001431BE">
        <w:rPr>
          <w:rFonts w:cs="Times New Roman"/>
          <w:szCs w:val="24"/>
        </w:rPr>
        <w:t xml:space="preserve">coletadas </w:t>
      </w:r>
      <w:r w:rsidR="00F822F6" w:rsidRPr="00C95530">
        <w:rPr>
          <w:rFonts w:cs="Times New Roman"/>
          <w:szCs w:val="24"/>
        </w:rPr>
        <w:t xml:space="preserve">a partir dos prontuários médicos. </w:t>
      </w:r>
      <w:r w:rsidR="00F822F6" w:rsidRPr="00C95530">
        <w:rPr>
          <w:rFonts w:eastAsia="TimesNewRomanPSMT" w:cs="Times New Roman"/>
          <w:szCs w:val="24"/>
        </w:rPr>
        <w:t xml:space="preserve">Nos casos de ocorrência do diagnóstico de MO, </w:t>
      </w:r>
      <w:r w:rsidR="005D22F7" w:rsidRPr="00C95530">
        <w:rPr>
          <w:rFonts w:eastAsia="TimesNewRomanPSMT" w:cs="Times New Roman"/>
          <w:szCs w:val="24"/>
        </w:rPr>
        <w:t>ela</w:t>
      </w:r>
      <w:r w:rsidR="00F822F6" w:rsidRPr="00C95530">
        <w:rPr>
          <w:rFonts w:eastAsia="TimesNewRomanPSMT" w:cs="Times New Roman"/>
          <w:szCs w:val="24"/>
        </w:rPr>
        <w:t xml:space="preserve"> foi graduada e todos os pacientes receberam </w:t>
      </w:r>
      <w:proofErr w:type="spellStart"/>
      <w:r w:rsidR="00392149">
        <w:rPr>
          <w:rFonts w:eastAsia="TimesNewRomanPSMT" w:cs="Times New Roman"/>
          <w:szCs w:val="24"/>
        </w:rPr>
        <w:t>fotobiomodulação</w:t>
      </w:r>
      <w:proofErr w:type="spellEnd"/>
      <w:r w:rsidR="00F822F6" w:rsidRPr="00C95530">
        <w:rPr>
          <w:rFonts w:eastAsia="TimesNewRomanPSMT" w:cs="Times New Roman"/>
          <w:szCs w:val="24"/>
        </w:rPr>
        <w:t xml:space="preserve"> (</w:t>
      </w:r>
      <w:r w:rsidR="00392149">
        <w:rPr>
          <w:rFonts w:eastAsia="TimesNewRomanPSMT" w:cs="Times New Roman"/>
          <w:szCs w:val="24"/>
        </w:rPr>
        <w:t>FBM</w:t>
      </w:r>
      <w:r w:rsidR="00F822F6" w:rsidRPr="00C95530">
        <w:rPr>
          <w:rFonts w:eastAsia="TimesNewRomanPSMT" w:cs="Times New Roman"/>
          <w:szCs w:val="24"/>
        </w:rPr>
        <w:t>)</w:t>
      </w:r>
      <w:r w:rsidR="00852961">
        <w:rPr>
          <w:rFonts w:eastAsia="TimesNewRomanPSMT" w:cs="Times New Roman"/>
          <w:szCs w:val="24"/>
        </w:rPr>
        <w:t xml:space="preserve"> como tratamento</w:t>
      </w:r>
      <w:r w:rsidR="00F822F6" w:rsidRPr="00C95530">
        <w:rPr>
          <w:rFonts w:eastAsia="TimesNewRomanPSMT" w:cs="Times New Roman"/>
          <w:szCs w:val="24"/>
        </w:rPr>
        <w:t xml:space="preserve">. </w:t>
      </w:r>
      <w:r w:rsidR="00F822F6" w:rsidRPr="00C95530">
        <w:rPr>
          <w:rFonts w:cs="Times New Roman"/>
          <w:szCs w:val="24"/>
        </w:rPr>
        <w:t xml:space="preserve">As variantes genéticas </w:t>
      </w:r>
      <w:r w:rsidR="0009141E">
        <w:rPr>
          <w:rFonts w:cs="Times New Roman"/>
          <w:szCs w:val="24"/>
        </w:rPr>
        <w:t>serão</w:t>
      </w:r>
      <w:r w:rsidR="003E5678">
        <w:rPr>
          <w:rFonts w:cs="Times New Roman"/>
          <w:szCs w:val="24"/>
        </w:rPr>
        <w:t xml:space="preserve"> analisadas </w:t>
      </w:r>
      <w:r w:rsidR="00F822F6" w:rsidRPr="00C95530">
        <w:rPr>
          <w:rFonts w:cs="Times New Roman"/>
          <w:szCs w:val="24"/>
        </w:rPr>
        <w:t xml:space="preserve">através de </w:t>
      </w:r>
      <w:r w:rsidR="001649D6">
        <w:rPr>
          <w:rFonts w:cs="Times New Roman"/>
          <w:szCs w:val="24"/>
        </w:rPr>
        <w:t>s</w:t>
      </w:r>
      <w:r w:rsidR="00F822F6" w:rsidRPr="00C95530">
        <w:rPr>
          <w:rFonts w:cs="Times New Roman"/>
          <w:szCs w:val="24"/>
        </w:rPr>
        <w:t xml:space="preserve">equenciamento de </w:t>
      </w:r>
      <w:r w:rsidR="001649D6">
        <w:rPr>
          <w:rFonts w:cs="Times New Roman"/>
          <w:szCs w:val="24"/>
        </w:rPr>
        <w:t>n</w:t>
      </w:r>
      <w:r w:rsidR="00F822F6" w:rsidRPr="00C95530">
        <w:rPr>
          <w:rFonts w:cs="Times New Roman"/>
          <w:szCs w:val="24"/>
        </w:rPr>
        <w:t xml:space="preserve">ova </w:t>
      </w:r>
      <w:r w:rsidR="001649D6">
        <w:rPr>
          <w:rFonts w:cs="Times New Roman"/>
          <w:szCs w:val="24"/>
        </w:rPr>
        <w:t>g</w:t>
      </w:r>
      <w:r w:rsidR="00F822F6" w:rsidRPr="00C95530">
        <w:rPr>
          <w:rFonts w:cs="Times New Roman"/>
          <w:szCs w:val="24"/>
        </w:rPr>
        <w:t xml:space="preserve">eração (NGS) com equipamento Ion </w:t>
      </w:r>
      <w:proofErr w:type="spellStart"/>
      <w:r w:rsidR="00F822F6" w:rsidRPr="00C95530">
        <w:rPr>
          <w:rFonts w:cs="Times New Roman"/>
          <w:szCs w:val="24"/>
        </w:rPr>
        <w:t>Torrent</w:t>
      </w:r>
      <w:proofErr w:type="spellEnd"/>
      <w:r w:rsidR="00F822F6" w:rsidRPr="00C95530">
        <w:rPr>
          <w:rFonts w:cs="Times New Roman"/>
          <w:szCs w:val="24"/>
        </w:rPr>
        <w:t xml:space="preserve"> </w:t>
      </w:r>
      <w:proofErr w:type="spellStart"/>
      <w:r w:rsidR="00F822F6" w:rsidRPr="0009141E">
        <w:rPr>
          <w:rFonts w:cs="Times New Roman"/>
          <w:i/>
          <w:szCs w:val="24"/>
        </w:rPr>
        <w:t>Personal</w:t>
      </w:r>
      <w:proofErr w:type="spellEnd"/>
      <w:r w:rsidR="00F822F6" w:rsidRPr="0009141E">
        <w:rPr>
          <w:rFonts w:cs="Times New Roman"/>
          <w:i/>
          <w:szCs w:val="24"/>
        </w:rPr>
        <w:t xml:space="preserve"> </w:t>
      </w:r>
      <w:proofErr w:type="spellStart"/>
      <w:r w:rsidR="00F822F6" w:rsidRPr="0009141E">
        <w:rPr>
          <w:rFonts w:cs="Times New Roman"/>
          <w:i/>
          <w:szCs w:val="24"/>
        </w:rPr>
        <w:t>Genome</w:t>
      </w:r>
      <w:proofErr w:type="spellEnd"/>
      <w:r w:rsidR="00F822F6" w:rsidRPr="0009141E">
        <w:rPr>
          <w:rFonts w:cs="Times New Roman"/>
          <w:i/>
          <w:szCs w:val="24"/>
        </w:rPr>
        <w:t xml:space="preserve"> </w:t>
      </w:r>
      <w:proofErr w:type="spellStart"/>
      <w:r w:rsidR="00F822F6" w:rsidRPr="0009141E">
        <w:rPr>
          <w:rFonts w:cs="Times New Roman"/>
          <w:i/>
          <w:szCs w:val="24"/>
        </w:rPr>
        <w:t>Machine</w:t>
      </w:r>
      <w:proofErr w:type="spellEnd"/>
      <w:r w:rsidR="00F822F6" w:rsidRPr="00C95530">
        <w:rPr>
          <w:rFonts w:cs="Times New Roman"/>
          <w:szCs w:val="24"/>
        </w:rPr>
        <w:t xml:space="preserve"> (PGM) </w:t>
      </w:r>
      <w:r w:rsidR="003E5678">
        <w:rPr>
          <w:rFonts w:cs="Times New Roman"/>
          <w:szCs w:val="24"/>
        </w:rPr>
        <w:t xml:space="preserve">utilizando um painel de genes customizado e </w:t>
      </w:r>
      <w:r w:rsidR="00F822F6" w:rsidRPr="002C5E65">
        <w:rPr>
          <w:rFonts w:cs="Times New Roman"/>
          <w:szCs w:val="24"/>
        </w:rPr>
        <w:t xml:space="preserve">serão investigadas quanto a </w:t>
      </w:r>
      <w:r w:rsidR="00F72625" w:rsidRPr="002C5E65">
        <w:rPr>
          <w:rFonts w:cs="Times New Roman"/>
          <w:szCs w:val="24"/>
        </w:rPr>
        <w:t xml:space="preserve">associação dessas variantes genéticas com MO, </w:t>
      </w:r>
      <w:r w:rsidR="00056E51" w:rsidRPr="002C5E65">
        <w:rPr>
          <w:rFonts w:cs="Times New Roman"/>
          <w:szCs w:val="24"/>
        </w:rPr>
        <w:t>desfecho que será avaliado em relação a</w:t>
      </w:r>
      <w:r w:rsidR="000E7135">
        <w:rPr>
          <w:rFonts w:cs="Times New Roman"/>
          <w:szCs w:val="24"/>
        </w:rPr>
        <w:t xml:space="preserve">o desenvolvimento e severidade de </w:t>
      </w:r>
      <w:proofErr w:type="spellStart"/>
      <w:r w:rsidR="000E7135">
        <w:rPr>
          <w:rFonts w:cs="Times New Roman"/>
          <w:szCs w:val="24"/>
        </w:rPr>
        <w:t>MO.</w:t>
      </w:r>
    </w:p>
    <w:p w14:paraId="33AE1798" w14:textId="77777777" w:rsidR="000B2AA8" w:rsidRDefault="000B2AA8" w:rsidP="000B2AA8">
      <w:pPr>
        <w:spacing w:line="360" w:lineRule="auto"/>
        <w:jc w:val="both"/>
        <w:rPr>
          <w:ins w:id="18" w:author="Luísa Jardim" w:date="2022-05-19T14:17:00Z"/>
          <w:rFonts w:cs="Times New Roman"/>
          <w:b/>
        </w:rPr>
      </w:pPr>
      <w:proofErr w:type="spellEnd"/>
    </w:p>
    <w:p w14:paraId="0A548899" w14:textId="14379725" w:rsidR="00CC10EA" w:rsidRPr="00F30025" w:rsidRDefault="00F30025" w:rsidP="000B2AA8">
      <w:pPr>
        <w:spacing w:line="360" w:lineRule="auto"/>
        <w:jc w:val="both"/>
        <w:rPr>
          <w:rFonts w:cs="Times New Roman"/>
          <w:bCs/>
        </w:rPr>
        <w:pPrChange w:id="19" w:author="Luísa Jardim" w:date="2022-05-19T14:17:00Z">
          <w:pPr>
            <w:spacing w:line="360" w:lineRule="auto"/>
          </w:pPr>
        </w:pPrChange>
      </w:pPr>
      <w:r>
        <w:rPr>
          <w:rFonts w:cs="Times New Roman"/>
          <w:b/>
        </w:rPr>
        <w:lastRenderedPageBreak/>
        <w:t xml:space="preserve">Palavras-chave: </w:t>
      </w:r>
      <w:r>
        <w:rPr>
          <w:rFonts w:cs="Times New Roman"/>
          <w:bCs/>
        </w:rPr>
        <w:t xml:space="preserve">Leucemia, </w:t>
      </w:r>
      <w:r w:rsidR="001649D6">
        <w:rPr>
          <w:rFonts w:cs="Times New Roman"/>
          <w:bCs/>
        </w:rPr>
        <w:t>l</w:t>
      </w:r>
      <w:r>
        <w:rPr>
          <w:rFonts w:cs="Times New Roman"/>
          <w:bCs/>
        </w:rPr>
        <w:t xml:space="preserve">infoma, </w:t>
      </w:r>
      <w:r w:rsidR="001649D6">
        <w:rPr>
          <w:rFonts w:cs="Times New Roman"/>
          <w:bCs/>
        </w:rPr>
        <w:t>m</w:t>
      </w:r>
      <w:r>
        <w:rPr>
          <w:rFonts w:cs="Times New Roman"/>
          <w:bCs/>
        </w:rPr>
        <w:t xml:space="preserve">ucosite oral, </w:t>
      </w:r>
      <w:proofErr w:type="spellStart"/>
      <w:r w:rsidR="001649D6">
        <w:rPr>
          <w:rFonts w:cs="Times New Roman"/>
          <w:bCs/>
        </w:rPr>
        <w:t>f</w:t>
      </w:r>
      <w:r w:rsidR="00A5550C">
        <w:rPr>
          <w:rFonts w:cs="Times New Roman"/>
          <w:bCs/>
        </w:rPr>
        <w:t>armacogenética</w:t>
      </w:r>
      <w:proofErr w:type="spellEnd"/>
      <w:r w:rsidR="00A82789">
        <w:rPr>
          <w:rFonts w:cs="Times New Roman"/>
          <w:bCs/>
        </w:rPr>
        <w:t>.</w:t>
      </w:r>
    </w:p>
    <w:p w14:paraId="68091A5D" w14:textId="0969BC75" w:rsidR="00CC10EA" w:rsidRPr="0032755A" w:rsidRDefault="00CC10EA" w:rsidP="00CC10EA">
      <w:pPr>
        <w:rPr>
          <w:rFonts w:cs="Times New Roman"/>
          <w:b/>
        </w:rPr>
      </w:pPr>
    </w:p>
    <w:p w14:paraId="4045583F" w14:textId="138DF7EF" w:rsidR="00CC10EA" w:rsidRPr="0032755A" w:rsidRDefault="00CC10EA" w:rsidP="00CC10EA">
      <w:pPr>
        <w:rPr>
          <w:rFonts w:cs="Times New Roman"/>
          <w:b/>
        </w:rPr>
      </w:pPr>
    </w:p>
    <w:p w14:paraId="3F574965" w14:textId="5694BB49" w:rsidR="00CC10EA" w:rsidRPr="0032755A" w:rsidRDefault="00CC10EA" w:rsidP="00CC10EA">
      <w:pPr>
        <w:rPr>
          <w:rFonts w:cs="Times New Roman"/>
          <w:b/>
        </w:rPr>
      </w:pPr>
    </w:p>
    <w:p w14:paraId="12A77FBC" w14:textId="14EFCF74" w:rsidR="00CC10EA" w:rsidRPr="0032755A" w:rsidRDefault="00CC10EA" w:rsidP="00CC10EA">
      <w:pPr>
        <w:rPr>
          <w:rFonts w:cs="Times New Roman"/>
          <w:b/>
        </w:rPr>
      </w:pPr>
    </w:p>
    <w:p w14:paraId="4ED6AA94" w14:textId="661F790E" w:rsidR="005C18C6" w:rsidRPr="0032755A" w:rsidRDefault="005C18C6" w:rsidP="00CC10EA">
      <w:pPr>
        <w:spacing w:after="200" w:line="276" w:lineRule="auto"/>
        <w:rPr>
          <w:rFonts w:cs="Times New Roman"/>
          <w:b/>
        </w:rPr>
      </w:pPr>
    </w:p>
    <w:p w14:paraId="621A6F4C" w14:textId="52768514" w:rsidR="00144A01" w:rsidRPr="0032755A" w:rsidRDefault="005C18C6">
      <w:pPr>
        <w:rPr>
          <w:rFonts w:cs="Times New Roman"/>
          <w:b/>
        </w:rPr>
      </w:pPr>
      <w:r w:rsidRPr="0032755A">
        <w:rPr>
          <w:rFonts w:cs="Times New Roman"/>
          <w:b/>
        </w:rPr>
        <w:br w:type="page"/>
      </w:r>
    </w:p>
    <w:p w14:paraId="72E77B9A" w14:textId="77777777" w:rsidR="00DD63CA" w:rsidRDefault="00617BC8" w:rsidP="00617BC8">
      <w:pPr>
        <w:jc w:val="center"/>
        <w:rPr>
          <w:rFonts w:eastAsiaTheme="majorEastAsia" w:cstheme="majorBidi"/>
          <w:b/>
          <w:bCs/>
          <w:szCs w:val="32"/>
          <w:lang w:eastAsia="pt-BR"/>
        </w:rPr>
      </w:pPr>
      <w:r w:rsidRPr="0021493C">
        <w:rPr>
          <w:rFonts w:eastAsiaTheme="majorEastAsia" w:cstheme="majorBidi"/>
          <w:b/>
          <w:bCs/>
          <w:szCs w:val="32"/>
          <w:lang w:eastAsia="pt-BR"/>
        </w:rPr>
        <w:lastRenderedPageBreak/>
        <w:t>SUMÁRIO</w:t>
      </w:r>
    </w:p>
    <w:p w14:paraId="4ADD71F3" w14:textId="1B999AC2" w:rsidR="00EC1C00" w:rsidRPr="00EC1C00" w:rsidRDefault="00DD63CA">
      <w:pPr>
        <w:pStyle w:val="Sumrio1"/>
        <w:rPr>
          <w:ins w:id="20" w:author="Luísa Jardim" w:date="2021-08-30T15:46:00Z"/>
          <w:rFonts w:asciiTheme="minorHAnsi" w:eastAsiaTheme="minorEastAsia" w:hAnsiTheme="minorHAnsi" w:cstheme="minorBidi"/>
          <w:b/>
          <w:bCs w:val="0"/>
          <w:sz w:val="22"/>
          <w:szCs w:val="22"/>
          <w:lang w:eastAsia="pt-BR"/>
          <w:rPrChange w:id="21" w:author="Luísa Jardim" w:date="2021-08-30T15:46:00Z">
            <w:rPr>
              <w:ins w:id="22" w:author="Luísa Jardim" w:date="2021-08-30T15:46:00Z"/>
              <w:rFonts w:asciiTheme="minorHAnsi" w:eastAsiaTheme="minorEastAsia" w:hAnsiTheme="minorHAnsi" w:cstheme="minorBidi"/>
              <w:bCs w:val="0"/>
              <w:sz w:val="22"/>
              <w:szCs w:val="22"/>
              <w:lang w:eastAsia="pt-BR"/>
            </w:rPr>
          </w:rPrChange>
        </w:rPr>
      </w:pPr>
      <w:r>
        <w:rPr>
          <w:rFonts w:cs="Times New Roman"/>
        </w:rPr>
        <w:fldChar w:fldCharType="begin"/>
      </w:r>
      <w:r>
        <w:rPr>
          <w:rFonts w:cs="Times New Roman"/>
        </w:rPr>
        <w:instrText xml:space="preserve"> TOC \h \z \t "Estilo1 lj;1;Estilo2 lj;1;Estilo3 lj;1" </w:instrText>
      </w:r>
      <w:r>
        <w:rPr>
          <w:rFonts w:cs="Times New Roman"/>
        </w:rPr>
        <w:fldChar w:fldCharType="separate"/>
      </w:r>
      <w:ins w:id="23" w:author="Luísa Jardim" w:date="2021-08-30T15:46:00Z">
        <w:r w:rsidR="00EC1C00" w:rsidRPr="00EC1C00">
          <w:rPr>
            <w:rStyle w:val="Hyperlink"/>
            <w:b/>
            <w:bCs w:val="0"/>
            <w:rPrChange w:id="24" w:author="Luísa Jardim" w:date="2021-08-30T15:46:00Z">
              <w:rPr>
                <w:rStyle w:val="Hyperlink"/>
              </w:rPr>
            </w:rPrChange>
          </w:rPr>
          <w:fldChar w:fldCharType="begin"/>
        </w:r>
        <w:r w:rsidR="00EC1C00" w:rsidRPr="00EC1C00">
          <w:rPr>
            <w:rStyle w:val="Hyperlink"/>
            <w:b/>
            <w:bCs w:val="0"/>
            <w:rPrChange w:id="25" w:author="Luísa Jardim" w:date="2021-08-30T15:46:00Z">
              <w:rPr>
                <w:rStyle w:val="Hyperlink"/>
              </w:rPr>
            </w:rPrChange>
          </w:rPr>
          <w:instrText xml:space="preserve"> </w:instrText>
        </w:r>
        <w:r w:rsidR="00EC1C00" w:rsidRPr="00EC1C00">
          <w:rPr>
            <w:b/>
            <w:bCs w:val="0"/>
            <w:rPrChange w:id="26" w:author="Luísa Jardim" w:date="2021-08-30T15:46:00Z">
              <w:rPr/>
            </w:rPrChange>
          </w:rPr>
          <w:instrText>HYPERLINK \l "_Toc81230805"</w:instrText>
        </w:r>
        <w:r w:rsidR="00EC1C00" w:rsidRPr="00EC1C00">
          <w:rPr>
            <w:rStyle w:val="Hyperlink"/>
            <w:b/>
            <w:bCs w:val="0"/>
            <w:rPrChange w:id="27" w:author="Luísa Jardim" w:date="2021-08-30T15:46:00Z">
              <w:rPr>
                <w:rStyle w:val="Hyperlink"/>
              </w:rPr>
            </w:rPrChange>
          </w:rPr>
          <w:instrText xml:space="preserve"> </w:instrText>
        </w:r>
        <w:r w:rsidR="00EC1C00" w:rsidRPr="00EC1C00">
          <w:rPr>
            <w:rStyle w:val="Hyperlink"/>
            <w:b/>
            <w:bCs w:val="0"/>
            <w:rPrChange w:id="28" w:author="Luísa Jardim" w:date="2021-08-30T15:46:00Z">
              <w:rPr>
                <w:rStyle w:val="Hyperlink"/>
              </w:rPr>
            </w:rPrChange>
          </w:rPr>
          <w:fldChar w:fldCharType="separate"/>
        </w:r>
        <w:r w:rsidR="00EC1C00" w:rsidRPr="00EC1C00">
          <w:rPr>
            <w:rStyle w:val="Hyperlink"/>
            <w:b/>
            <w:bCs w:val="0"/>
            <w:rPrChange w:id="29" w:author="Luísa Jardim" w:date="2021-08-30T15:46:00Z">
              <w:rPr>
                <w:rStyle w:val="Hyperlink"/>
              </w:rPr>
            </w:rPrChange>
          </w:rPr>
          <w:t>1 INTRODUÇÃO</w:t>
        </w:r>
        <w:r w:rsidR="00EC1C00" w:rsidRPr="00EC1C00">
          <w:rPr>
            <w:b/>
            <w:bCs w:val="0"/>
            <w:webHidden/>
            <w:rPrChange w:id="30" w:author="Luísa Jardim" w:date="2021-08-30T15:46:00Z">
              <w:rPr>
                <w:webHidden/>
              </w:rPr>
            </w:rPrChange>
          </w:rPr>
          <w:tab/>
        </w:r>
        <w:r w:rsidR="00EC1C00" w:rsidRPr="00EC1C00">
          <w:rPr>
            <w:b/>
            <w:bCs w:val="0"/>
            <w:webHidden/>
            <w:rPrChange w:id="31" w:author="Luísa Jardim" w:date="2021-08-30T15:46:00Z">
              <w:rPr>
                <w:webHidden/>
              </w:rPr>
            </w:rPrChange>
          </w:rPr>
          <w:fldChar w:fldCharType="begin"/>
        </w:r>
        <w:r w:rsidR="00EC1C00" w:rsidRPr="00EC1C00">
          <w:rPr>
            <w:b/>
            <w:bCs w:val="0"/>
            <w:webHidden/>
            <w:rPrChange w:id="32" w:author="Luísa Jardim" w:date="2021-08-30T15:46:00Z">
              <w:rPr>
                <w:webHidden/>
              </w:rPr>
            </w:rPrChange>
          </w:rPr>
          <w:instrText xml:space="preserve"> PAGEREF _Toc81230805 \h </w:instrText>
        </w:r>
      </w:ins>
      <w:r w:rsidR="00EC1C00" w:rsidRPr="008D0578">
        <w:rPr>
          <w:b/>
          <w:bCs w:val="0"/>
          <w:webHidden/>
        </w:rPr>
      </w:r>
      <w:r w:rsidR="00EC1C00" w:rsidRPr="00EC1C00">
        <w:rPr>
          <w:b/>
          <w:bCs w:val="0"/>
          <w:webHidden/>
          <w:rPrChange w:id="33" w:author="Luísa Jardim" w:date="2021-08-30T15:46:00Z">
            <w:rPr>
              <w:webHidden/>
            </w:rPr>
          </w:rPrChange>
        </w:rPr>
        <w:fldChar w:fldCharType="separate"/>
      </w:r>
      <w:ins w:id="34" w:author="Luísa Jardim" w:date="2021-08-30T15:46:00Z">
        <w:r w:rsidR="00EC1C00" w:rsidRPr="00EC1C00">
          <w:rPr>
            <w:b/>
            <w:bCs w:val="0"/>
            <w:webHidden/>
            <w:rPrChange w:id="35" w:author="Luísa Jardim" w:date="2021-08-30T15:46:00Z">
              <w:rPr>
                <w:webHidden/>
              </w:rPr>
            </w:rPrChange>
          </w:rPr>
          <w:t>7</w:t>
        </w:r>
        <w:r w:rsidR="00EC1C00" w:rsidRPr="00EC1C00">
          <w:rPr>
            <w:b/>
            <w:bCs w:val="0"/>
            <w:webHidden/>
            <w:rPrChange w:id="36" w:author="Luísa Jardim" w:date="2021-08-30T15:46:00Z">
              <w:rPr>
                <w:webHidden/>
              </w:rPr>
            </w:rPrChange>
          </w:rPr>
          <w:fldChar w:fldCharType="end"/>
        </w:r>
        <w:r w:rsidR="00EC1C00" w:rsidRPr="00EC1C00">
          <w:rPr>
            <w:rStyle w:val="Hyperlink"/>
            <w:b/>
            <w:bCs w:val="0"/>
            <w:rPrChange w:id="37" w:author="Luísa Jardim" w:date="2021-08-30T15:46:00Z">
              <w:rPr>
                <w:rStyle w:val="Hyperlink"/>
              </w:rPr>
            </w:rPrChange>
          </w:rPr>
          <w:fldChar w:fldCharType="end"/>
        </w:r>
      </w:ins>
    </w:p>
    <w:p w14:paraId="2C695C48" w14:textId="5155F98B" w:rsidR="00EC1C00" w:rsidRPr="00EC1C00" w:rsidRDefault="00EC1C00">
      <w:pPr>
        <w:pStyle w:val="Sumrio1"/>
        <w:rPr>
          <w:ins w:id="38" w:author="Luísa Jardim" w:date="2021-08-30T15:46:00Z"/>
          <w:rFonts w:asciiTheme="minorHAnsi" w:eastAsiaTheme="minorEastAsia" w:hAnsiTheme="minorHAnsi" w:cstheme="minorBidi"/>
          <w:b/>
          <w:bCs w:val="0"/>
          <w:sz w:val="22"/>
          <w:szCs w:val="22"/>
          <w:lang w:eastAsia="pt-BR"/>
          <w:rPrChange w:id="39" w:author="Luísa Jardim" w:date="2021-08-30T15:46:00Z">
            <w:rPr>
              <w:ins w:id="40" w:author="Luísa Jardim" w:date="2021-08-30T15:46:00Z"/>
              <w:rFonts w:asciiTheme="minorHAnsi" w:eastAsiaTheme="minorEastAsia" w:hAnsiTheme="minorHAnsi" w:cstheme="minorBidi"/>
              <w:bCs w:val="0"/>
              <w:sz w:val="22"/>
              <w:szCs w:val="22"/>
              <w:lang w:eastAsia="pt-BR"/>
            </w:rPr>
          </w:rPrChange>
        </w:rPr>
      </w:pPr>
      <w:ins w:id="41" w:author="Luísa Jardim" w:date="2021-08-30T15:46:00Z">
        <w:r w:rsidRPr="00EC1C00">
          <w:rPr>
            <w:rStyle w:val="Hyperlink"/>
            <w:b/>
            <w:bCs w:val="0"/>
            <w:rPrChange w:id="42" w:author="Luísa Jardim" w:date="2021-08-30T15:46:00Z">
              <w:rPr>
                <w:rStyle w:val="Hyperlink"/>
              </w:rPr>
            </w:rPrChange>
          </w:rPr>
          <w:fldChar w:fldCharType="begin"/>
        </w:r>
        <w:r w:rsidRPr="00EC1C00">
          <w:rPr>
            <w:rStyle w:val="Hyperlink"/>
            <w:b/>
            <w:bCs w:val="0"/>
            <w:rPrChange w:id="43" w:author="Luísa Jardim" w:date="2021-08-30T15:46:00Z">
              <w:rPr>
                <w:rStyle w:val="Hyperlink"/>
              </w:rPr>
            </w:rPrChange>
          </w:rPr>
          <w:instrText xml:space="preserve"> </w:instrText>
        </w:r>
        <w:r w:rsidRPr="00EC1C00">
          <w:rPr>
            <w:b/>
            <w:bCs w:val="0"/>
            <w:rPrChange w:id="44" w:author="Luísa Jardim" w:date="2021-08-30T15:46:00Z">
              <w:rPr/>
            </w:rPrChange>
          </w:rPr>
          <w:instrText>HYPERLINK \l "_Toc81230806"</w:instrText>
        </w:r>
        <w:r w:rsidRPr="00EC1C00">
          <w:rPr>
            <w:rStyle w:val="Hyperlink"/>
            <w:b/>
            <w:bCs w:val="0"/>
            <w:rPrChange w:id="45" w:author="Luísa Jardim" w:date="2021-08-30T15:46:00Z">
              <w:rPr>
                <w:rStyle w:val="Hyperlink"/>
              </w:rPr>
            </w:rPrChange>
          </w:rPr>
          <w:instrText xml:space="preserve"> </w:instrText>
        </w:r>
        <w:r w:rsidRPr="00EC1C00">
          <w:rPr>
            <w:rStyle w:val="Hyperlink"/>
            <w:b/>
            <w:bCs w:val="0"/>
            <w:rPrChange w:id="46" w:author="Luísa Jardim" w:date="2021-08-30T15:46:00Z">
              <w:rPr>
                <w:rStyle w:val="Hyperlink"/>
              </w:rPr>
            </w:rPrChange>
          </w:rPr>
          <w:fldChar w:fldCharType="separate"/>
        </w:r>
        <w:r w:rsidRPr="00EC1C00">
          <w:rPr>
            <w:rStyle w:val="Hyperlink"/>
            <w:b/>
            <w:bCs w:val="0"/>
            <w:rPrChange w:id="47" w:author="Luísa Jardim" w:date="2021-08-30T15:46:00Z">
              <w:rPr>
                <w:rStyle w:val="Hyperlink"/>
              </w:rPr>
            </w:rPrChange>
          </w:rPr>
          <w:t>2</w:t>
        </w:r>
        <w:r w:rsidRPr="00EC1C00">
          <w:rPr>
            <w:rFonts w:asciiTheme="minorHAnsi" w:eastAsiaTheme="minorEastAsia" w:hAnsiTheme="minorHAnsi" w:cstheme="minorBidi"/>
            <w:b/>
            <w:bCs w:val="0"/>
            <w:sz w:val="22"/>
            <w:szCs w:val="22"/>
            <w:lang w:eastAsia="pt-BR"/>
            <w:rPrChange w:id="48" w:author="Luísa Jardim" w:date="2021-08-30T15:46:00Z">
              <w:rPr>
                <w:rFonts w:asciiTheme="minorHAnsi" w:eastAsiaTheme="minorEastAsia" w:hAnsiTheme="minorHAnsi" w:cstheme="minorBidi"/>
                <w:bCs w:val="0"/>
                <w:sz w:val="22"/>
                <w:szCs w:val="22"/>
                <w:lang w:eastAsia="pt-BR"/>
              </w:rPr>
            </w:rPrChange>
          </w:rPr>
          <w:t xml:space="preserve"> </w:t>
        </w:r>
        <w:r w:rsidRPr="00EC1C00">
          <w:rPr>
            <w:rStyle w:val="Hyperlink"/>
            <w:b/>
            <w:bCs w:val="0"/>
            <w:rPrChange w:id="49" w:author="Luísa Jardim" w:date="2021-08-30T15:46:00Z">
              <w:rPr>
                <w:rStyle w:val="Hyperlink"/>
              </w:rPr>
            </w:rPrChange>
          </w:rPr>
          <w:t>OBJETIVOS</w:t>
        </w:r>
        <w:r w:rsidRPr="00EC1C00">
          <w:rPr>
            <w:b/>
            <w:bCs w:val="0"/>
            <w:webHidden/>
            <w:rPrChange w:id="50" w:author="Luísa Jardim" w:date="2021-08-30T15:46:00Z">
              <w:rPr>
                <w:webHidden/>
              </w:rPr>
            </w:rPrChange>
          </w:rPr>
          <w:tab/>
        </w:r>
        <w:r w:rsidRPr="00EC1C00">
          <w:rPr>
            <w:b/>
            <w:bCs w:val="0"/>
            <w:webHidden/>
            <w:rPrChange w:id="51" w:author="Luísa Jardim" w:date="2021-08-30T15:46:00Z">
              <w:rPr>
                <w:webHidden/>
              </w:rPr>
            </w:rPrChange>
          </w:rPr>
          <w:fldChar w:fldCharType="begin"/>
        </w:r>
        <w:r w:rsidRPr="00EC1C00">
          <w:rPr>
            <w:b/>
            <w:bCs w:val="0"/>
            <w:webHidden/>
            <w:rPrChange w:id="52" w:author="Luísa Jardim" w:date="2021-08-30T15:46:00Z">
              <w:rPr>
                <w:webHidden/>
              </w:rPr>
            </w:rPrChange>
          </w:rPr>
          <w:instrText xml:space="preserve"> PAGEREF _Toc81230806 \h </w:instrText>
        </w:r>
      </w:ins>
      <w:r w:rsidRPr="008D0578">
        <w:rPr>
          <w:b/>
          <w:bCs w:val="0"/>
          <w:webHidden/>
        </w:rPr>
      </w:r>
      <w:r w:rsidRPr="00EC1C00">
        <w:rPr>
          <w:b/>
          <w:bCs w:val="0"/>
          <w:webHidden/>
          <w:rPrChange w:id="53" w:author="Luísa Jardim" w:date="2021-08-30T15:46:00Z">
            <w:rPr>
              <w:webHidden/>
            </w:rPr>
          </w:rPrChange>
        </w:rPr>
        <w:fldChar w:fldCharType="separate"/>
      </w:r>
      <w:ins w:id="54" w:author="Luísa Jardim" w:date="2021-08-30T15:46:00Z">
        <w:r w:rsidRPr="00EC1C00">
          <w:rPr>
            <w:b/>
            <w:bCs w:val="0"/>
            <w:webHidden/>
            <w:rPrChange w:id="55" w:author="Luísa Jardim" w:date="2021-08-30T15:46:00Z">
              <w:rPr>
                <w:webHidden/>
              </w:rPr>
            </w:rPrChange>
          </w:rPr>
          <w:t>17</w:t>
        </w:r>
        <w:r w:rsidRPr="00EC1C00">
          <w:rPr>
            <w:b/>
            <w:bCs w:val="0"/>
            <w:webHidden/>
            <w:rPrChange w:id="56" w:author="Luísa Jardim" w:date="2021-08-30T15:46:00Z">
              <w:rPr>
                <w:webHidden/>
              </w:rPr>
            </w:rPrChange>
          </w:rPr>
          <w:fldChar w:fldCharType="end"/>
        </w:r>
        <w:r w:rsidRPr="00EC1C00">
          <w:rPr>
            <w:rStyle w:val="Hyperlink"/>
            <w:b/>
            <w:bCs w:val="0"/>
            <w:rPrChange w:id="57" w:author="Luísa Jardim" w:date="2021-08-30T15:46:00Z">
              <w:rPr>
                <w:rStyle w:val="Hyperlink"/>
              </w:rPr>
            </w:rPrChange>
          </w:rPr>
          <w:fldChar w:fldCharType="end"/>
        </w:r>
      </w:ins>
    </w:p>
    <w:p w14:paraId="61060A4D" w14:textId="72EAFF81" w:rsidR="00EC1C00" w:rsidRDefault="00EC1C00">
      <w:pPr>
        <w:pStyle w:val="Sumrio1"/>
        <w:rPr>
          <w:ins w:id="58" w:author="Luísa Jardim" w:date="2021-08-30T15:46:00Z"/>
          <w:rFonts w:asciiTheme="minorHAnsi" w:eastAsiaTheme="minorEastAsia" w:hAnsiTheme="minorHAnsi" w:cstheme="minorBidi"/>
          <w:bCs w:val="0"/>
          <w:sz w:val="22"/>
          <w:szCs w:val="22"/>
          <w:lang w:eastAsia="pt-BR"/>
        </w:rPr>
      </w:pPr>
      <w:ins w:id="59" w:author="Luísa Jardim" w:date="2021-08-30T15:46:00Z">
        <w:r w:rsidRPr="00886D17">
          <w:rPr>
            <w:rStyle w:val="Hyperlink"/>
          </w:rPr>
          <w:fldChar w:fldCharType="begin"/>
        </w:r>
        <w:r w:rsidRPr="00886D17">
          <w:rPr>
            <w:rStyle w:val="Hyperlink"/>
          </w:rPr>
          <w:instrText xml:space="preserve"> </w:instrText>
        </w:r>
        <w:r>
          <w:instrText>HYPERLINK \l "_Toc81230807"</w:instrText>
        </w:r>
        <w:r w:rsidRPr="00886D17">
          <w:rPr>
            <w:rStyle w:val="Hyperlink"/>
          </w:rPr>
          <w:instrText xml:space="preserve"> </w:instrText>
        </w:r>
        <w:r w:rsidRPr="00886D17">
          <w:rPr>
            <w:rStyle w:val="Hyperlink"/>
          </w:rPr>
          <w:fldChar w:fldCharType="separate"/>
        </w:r>
        <w:r w:rsidRPr="00886D17">
          <w:rPr>
            <w:rStyle w:val="Hyperlink"/>
            <w:rFonts w:eastAsiaTheme="majorEastAsia"/>
          </w:rPr>
          <w:t>2.1 OBJETIVO GERAL</w:t>
        </w:r>
        <w:r>
          <w:rPr>
            <w:webHidden/>
          </w:rPr>
          <w:tab/>
        </w:r>
        <w:r>
          <w:rPr>
            <w:webHidden/>
          </w:rPr>
          <w:fldChar w:fldCharType="begin"/>
        </w:r>
        <w:r>
          <w:rPr>
            <w:webHidden/>
          </w:rPr>
          <w:instrText xml:space="preserve"> PAGEREF _Toc81230807 \h </w:instrText>
        </w:r>
      </w:ins>
      <w:r>
        <w:rPr>
          <w:webHidden/>
        </w:rPr>
      </w:r>
      <w:r>
        <w:rPr>
          <w:webHidden/>
        </w:rPr>
        <w:fldChar w:fldCharType="separate"/>
      </w:r>
      <w:ins w:id="60" w:author="Luísa Jardim" w:date="2021-08-30T15:46:00Z">
        <w:r>
          <w:rPr>
            <w:webHidden/>
          </w:rPr>
          <w:t>17</w:t>
        </w:r>
        <w:r>
          <w:rPr>
            <w:webHidden/>
          </w:rPr>
          <w:fldChar w:fldCharType="end"/>
        </w:r>
        <w:r w:rsidRPr="00886D17">
          <w:rPr>
            <w:rStyle w:val="Hyperlink"/>
          </w:rPr>
          <w:fldChar w:fldCharType="end"/>
        </w:r>
      </w:ins>
    </w:p>
    <w:p w14:paraId="3FC60523" w14:textId="04074F42" w:rsidR="00EC1C00" w:rsidRDefault="00EC1C00">
      <w:pPr>
        <w:pStyle w:val="Sumrio1"/>
        <w:rPr>
          <w:ins w:id="61" w:author="Luísa Jardim" w:date="2021-08-30T15:46:00Z"/>
          <w:rFonts w:asciiTheme="minorHAnsi" w:eastAsiaTheme="minorEastAsia" w:hAnsiTheme="minorHAnsi" w:cstheme="minorBidi"/>
          <w:bCs w:val="0"/>
          <w:sz w:val="22"/>
          <w:szCs w:val="22"/>
          <w:lang w:eastAsia="pt-BR"/>
        </w:rPr>
      </w:pPr>
      <w:ins w:id="62" w:author="Luísa Jardim" w:date="2021-08-30T15:46:00Z">
        <w:r w:rsidRPr="00886D17">
          <w:rPr>
            <w:rStyle w:val="Hyperlink"/>
          </w:rPr>
          <w:fldChar w:fldCharType="begin"/>
        </w:r>
        <w:r w:rsidRPr="00886D17">
          <w:rPr>
            <w:rStyle w:val="Hyperlink"/>
          </w:rPr>
          <w:instrText xml:space="preserve"> </w:instrText>
        </w:r>
        <w:r>
          <w:instrText>HYPERLINK \l "_Toc81230808"</w:instrText>
        </w:r>
        <w:r w:rsidRPr="00886D17">
          <w:rPr>
            <w:rStyle w:val="Hyperlink"/>
          </w:rPr>
          <w:instrText xml:space="preserve"> </w:instrText>
        </w:r>
        <w:r w:rsidRPr="00886D17">
          <w:rPr>
            <w:rStyle w:val="Hyperlink"/>
          </w:rPr>
          <w:fldChar w:fldCharType="separate"/>
        </w:r>
        <w:r w:rsidRPr="00886D17">
          <w:rPr>
            <w:rStyle w:val="Hyperlink"/>
          </w:rPr>
          <w:t>2.2.</w:t>
        </w:r>
        <w:r>
          <w:rPr>
            <w:rFonts w:asciiTheme="minorHAnsi" w:eastAsiaTheme="minorEastAsia" w:hAnsiTheme="minorHAnsi" w:cstheme="minorBidi"/>
            <w:bCs w:val="0"/>
            <w:sz w:val="22"/>
            <w:szCs w:val="22"/>
            <w:lang w:eastAsia="pt-BR"/>
          </w:rPr>
          <w:t xml:space="preserve"> </w:t>
        </w:r>
        <w:r w:rsidRPr="00886D17">
          <w:rPr>
            <w:rStyle w:val="Hyperlink"/>
          </w:rPr>
          <w:t>OBJETIVOS ESPECÍFICOS</w:t>
        </w:r>
        <w:r>
          <w:rPr>
            <w:webHidden/>
          </w:rPr>
          <w:tab/>
        </w:r>
        <w:r>
          <w:rPr>
            <w:webHidden/>
          </w:rPr>
          <w:fldChar w:fldCharType="begin"/>
        </w:r>
        <w:r>
          <w:rPr>
            <w:webHidden/>
          </w:rPr>
          <w:instrText xml:space="preserve"> PAGEREF _Toc81230808 \h </w:instrText>
        </w:r>
      </w:ins>
      <w:r>
        <w:rPr>
          <w:webHidden/>
        </w:rPr>
      </w:r>
      <w:r>
        <w:rPr>
          <w:webHidden/>
        </w:rPr>
        <w:fldChar w:fldCharType="separate"/>
      </w:r>
      <w:ins w:id="63" w:author="Luísa Jardim" w:date="2021-08-30T15:46:00Z">
        <w:r>
          <w:rPr>
            <w:webHidden/>
          </w:rPr>
          <w:t>17</w:t>
        </w:r>
        <w:r>
          <w:rPr>
            <w:webHidden/>
          </w:rPr>
          <w:fldChar w:fldCharType="end"/>
        </w:r>
        <w:r w:rsidRPr="00886D17">
          <w:rPr>
            <w:rStyle w:val="Hyperlink"/>
          </w:rPr>
          <w:fldChar w:fldCharType="end"/>
        </w:r>
      </w:ins>
    </w:p>
    <w:p w14:paraId="2ABFEF66" w14:textId="50E77D55" w:rsidR="00EC1C00" w:rsidRPr="00EC1C00" w:rsidRDefault="00EC1C00">
      <w:pPr>
        <w:pStyle w:val="Sumrio1"/>
        <w:rPr>
          <w:ins w:id="64" w:author="Luísa Jardim" w:date="2021-08-30T15:46:00Z"/>
          <w:rFonts w:asciiTheme="minorHAnsi" w:eastAsiaTheme="minorEastAsia" w:hAnsiTheme="minorHAnsi" w:cstheme="minorBidi"/>
          <w:b/>
          <w:bCs w:val="0"/>
          <w:sz w:val="22"/>
          <w:szCs w:val="22"/>
          <w:lang w:eastAsia="pt-BR"/>
          <w:rPrChange w:id="65" w:author="Luísa Jardim" w:date="2021-08-30T15:46:00Z">
            <w:rPr>
              <w:ins w:id="66" w:author="Luísa Jardim" w:date="2021-08-30T15:46:00Z"/>
              <w:rFonts w:asciiTheme="minorHAnsi" w:eastAsiaTheme="minorEastAsia" w:hAnsiTheme="minorHAnsi" w:cstheme="minorBidi"/>
              <w:bCs w:val="0"/>
              <w:sz w:val="22"/>
              <w:szCs w:val="22"/>
              <w:lang w:eastAsia="pt-BR"/>
            </w:rPr>
          </w:rPrChange>
        </w:rPr>
      </w:pPr>
      <w:ins w:id="67" w:author="Luísa Jardim" w:date="2021-08-30T15:46:00Z">
        <w:r w:rsidRPr="00EC1C00">
          <w:rPr>
            <w:rStyle w:val="Hyperlink"/>
            <w:b/>
            <w:bCs w:val="0"/>
            <w:rPrChange w:id="68" w:author="Luísa Jardim" w:date="2021-08-30T15:46:00Z">
              <w:rPr>
                <w:rStyle w:val="Hyperlink"/>
              </w:rPr>
            </w:rPrChange>
          </w:rPr>
          <w:fldChar w:fldCharType="begin"/>
        </w:r>
        <w:r w:rsidRPr="00EC1C00">
          <w:rPr>
            <w:rStyle w:val="Hyperlink"/>
            <w:b/>
            <w:bCs w:val="0"/>
            <w:rPrChange w:id="69" w:author="Luísa Jardim" w:date="2021-08-30T15:46:00Z">
              <w:rPr>
                <w:rStyle w:val="Hyperlink"/>
              </w:rPr>
            </w:rPrChange>
          </w:rPr>
          <w:instrText xml:space="preserve"> </w:instrText>
        </w:r>
        <w:r w:rsidRPr="00EC1C00">
          <w:rPr>
            <w:b/>
            <w:bCs w:val="0"/>
            <w:rPrChange w:id="70" w:author="Luísa Jardim" w:date="2021-08-30T15:46:00Z">
              <w:rPr/>
            </w:rPrChange>
          </w:rPr>
          <w:instrText>HYPERLINK \l "_Toc81230809"</w:instrText>
        </w:r>
        <w:r w:rsidRPr="00EC1C00">
          <w:rPr>
            <w:rStyle w:val="Hyperlink"/>
            <w:b/>
            <w:bCs w:val="0"/>
            <w:rPrChange w:id="71" w:author="Luísa Jardim" w:date="2021-08-30T15:46:00Z">
              <w:rPr>
                <w:rStyle w:val="Hyperlink"/>
              </w:rPr>
            </w:rPrChange>
          </w:rPr>
          <w:instrText xml:space="preserve"> </w:instrText>
        </w:r>
        <w:r w:rsidRPr="00EC1C00">
          <w:rPr>
            <w:rStyle w:val="Hyperlink"/>
            <w:b/>
            <w:bCs w:val="0"/>
            <w:rPrChange w:id="72" w:author="Luísa Jardim" w:date="2021-08-30T15:46:00Z">
              <w:rPr>
                <w:rStyle w:val="Hyperlink"/>
              </w:rPr>
            </w:rPrChange>
          </w:rPr>
          <w:fldChar w:fldCharType="separate"/>
        </w:r>
        <w:r w:rsidRPr="00EC1C00">
          <w:rPr>
            <w:rStyle w:val="Hyperlink"/>
            <w:b/>
            <w:bCs w:val="0"/>
            <w:rPrChange w:id="73" w:author="Luísa Jardim" w:date="2021-08-30T15:46:00Z">
              <w:rPr>
                <w:rStyle w:val="Hyperlink"/>
              </w:rPr>
            </w:rPrChange>
          </w:rPr>
          <w:t>3</w:t>
        </w:r>
        <w:r w:rsidRPr="00EC1C00">
          <w:rPr>
            <w:rFonts w:asciiTheme="minorHAnsi" w:eastAsiaTheme="minorEastAsia" w:hAnsiTheme="minorHAnsi" w:cstheme="minorBidi"/>
            <w:b/>
            <w:bCs w:val="0"/>
            <w:sz w:val="22"/>
            <w:szCs w:val="22"/>
            <w:lang w:eastAsia="pt-BR"/>
            <w:rPrChange w:id="74" w:author="Luísa Jardim" w:date="2021-08-30T15:46:00Z">
              <w:rPr>
                <w:rFonts w:asciiTheme="minorHAnsi" w:eastAsiaTheme="minorEastAsia" w:hAnsiTheme="minorHAnsi" w:cstheme="minorBidi"/>
                <w:bCs w:val="0"/>
                <w:sz w:val="22"/>
                <w:szCs w:val="22"/>
                <w:lang w:eastAsia="pt-BR"/>
              </w:rPr>
            </w:rPrChange>
          </w:rPr>
          <w:tab/>
        </w:r>
        <w:r w:rsidRPr="00EC1C00">
          <w:rPr>
            <w:rStyle w:val="Hyperlink"/>
            <w:b/>
            <w:bCs w:val="0"/>
            <w:rPrChange w:id="75" w:author="Luísa Jardim" w:date="2021-08-30T15:46:00Z">
              <w:rPr>
                <w:rStyle w:val="Hyperlink"/>
              </w:rPr>
            </w:rPrChange>
          </w:rPr>
          <w:t>METODOLOGIA</w:t>
        </w:r>
        <w:r w:rsidRPr="00EC1C00">
          <w:rPr>
            <w:b/>
            <w:bCs w:val="0"/>
            <w:webHidden/>
            <w:rPrChange w:id="76" w:author="Luísa Jardim" w:date="2021-08-30T15:46:00Z">
              <w:rPr>
                <w:webHidden/>
              </w:rPr>
            </w:rPrChange>
          </w:rPr>
          <w:tab/>
        </w:r>
        <w:r w:rsidRPr="00EC1C00">
          <w:rPr>
            <w:b/>
            <w:bCs w:val="0"/>
            <w:webHidden/>
            <w:rPrChange w:id="77" w:author="Luísa Jardim" w:date="2021-08-30T15:46:00Z">
              <w:rPr>
                <w:webHidden/>
              </w:rPr>
            </w:rPrChange>
          </w:rPr>
          <w:fldChar w:fldCharType="begin"/>
        </w:r>
        <w:r w:rsidRPr="00EC1C00">
          <w:rPr>
            <w:b/>
            <w:bCs w:val="0"/>
            <w:webHidden/>
            <w:rPrChange w:id="78" w:author="Luísa Jardim" w:date="2021-08-30T15:46:00Z">
              <w:rPr>
                <w:webHidden/>
              </w:rPr>
            </w:rPrChange>
          </w:rPr>
          <w:instrText xml:space="preserve"> PAGEREF _Toc81230809 \h </w:instrText>
        </w:r>
      </w:ins>
      <w:r w:rsidRPr="008D0578">
        <w:rPr>
          <w:b/>
          <w:bCs w:val="0"/>
          <w:webHidden/>
        </w:rPr>
      </w:r>
      <w:r w:rsidRPr="00EC1C00">
        <w:rPr>
          <w:b/>
          <w:bCs w:val="0"/>
          <w:webHidden/>
          <w:rPrChange w:id="79" w:author="Luísa Jardim" w:date="2021-08-30T15:46:00Z">
            <w:rPr>
              <w:webHidden/>
            </w:rPr>
          </w:rPrChange>
        </w:rPr>
        <w:fldChar w:fldCharType="separate"/>
      </w:r>
      <w:ins w:id="80" w:author="Luísa Jardim" w:date="2021-08-30T15:46:00Z">
        <w:r w:rsidRPr="00EC1C00">
          <w:rPr>
            <w:b/>
            <w:bCs w:val="0"/>
            <w:webHidden/>
            <w:rPrChange w:id="81" w:author="Luísa Jardim" w:date="2021-08-30T15:46:00Z">
              <w:rPr>
                <w:webHidden/>
              </w:rPr>
            </w:rPrChange>
          </w:rPr>
          <w:t>17</w:t>
        </w:r>
        <w:r w:rsidRPr="00EC1C00">
          <w:rPr>
            <w:b/>
            <w:bCs w:val="0"/>
            <w:webHidden/>
            <w:rPrChange w:id="82" w:author="Luísa Jardim" w:date="2021-08-30T15:46:00Z">
              <w:rPr>
                <w:webHidden/>
              </w:rPr>
            </w:rPrChange>
          </w:rPr>
          <w:fldChar w:fldCharType="end"/>
        </w:r>
        <w:r w:rsidRPr="00EC1C00">
          <w:rPr>
            <w:rStyle w:val="Hyperlink"/>
            <w:b/>
            <w:bCs w:val="0"/>
            <w:rPrChange w:id="83" w:author="Luísa Jardim" w:date="2021-08-30T15:46:00Z">
              <w:rPr>
                <w:rStyle w:val="Hyperlink"/>
              </w:rPr>
            </w:rPrChange>
          </w:rPr>
          <w:fldChar w:fldCharType="end"/>
        </w:r>
      </w:ins>
    </w:p>
    <w:p w14:paraId="204FF42C" w14:textId="4D4781A6" w:rsidR="00EC1C00" w:rsidRDefault="00EC1C00">
      <w:pPr>
        <w:pStyle w:val="Sumrio1"/>
        <w:rPr>
          <w:ins w:id="84" w:author="Luísa Jardim" w:date="2021-08-30T15:46:00Z"/>
          <w:rFonts w:asciiTheme="minorHAnsi" w:eastAsiaTheme="minorEastAsia" w:hAnsiTheme="minorHAnsi" w:cstheme="minorBidi"/>
          <w:bCs w:val="0"/>
          <w:sz w:val="22"/>
          <w:szCs w:val="22"/>
          <w:lang w:eastAsia="pt-BR"/>
        </w:rPr>
      </w:pPr>
      <w:ins w:id="85" w:author="Luísa Jardim" w:date="2021-08-30T15:46:00Z">
        <w:r w:rsidRPr="00886D17">
          <w:rPr>
            <w:rStyle w:val="Hyperlink"/>
          </w:rPr>
          <w:fldChar w:fldCharType="begin"/>
        </w:r>
        <w:r w:rsidRPr="00886D17">
          <w:rPr>
            <w:rStyle w:val="Hyperlink"/>
          </w:rPr>
          <w:instrText xml:space="preserve"> </w:instrText>
        </w:r>
        <w:r>
          <w:instrText>HYPERLINK \l "_Toc81230810"</w:instrText>
        </w:r>
        <w:r w:rsidRPr="00886D17">
          <w:rPr>
            <w:rStyle w:val="Hyperlink"/>
          </w:rPr>
          <w:instrText xml:space="preserve"> </w:instrText>
        </w:r>
        <w:r w:rsidRPr="00886D17">
          <w:rPr>
            <w:rStyle w:val="Hyperlink"/>
          </w:rPr>
          <w:fldChar w:fldCharType="separate"/>
        </w:r>
        <w:r w:rsidRPr="00886D17">
          <w:rPr>
            <w:rStyle w:val="Hyperlink"/>
          </w:rPr>
          <w:t>3.1 DELINEAMENTO DO ESTUDO</w:t>
        </w:r>
        <w:r>
          <w:rPr>
            <w:webHidden/>
          </w:rPr>
          <w:tab/>
        </w:r>
        <w:r>
          <w:rPr>
            <w:webHidden/>
          </w:rPr>
          <w:fldChar w:fldCharType="begin"/>
        </w:r>
        <w:r>
          <w:rPr>
            <w:webHidden/>
          </w:rPr>
          <w:instrText xml:space="preserve"> PAGEREF _Toc81230810 \h </w:instrText>
        </w:r>
      </w:ins>
      <w:r>
        <w:rPr>
          <w:webHidden/>
        </w:rPr>
      </w:r>
      <w:r>
        <w:rPr>
          <w:webHidden/>
        </w:rPr>
        <w:fldChar w:fldCharType="separate"/>
      </w:r>
      <w:ins w:id="86" w:author="Luísa Jardim" w:date="2021-08-30T15:46:00Z">
        <w:r>
          <w:rPr>
            <w:webHidden/>
          </w:rPr>
          <w:t>17</w:t>
        </w:r>
        <w:r>
          <w:rPr>
            <w:webHidden/>
          </w:rPr>
          <w:fldChar w:fldCharType="end"/>
        </w:r>
        <w:r w:rsidRPr="00886D17">
          <w:rPr>
            <w:rStyle w:val="Hyperlink"/>
          </w:rPr>
          <w:fldChar w:fldCharType="end"/>
        </w:r>
      </w:ins>
    </w:p>
    <w:p w14:paraId="365706D7" w14:textId="300BFB4C" w:rsidR="00EC1C00" w:rsidRDefault="00EC1C00">
      <w:pPr>
        <w:pStyle w:val="Sumrio1"/>
        <w:rPr>
          <w:ins w:id="87" w:author="Luísa Jardim" w:date="2021-08-30T15:46:00Z"/>
          <w:rFonts w:asciiTheme="minorHAnsi" w:eastAsiaTheme="minorEastAsia" w:hAnsiTheme="minorHAnsi" w:cstheme="minorBidi"/>
          <w:bCs w:val="0"/>
          <w:sz w:val="22"/>
          <w:szCs w:val="22"/>
          <w:lang w:eastAsia="pt-BR"/>
        </w:rPr>
      </w:pPr>
      <w:ins w:id="88" w:author="Luísa Jardim" w:date="2021-08-30T15:46:00Z">
        <w:r w:rsidRPr="00886D17">
          <w:rPr>
            <w:rStyle w:val="Hyperlink"/>
          </w:rPr>
          <w:fldChar w:fldCharType="begin"/>
        </w:r>
        <w:r w:rsidRPr="00886D17">
          <w:rPr>
            <w:rStyle w:val="Hyperlink"/>
          </w:rPr>
          <w:instrText xml:space="preserve"> </w:instrText>
        </w:r>
        <w:r>
          <w:instrText>HYPERLINK \l "_Toc81230811"</w:instrText>
        </w:r>
        <w:r w:rsidRPr="00886D17">
          <w:rPr>
            <w:rStyle w:val="Hyperlink"/>
          </w:rPr>
          <w:instrText xml:space="preserve"> </w:instrText>
        </w:r>
        <w:r w:rsidRPr="00886D17">
          <w:rPr>
            <w:rStyle w:val="Hyperlink"/>
          </w:rPr>
          <w:fldChar w:fldCharType="separate"/>
        </w:r>
        <w:r w:rsidRPr="00886D17">
          <w:rPr>
            <w:rStyle w:val="Hyperlink"/>
          </w:rPr>
          <w:t>3.2</w:t>
        </w:r>
      </w:ins>
      <w:ins w:id="89" w:author="Luísa Jardim" w:date="2021-08-30T15:47:00Z">
        <w:r>
          <w:rPr>
            <w:rFonts w:asciiTheme="minorHAnsi" w:eastAsiaTheme="minorEastAsia" w:hAnsiTheme="minorHAnsi" w:cstheme="minorBidi"/>
            <w:bCs w:val="0"/>
            <w:sz w:val="22"/>
            <w:szCs w:val="22"/>
            <w:lang w:eastAsia="pt-BR"/>
          </w:rPr>
          <w:t xml:space="preserve"> </w:t>
        </w:r>
      </w:ins>
      <w:ins w:id="90" w:author="Luísa Jardim" w:date="2021-08-30T15:46:00Z">
        <w:r w:rsidRPr="00886D17">
          <w:rPr>
            <w:rStyle w:val="Hyperlink"/>
          </w:rPr>
          <w:t>ETAPA REALIZADA NO ESTUDO ANTERIOR</w:t>
        </w:r>
        <w:r>
          <w:rPr>
            <w:webHidden/>
          </w:rPr>
          <w:tab/>
        </w:r>
        <w:r>
          <w:rPr>
            <w:webHidden/>
          </w:rPr>
          <w:fldChar w:fldCharType="begin"/>
        </w:r>
        <w:r>
          <w:rPr>
            <w:webHidden/>
          </w:rPr>
          <w:instrText xml:space="preserve"> PAGEREF _Toc81230811 \h </w:instrText>
        </w:r>
      </w:ins>
      <w:r>
        <w:rPr>
          <w:webHidden/>
        </w:rPr>
      </w:r>
      <w:r>
        <w:rPr>
          <w:webHidden/>
        </w:rPr>
        <w:fldChar w:fldCharType="separate"/>
      </w:r>
      <w:ins w:id="91" w:author="Luísa Jardim" w:date="2021-08-30T15:46:00Z">
        <w:r>
          <w:rPr>
            <w:webHidden/>
          </w:rPr>
          <w:t>18</w:t>
        </w:r>
        <w:r>
          <w:rPr>
            <w:webHidden/>
          </w:rPr>
          <w:fldChar w:fldCharType="end"/>
        </w:r>
        <w:r w:rsidRPr="00886D17">
          <w:rPr>
            <w:rStyle w:val="Hyperlink"/>
          </w:rPr>
          <w:fldChar w:fldCharType="end"/>
        </w:r>
      </w:ins>
    </w:p>
    <w:p w14:paraId="43AE2B31" w14:textId="79B70ECA" w:rsidR="00EC1C00" w:rsidRPr="00EC1C00" w:rsidRDefault="00EC1C00">
      <w:pPr>
        <w:pStyle w:val="Sumrio1"/>
        <w:rPr>
          <w:ins w:id="92" w:author="Luísa Jardim" w:date="2021-08-30T15:46:00Z"/>
          <w:rFonts w:asciiTheme="minorHAnsi" w:eastAsiaTheme="minorEastAsia" w:hAnsiTheme="minorHAnsi" w:cstheme="minorBidi"/>
          <w:b/>
          <w:bCs w:val="0"/>
          <w:sz w:val="22"/>
          <w:szCs w:val="22"/>
          <w:lang w:eastAsia="pt-BR"/>
          <w:rPrChange w:id="93" w:author="Luísa Jardim" w:date="2021-08-30T15:47:00Z">
            <w:rPr>
              <w:ins w:id="94" w:author="Luísa Jardim" w:date="2021-08-30T15:46:00Z"/>
              <w:rFonts w:asciiTheme="minorHAnsi" w:eastAsiaTheme="minorEastAsia" w:hAnsiTheme="minorHAnsi" w:cstheme="minorBidi"/>
              <w:bCs w:val="0"/>
              <w:sz w:val="22"/>
              <w:szCs w:val="22"/>
              <w:lang w:eastAsia="pt-BR"/>
            </w:rPr>
          </w:rPrChange>
        </w:rPr>
      </w:pPr>
      <w:ins w:id="95" w:author="Luísa Jardim" w:date="2021-08-30T15:46:00Z">
        <w:r w:rsidRPr="00EC1C00">
          <w:rPr>
            <w:rStyle w:val="Hyperlink"/>
            <w:b/>
            <w:bCs w:val="0"/>
            <w:rPrChange w:id="96" w:author="Luísa Jardim" w:date="2021-08-30T15:47:00Z">
              <w:rPr>
                <w:rStyle w:val="Hyperlink"/>
              </w:rPr>
            </w:rPrChange>
          </w:rPr>
          <w:fldChar w:fldCharType="begin"/>
        </w:r>
        <w:r w:rsidRPr="00EC1C00">
          <w:rPr>
            <w:rStyle w:val="Hyperlink"/>
            <w:b/>
            <w:bCs w:val="0"/>
            <w:rPrChange w:id="97" w:author="Luísa Jardim" w:date="2021-08-30T15:47:00Z">
              <w:rPr>
                <w:rStyle w:val="Hyperlink"/>
              </w:rPr>
            </w:rPrChange>
          </w:rPr>
          <w:instrText xml:space="preserve"> </w:instrText>
        </w:r>
        <w:r w:rsidRPr="00EC1C00">
          <w:rPr>
            <w:b/>
            <w:bCs w:val="0"/>
            <w:rPrChange w:id="98" w:author="Luísa Jardim" w:date="2021-08-30T15:47:00Z">
              <w:rPr/>
            </w:rPrChange>
          </w:rPr>
          <w:instrText>HYPERLINK \l "_Toc81230812"</w:instrText>
        </w:r>
        <w:r w:rsidRPr="00EC1C00">
          <w:rPr>
            <w:rStyle w:val="Hyperlink"/>
            <w:b/>
            <w:bCs w:val="0"/>
            <w:rPrChange w:id="99" w:author="Luísa Jardim" w:date="2021-08-30T15:47:00Z">
              <w:rPr>
                <w:rStyle w:val="Hyperlink"/>
              </w:rPr>
            </w:rPrChange>
          </w:rPr>
          <w:instrText xml:space="preserve"> </w:instrText>
        </w:r>
        <w:r w:rsidRPr="00EC1C00">
          <w:rPr>
            <w:rStyle w:val="Hyperlink"/>
            <w:b/>
            <w:bCs w:val="0"/>
            <w:rPrChange w:id="100" w:author="Luísa Jardim" w:date="2021-08-30T15:47:00Z">
              <w:rPr>
                <w:rStyle w:val="Hyperlink"/>
              </w:rPr>
            </w:rPrChange>
          </w:rPr>
          <w:fldChar w:fldCharType="separate"/>
        </w:r>
        <w:r w:rsidRPr="00EC1C00">
          <w:rPr>
            <w:rStyle w:val="Hyperlink"/>
            <w:b/>
            <w:bCs w:val="0"/>
            <w:rPrChange w:id="101" w:author="Luísa Jardim" w:date="2021-08-30T15:47:00Z">
              <w:rPr>
                <w:rStyle w:val="Hyperlink"/>
              </w:rPr>
            </w:rPrChange>
          </w:rPr>
          <w:t>3.2.1 Protocolo para coleta de dados do paciente</w:t>
        </w:r>
        <w:r w:rsidRPr="00EC1C00">
          <w:rPr>
            <w:b/>
            <w:bCs w:val="0"/>
            <w:webHidden/>
            <w:rPrChange w:id="102" w:author="Luísa Jardim" w:date="2021-08-30T15:47:00Z">
              <w:rPr>
                <w:webHidden/>
              </w:rPr>
            </w:rPrChange>
          </w:rPr>
          <w:tab/>
        </w:r>
        <w:r w:rsidRPr="00EC1C00">
          <w:rPr>
            <w:b/>
            <w:bCs w:val="0"/>
            <w:webHidden/>
            <w:rPrChange w:id="103" w:author="Luísa Jardim" w:date="2021-08-30T15:47:00Z">
              <w:rPr>
                <w:webHidden/>
              </w:rPr>
            </w:rPrChange>
          </w:rPr>
          <w:fldChar w:fldCharType="begin"/>
        </w:r>
        <w:r w:rsidRPr="00EC1C00">
          <w:rPr>
            <w:b/>
            <w:bCs w:val="0"/>
            <w:webHidden/>
            <w:rPrChange w:id="104" w:author="Luísa Jardim" w:date="2021-08-30T15:47:00Z">
              <w:rPr>
                <w:webHidden/>
              </w:rPr>
            </w:rPrChange>
          </w:rPr>
          <w:instrText xml:space="preserve"> PAGEREF _Toc81230812 \h </w:instrText>
        </w:r>
      </w:ins>
      <w:r w:rsidRPr="008D0578">
        <w:rPr>
          <w:b/>
          <w:bCs w:val="0"/>
          <w:webHidden/>
        </w:rPr>
      </w:r>
      <w:r w:rsidRPr="00EC1C00">
        <w:rPr>
          <w:b/>
          <w:bCs w:val="0"/>
          <w:webHidden/>
          <w:rPrChange w:id="105" w:author="Luísa Jardim" w:date="2021-08-30T15:47:00Z">
            <w:rPr>
              <w:webHidden/>
            </w:rPr>
          </w:rPrChange>
        </w:rPr>
        <w:fldChar w:fldCharType="separate"/>
      </w:r>
      <w:ins w:id="106" w:author="Luísa Jardim" w:date="2021-08-30T15:46:00Z">
        <w:r w:rsidRPr="00EC1C00">
          <w:rPr>
            <w:b/>
            <w:bCs w:val="0"/>
            <w:webHidden/>
            <w:rPrChange w:id="107" w:author="Luísa Jardim" w:date="2021-08-30T15:47:00Z">
              <w:rPr>
                <w:webHidden/>
              </w:rPr>
            </w:rPrChange>
          </w:rPr>
          <w:t>18</w:t>
        </w:r>
        <w:r w:rsidRPr="00EC1C00">
          <w:rPr>
            <w:b/>
            <w:bCs w:val="0"/>
            <w:webHidden/>
            <w:rPrChange w:id="108" w:author="Luísa Jardim" w:date="2021-08-30T15:47:00Z">
              <w:rPr>
                <w:webHidden/>
              </w:rPr>
            </w:rPrChange>
          </w:rPr>
          <w:fldChar w:fldCharType="end"/>
        </w:r>
        <w:r w:rsidRPr="00EC1C00">
          <w:rPr>
            <w:rStyle w:val="Hyperlink"/>
            <w:b/>
            <w:bCs w:val="0"/>
            <w:rPrChange w:id="109" w:author="Luísa Jardim" w:date="2021-08-30T15:47:00Z">
              <w:rPr>
                <w:rStyle w:val="Hyperlink"/>
              </w:rPr>
            </w:rPrChange>
          </w:rPr>
          <w:fldChar w:fldCharType="end"/>
        </w:r>
      </w:ins>
    </w:p>
    <w:p w14:paraId="0BBBBC6A" w14:textId="5EDD158C" w:rsidR="00EC1C00" w:rsidRPr="00EC1C00" w:rsidRDefault="00EC1C00">
      <w:pPr>
        <w:pStyle w:val="Sumrio1"/>
        <w:tabs>
          <w:tab w:val="left" w:pos="720"/>
        </w:tabs>
        <w:rPr>
          <w:ins w:id="110" w:author="Luísa Jardim" w:date="2021-08-30T15:46:00Z"/>
          <w:rFonts w:asciiTheme="minorHAnsi" w:eastAsiaTheme="minorEastAsia" w:hAnsiTheme="minorHAnsi" w:cstheme="minorBidi"/>
          <w:b/>
          <w:bCs w:val="0"/>
          <w:sz w:val="22"/>
          <w:szCs w:val="22"/>
          <w:lang w:eastAsia="pt-BR"/>
          <w:rPrChange w:id="111" w:author="Luísa Jardim" w:date="2021-08-30T15:47:00Z">
            <w:rPr>
              <w:ins w:id="112" w:author="Luísa Jardim" w:date="2021-08-30T15:46:00Z"/>
              <w:rFonts w:asciiTheme="minorHAnsi" w:eastAsiaTheme="minorEastAsia" w:hAnsiTheme="minorHAnsi" w:cstheme="minorBidi"/>
              <w:bCs w:val="0"/>
              <w:sz w:val="22"/>
              <w:szCs w:val="22"/>
              <w:lang w:eastAsia="pt-BR"/>
            </w:rPr>
          </w:rPrChange>
        </w:rPr>
      </w:pPr>
      <w:ins w:id="113" w:author="Luísa Jardim" w:date="2021-08-30T15:46:00Z">
        <w:r w:rsidRPr="00EC1C00">
          <w:rPr>
            <w:rStyle w:val="Hyperlink"/>
            <w:b/>
            <w:bCs w:val="0"/>
            <w:rPrChange w:id="114" w:author="Luísa Jardim" w:date="2021-08-30T15:47:00Z">
              <w:rPr>
                <w:rStyle w:val="Hyperlink"/>
              </w:rPr>
            </w:rPrChange>
          </w:rPr>
          <w:fldChar w:fldCharType="begin"/>
        </w:r>
        <w:r w:rsidRPr="00EC1C00">
          <w:rPr>
            <w:rStyle w:val="Hyperlink"/>
            <w:b/>
            <w:bCs w:val="0"/>
            <w:rPrChange w:id="115" w:author="Luísa Jardim" w:date="2021-08-30T15:47:00Z">
              <w:rPr>
                <w:rStyle w:val="Hyperlink"/>
              </w:rPr>
            </w:rPrChange>
          </w:rPr>
          <w:instrText xml:space="preserve"> </w:instrText>
        </w:r>
        <w:r w:rsidRPr="00EC1C00">
          <w:rPr>
            <w:b/>
            <w:bCs w:val="0"/>
            <w:rPrChange w:id="116" w:author="Luísa Jardim" w:date="2021-08-30T15:47:00Z">
              <w:rPr/>
            </w:rPrChange>
          </w:rPr>
          <w:instrText>HYPERLINK \l "_Toc81230813"</w:instrText>
        </w:r>
        <w:r w:rsidRPr="00EC1C00">
          <w:rPr>
            <w:rStyle w:val="Hyperlink"/>
            <w:b/>
            <w:bCs w:val="0"/>
            <w:rPrChange w:id="117" w:author="Luísa Jardim" w:date="2021-08-30T15:47:00Z">
              <w:rPr>
                <w:rStyle w:val="Hyperlink"/>
              </w:rPr>
            </w:rPrChange>
          </w:rPr>
          <w:instrText xml:space="preserve"> </w:instrText>
        </w:r>
        <w:r w:rsidRPr="00EC1C00">
          <w:rPr>
            <w:rStyle w:val="Hyperlink"/>
            <w:b/>
            <w:bCs w:val="0"/>
            <w:rPrChange w:id="118" w:author="Luísa Jardim" w:date="2021-08-30T15:47:00Z">
              <w:rPr>
                <w:rStyle w:val="Hyperlink"/>
              </w:rPr>
            </w:rPrChange>
          </w:rPr>
          <w:fldChar w:fldCharType="separate"/>
        </w:r>
        <w:r w:rsidRPr="00EC1C00">
          <w:rPr>
            <w:rStyle w:val="Hyperlink"/>
            <w:b/>
            <w:bCs w:val="0"/>
            <w:rPrChange w:id="119" w:author="Luísa Jardim" w:date="2021-08-30T15:47:00Z">
              <w:rPr>
                <w:rStyle w:val="Hyperlink"/>
              </w:rPr>
            </w:rPrChange>
          </w:rPr>
          <w:t>3.2.2</w:t>
        </w:r>
      </w:ins>
      <w:ins w:id="120" w:author="Luísa Jardim" w:date="2021-08-30T15:47:00Z">
        <w:r>
          <w:rPr>
            <w:rFonts w:asciiTheme="minorHAnsi" w:eastAsiaTheme="minorEastAsia" w:hAnsiTheme="minorHAnsi" w:cstheme="minorBidi"/>
            <w:b/>
            <w:bCs w:val="0"/>
            <w:sz w:val="22"/>
            <w:szCs w:val="22"/>
            <w:lang w:eastAsia="pt-BR"/>
          </w:rPr>
          <w:t xml:space="preserve"> </w:t>
        </w:r>
      </w:ins>
      <w:ins w:id="121" w:author="Luísa Jardim" w:date="2021-08-30T15:46:00Z">
        <w:r w:rsidRPr="00EC1C00">
          <w:rPr>
            <w:rStyle w:val="Hyperlink"/>
            <w:b/>
            <w:bCs w:val="0"/>
            <w:rPrChange w:id="122" w:author="Luísa Jardim" w:date="2021-08-30T15:47:00Z">
              <w:rPr>
                <w:rStyle w:val="Hyperlink"/>
              </w:rPr>
            </w:rPrChange>
          </w:rPr>
          <w:t>Critérios de eligibilidade</w:t>
        </w:r>
        <w:r w:rsidRPr="00EC1C00">
          <w:rPr>
            <w:b/>
            <w:bCs w:val="0"/>
            <w:webHidden/>
            <w:rPrChange w:id="123" w:author="Luísa Jardim" w:date="2021-08-30T15:47:00Z">
              <w:rPr>
                <w:webHidden/>
              </w:rPr>
            </w:rPrChange>
          </w:rPr>
          <w:tab/>
        </w:r>
        <w:r w:rsidRPr="00EC1C00">
          <w:rPr>
            <w:b/>
            <w:bCs w:val="0"/>
            <w:webHidden/>
            <w:rPrChange w:id="124" w:author="Luísa Jardim" w:date="2021-08-30T15:47:00Z">
              <w:rPr>
                <w:webHidden/>
              </w:rPr>
            </w:rPrChange>
          </w:rPr>
          <w:fldChar w:fldCharType="begin"/>
        </w:r>
        <w:r w:rsidRPr="00EC1C00">
          <w:rPr>
            <w:b/>
            <w:bCs w:val="0"/>
            <w:webHidden/>
            <w:rPrChange w:id="125" w:author="Luísa Jardim" w:date="2021-08-30T15:47:00Z">
              <w:rPr>
                <w:webHidden/>
              </w:rPr>
            </w:rPrChange>
          </w:rPr>
          <w:instrText xml:space="preserve"> PAGEREF _Toc81230813 \h </w:instrText>
        </w:r>
      </w:ins>
      <w:r w:rsidRPr="008D0578">
        <w:rPr>
          <w:b/>
          <w:bCs w:val="0"/>
          <w:webHidden/>
        </w:rPr>
      </w:r>
      <w:r w:rsidRPr="00EC1C00">
        <w:rPr>
          <w:b/>
          <w:bCs w:val="0"/>
          <w:webHidden/>
          <w:rPrChange w:id="126" w:author="Luísa Jardim" w:date="2021-08-30T15:47:00Z">
            <w:rPr>
              <w:webHidden/>
            </w:rPr>
          </w:rPrChange>
        </w:rPr>
        <w:fldChar w:fldCharType="separate"/>
      </w:r>
      <w:ins w:id="127" w:author="Luísa Jardim" w:date="2021-08-30T15:46:00Z">
        <w:r w:rsidRPr="00EC1C00">
          <w:rPr>
            <w:b/>
            <w:bCs w:val="0"/>
            <w:webHidden/>
            <w:rPrChange w:id="128" w:author="Luísa Jardim" w:date="2021-08-30T15:47:00Z">
              <w:rPr>
                <w:webHidden/>
              </w:rPr>
            </w:rPrChange>
          </w:rPr>
          <w:t>20</w:t>
        </w:r>
        <w:r w:rsidRPr="00EC1C00">
          <w:rPr>
            <w:b/>
            <w:bCs w:val="0"/>
            <w:webHidden/>
            <w:rPrChange w:id="129" w:author="Luísa Jardim" w:date="2021-08-30T15:47:00Z">
              <w:rPr>
                <w:webHidden/>
              </w:rPr>
            </w:rPrChange>
          </w:rPr>
          <w:fldChar w:fldCharType="end"/>
        </w:r>
        <w:r w:rsidRPr="00EC1C00">
          <w:rPr>
            <w:rStyle w:val="Hyperlink"/>
            <w:b/>
            <w:bCs w:val="0"/>
            <w:rPrChange w:id="130" w:author="Luísa Jardim" w:date="2021-08-30T15:47:00Z">
              <w:rPr>
                <w:rStyle w:val="Hyperlink"/>
              </w:rPr>
            </w:rPrChange>
          </w:rPr>
          <w:fldChar w:fldCharType="end"/>
        </w:r>
      </w:ins>
    </w:p>
    <w:p w14:paraId="3C37D82B" w14:textId="734F3B26" w:rsidR="00EC1C00" w:rsidRPr="00EC1C00" w:rsidRDefault="00EC1C00">
      <w:pPr>
        <w:pStyle w:val="Sumrio1"/>
        <w:rPr>
          <w:ins w:id="131" w:author="Luísa Jardim" w:date="2021-08-30T15:46:00Z"/>
          <w:rFonts w:asciiTheme="minorHAnsi" w:eastAsiaTheme="minorEastAsia" w:hAnsiTheme="minorHAnsi" w:cstheme="minorBidi"/>
          <w:b/>
          <w:bCs w:val="0"/>
          <w:sz w:val="22"/>
          <w:szCs w:val="22"/>
          <w:lang w:eastAsia="pt-BR"/>
          <w:rPrChange w:id="132" w:author="Luísa Jardim" w:date="2021-08-30T15:47:00Z">
            <w:rPr>
              <w:ins w:id="133" w:author="Luísa Jardim" w:date="2021-08-30T15:46:00Z"/>
              <w:rFonts w:asciiTheme="minorHAnsi" w:eastAsiaTheme="minorEastAsia" w:hAnsiTheme="minorHAnsi" w:cstheme="minorBidi"/>
              <w:bCs w:val="0"/>
              <w:sz w:val="22"/>
              <w:szCs w:val="22"/>
              <w:lang w:eastAsia="pt-BR"/>
            </w:rPr>
          </w:rPrChange>
        </w:rPr>
      </w:pPr>
      <w:ins w:id="134" w:author="Luísa Jardim" w:date="2021-08-30T15:46:00Z">
        <w:r w:rsidRPr="00EC1C00">
          <w:rPr>
            <w:rStyle w:val="Hyperlink"/>
            <w:b/>
            <w:bCs w:val="0"/>
            <w:rPrChange w:id="135" w:author="Luísa Jardim" w:date="2021-08-30T15:47:00Z">
              <w:rPr>
                <w:rStyle w:val="Hyperlink"/>
              </w:rPr>
            </w:rPrChange>
          </w:rPr>
          <w:fldChar w:fldCharType="begin"/>
        </w:r>
        <w:r w:rsidRPr="00EC1C00">
          <w:rPr>
            <w:rStyle w:val="Hyperlink"/>
            <w:b/>
            <w:bCs w:val="0"/>
            <w:rPrChange w:id="136" w:author="Luísa Jardim" w:date="2021-08-30T15:47:00Z">
              <w:rPr>
                <w:rStyle w:val="Hyperlink"/>
              </w:rPr>
            </w:rPrChange>
          </w:rPr>
          <w:instrText xml:space="preserve"> </w:instrText>
        </w:r>
        <w:r w:rsidRPr="00EC1C00">
          <w:rPr>
            <w:b/>
            <w:bCs w:val="0"/>
            <w:rPrChange w:id="137" w:author="Luísa Jardim" w:date="2021-08-30T15:47:00Z">
              <w:rPr/>
            </w:rPrChange>
          </w:rPr>
          <w:instrText>HYPERLINK \l "_Toc81230814"</w:instrText>
        </w:r>
        <w:r w:rsidRPr="00EC1C00">
          <w:rPr>
            <w:rStyle w:val="Hyperlink"/>
            <w:b/>
            <w:bCs w:val="0"/>
            <w:rPrChange w:id="138" w:author="Luísa Jardim" w:date="2021-08-30T15:47:00Z">
              <w:rPr>
                <w:rStyle w:val="Hyperlink"/>
              </w:rPr>
            </w:rPrChange>
          </w:rPr>
          <w:instrText xml:space="preserve"> </w:instrText>
        </w:r>
        <w:r w:rsidRPr="00EC1C00">
          <w:rPr>
            <w:rStyle w:val="Hyperlink"/>
            <w:b/>
            <w:bCs w:val="0"/>
            <w:rPrChange w:id="139" w:author="Luísa Jardim" w:date="2021-08-30T15:47:00Z">
              <w:rPr>
                <w:rStyle w:val="Hyperlink"/>
              </w:rPr>
            </w:rPrChange>
          </w:rPr>
          <w:fldChar w:fldCharType="separate"/>
        </w:r>
        <w:r w:rsidRPr="00EC1C00">
          <w:rPr>
            <w:rStyle w:val="Hyperlink"/>
            <w:b/>
            <w:bCs w:val="0"/>
            <w:rPrChange w:id="140" w:author="Luísa Jardim" w:date="2021-08-30T15:47:00Z">
              <w:rPr>
                <w:rStyle w:val="Hyperlink"/>
              </w:rPr>
            </w:rPrChange>
          </w:rPr>
          <w:t>3.2.3 Protocolos quimioterápicos</w:t>
        </w:r>
        <w:r w:rsidRPr="00EC1C00">
          <w:rPr>
            <w:b/>
            <w:bCs w:val="0"/>
            <w:webHidden/>
            <w:rPrChange w:id="141" w:author="Luísa Jardim" w:date="2021-08-30T15:47:00Z">
              <w:rPr>
                <w:webHidden/>
              </w:rPr>
            </w:rPrChange>
          </w:rPr>
          <w:tab/>
        </w:r>
        <w:r w:rsidRPr="00EC1C00">
          <w:rPr>
            <w:b/>
            <w:bCs w:val="0"/>
            <w:webHidden/>
            <w:rPrChange w:id="142" w:author="Luísa Jardim" w:date="2021-08-30T15:47:00Z">
              <w:rPr>
                <w:webHidden/>
              </w:rPr>
            </w:rPrChange>
          </w:rPr>
          <w:fldChar w:fldCharType="begin"/>
        </w:r>
        <w:r w:rsidRPr="00EC1C00">
          <w:rPr>
            <w:b/>
            <w:bCs w:val="0"/>
            <w:webHidden/>
            <w:rPrChange w:id="143" w:author="Luísa Jardim" w:date="2021-08-30T15:47:00Z">
              <w:rPr>
                <w:webHidden/>
              </w:rPr>
            </w:rPrChange>
          </w:rPr>
          <w:instrText xml:space="preserve"> PAGEREF _Toc81230814 \h </w:instrText>
        </w:r>
      </w:ins>
      <w:r w:rsidRPr="008D0578">
        <w:rPr>
          <w:b/>
          <w:bCs w:val="0"/>
          <w:webHidden/>
        </w:rPr>
      </w:r>
      <w:r w:rsidRPr="00EC1C00">
        <w:rPr>
          <w:b/>
          <w:bCs w:val="0"/>
          <w:webHidden/>
          <w:rPrChange w:id="144" w:author="Luísa Jardim" w:date="2021-08-30T15:47:00Z">
            <w:rPr>
              <w:webHidden/>
            </w:rPr>
          </w:rPrChange>
        </w:rPr>
        <w:fldChar w:fldCharType="separate"/>
      </w:r>
      <w:ins w:id="145" w:author="Luísa Jardim" w:date="2021-08-30T15:46:00Z">
        <w:r w:rsidRPr="00EC1C00">
          <w:rPr>
            <w:b/>
            <w:bCs w:val="0"/>
            <w:webHidden/>
            <w:rPrChange w:id="146" w:author="Luísa Jardim" w:date="2021-08-30T15:47:00Z">
              <w:rPr>
                <w:webHidden/>
              </w:rPr>
            </w:rPrChange>
          </w:rPr>
          <w:t>21</w:t>
        </w:r>
        <w:r w:rsidRPr="00EC1C00">
          <w:rPr>
            <w:b/>
            <w:bCs w:val="0"/>
            <w:webHidden/>
            <w:rPrChange w:id="147" w:author="Luísa Jardim" w:date="2021-08-30T15:47:00Z">
              <w:rPr>
                <w:webHidden/>
              </w:rPr>
            </w:rPrChange>
          </w:rPr>
          <w:fldChar w:fldCharType="end"/>
        </w:r>
        <w:r w:rsidRPr="00EC1C00">
          <w:rPr>
            <w:rStyle w:val="Hyperlink"/>
            <w:b/>
            <w:bCs w:val="0"/>
            <w:rPrChange w:id="148" w:author="Luísa Jardim" w:date="2021-08-30T15:47:00Z">
              <w:rPr>
                <w:rStyle w:val="Hyperlink"/>
              </w:rPr>
            </w:rPrChange>
          </w:rPr>
          <w:fldChar w:fldCharType="end"/>
        </w:r>
      </w:ins>
    </w:p>
    <w:p w14:paraId="456CC329" w14:textId="7426DD50" w:rsidR="00EC1C00" w:rsidRPr="00EC1C00" w:rsidRDefault="00EC1C00">
      <w:pPr>
        <w:pStyle w:val="Sumrio1"/>
        <w:rPr>
          <w:ins w:id="149" w:author="Luísa Jardim" w:date="2021-08-30T15:46:00Z"/>
          <w:rFonts w:asciiTheme="minorHAnsi" w:eastAsiaTheme="minorEastAsia" w:hAnsiTheme="minorHAnsi" w:cstheme="minorBidi"/>
          <w:b/>
          <w:bCs w:val="0"/>
          <w:sz w:val="22"/>
          <w:szCs w:val="22"/>
          <w:lang w:eastAsia="pt-BR"/>
          <w:rPrChange w:id="150" w:author="Luísa Jardim" w:date="2021-08-30T15:47:00Z">
            <w:rPr>
              <w:ins w:id="151" w:author="Luísa Jardim" w:date="2021-08-30T15:46:00Z"/>
              <w:rFonts w:asciiTheme="minorHAnsi" w:eastAsiaTheme="minorEastAsia" w:hAnsiTheme="minorHAnsi" w:cstheme="minorBidi"/>
              <w:bCs w:val="0"/>
              <w:sz w:val="22"/>
              <w:szCs w:val="22"/>
              <w:lang w:eastAsia="pt-BR"/>
            </w:rPr>
          </w:rPrChange>
        </w:rPr>
      </w:pPr>
      <w:ins w:id="152" w:author="Luísa Jardim" w:date="2021-08-30T15:46:00Z">
        <w:r w:rsidRPr="00EC1C00">
          <w:rPr>
            <w:rStyle w:val="Hyperlink"/>
            <w:b/>
            <w:bCs w:val="0"/>
            <w:rPrChange w:id="153" w:author="Luísa Jardim" w:date="2021-08-30T15:47:00Z">
              <w:rPr>
                <w:rStyle w:val="Hyperlink"/>
              </w:rPr>
            </w:rPrChange>
          </w:rPr>
          <w:fldChar w:fldCharType="begin"/>
        </w:r>
        <w:r w:rsidRPr="00EC1C00">
          <w:rPr>
            <w:rStyle w:val="Hyperlink"/>
            <w:b/>
            <w:bCs w:val="0"/>
            <w:rPrChange w:id="154" w:author="Luísa Jardim" w:date="2021-08-30T15:47:00Z">
              <w:rPr>
                <w:rStyle w:val="Hyperlink"/>
              </w:rPr>
            </w:rPrChange>
          </w:rPr>
          <w:instrText xml:space="preserve"> </w:instrText>
        </w:r>
        <w:r w:rsidRPr="00EC1C00">
          <w:rPr>
            <w:b/>
            <w:bCs w:val="0"/>
            <w:rPrChange w:id="155" w:author="Luísa Jardim" w:date="2021-08-30T15:47:00Z">
              <w:rPr/>
            </w:rPrChange>
          </w:rPr>
          <w:instrText>HYPERLINK \l "_Toc81230815"</w:instrText>
        </w:r>
        <w:r w:rsidRPr="00EC1C00">
          <w:rPr>
            <w:rStyle w:val="Hyperlink"/>
            <w:b/>
            <w:bCs w:val="0"/>
            <w:rPrChange w:id="156" w:author="Luísa Jardim" w:date="2021-08-30T15:47:00Z">
              <w:rPr>
                <w:rStyle w:val="Hyperlink"/>
              </w:rPr>
            </w:rPrChange>
          </w:rPr>
          <w:instrText xml:space="preserve"> </w:instrText>
        </w:r>
        <w:r w:rsidRPr="00EC1C00">
          <w:rPr>
            <w:rStyle w:val="Hyperlink"/>
            <w:b/>
            <w:bCs w:val="0"/>
            <w:rPrChange w:id="157" w:author="Luísa Jardim" w:date="2021-08-30T15:47:00Z">
              <w:rPr>
                <w:rStyle w:val="Hyperlink"/>
              </w:rPr>
            </w:rPrChange>
          </w:rPr>
          <w:fldChar w:fldCharType="separate"/>
        </w:r>
        <w:r w:rsidRPr="00EC1C00">
          <w:rPr>
            <w:rStyle w:val="Hyperlink"/>
            <w:b/>
            <w:bCs w:val="0"/>
            <w:rPrChange w:id="158" w:author="Luísa Jardim" w:date="2021-08-30T15:47:00Z">
              <w:rPr>
                <w:rStyle w:val="Hyperlink"/>
              </w:rPr>
            </w:rPrChange>
          </w:rPr>
          <w:t>3.2.4 Avaliação da mucosite oral</w:t>
        </w:r>
        <w:r w:rsidRPr="00EC1C00">
          <w:rPr>
            <w:b/>
            <w:bCs w:val="0"/>
            <w:webHidden/>
            <w:rPrChange w:id="159" w:author="Luísa Jardim" w:date="2021-08-30T15:47:00Z">
              <w:rPr>
                <w:webHidden/>
              </w:rPr>
            </w:rPrChange>
          </w:rPr>
          <w:tab/>
        </w:r>
        <w:r w:rsidRPr="00EC1C00">
          <w:rPr>
            <w:b/>
            <w:bCs w:val="0"/>
            <w:webHidden/>
            <w:rPrChange w:id="160" w:author="Luísa Jardim" w:date="2021-08-30T15:47:00Z">
              <w:rPr>
                <w:webHidden/>
              </w:rPr>
            </w:rPrChange>
          </w:rPr>
          <w:fldChar w:fldCharType="begin"/>
        </w:r>
        <w:r w:rsidRPr="00EC1C00">
          <w:rPr>
            <w:b/>
            <w:bCs w:val="0"/>
            <w:webHidden/>
            <w:rPrChange w:id="161" w:author="Luísa Jardim" w:date="2021-08-30T15:47:00Z">
              <w:rPr>
                <w:webHidden/>
              </w:rPr>
            </w:rPrChange>
          </w:rPr>
          <w:instrText xml:space="preserve"> PAGEREF _Toc81230815 \h </w:instrText>
        </w:r>
      </w:ins>
      <w:r w:rsidRPr="008D0578">
        <w:rPr>
          <w:b/>
          <w:bCs w:val="0"/>
          <w:webHidden/>
        </w:rPr>
      </w:r>
      <w:r w:rsidRPr="00EC1C00">
        <w:rPr>
          <w:b/>
          <w:bCs w:val="0"/>
          <w:webHidden/>
          <w:rPrChange w:id="162" w:author="Luísa Jardim" w:date="2021-08-30T15:47:00Z">
            <w:rPr>
              <w:webHidden/>
            </w:rPr>
          </w:rPrChange>
        </w:rPr>
        <w:fldChar w:fldCharType="separate"/>
      </w:r>
      <w:ins w:id="163" w:author="Luísa Jardim" w:date="2021-08-30T15:46:00Z">
        <w:r w:rsidRPr="00EC1C00">
          <w:rPr>
            <w:b/>
            <w:bCs w:val="0"/>
            <w:webHidden/>
            <w:rPrChange w:id="164" w:author="Luísa Jardim" w:date="2021-08-30T15:47:00Z">
              <w:rPr>
                <w:webHidden/>
              </w:rPr>
            </w:rPrChange>
          </w:rPr>
          <w:t>22</w:t>
        </w:r>
        <w:r w:rsidRPr="00EC1C00">
          <w:rPr>
            <w:b/>
            <w:bCs w:val="0"/>
            <w:webHidden/>
            <w:rPrChange w:id="165" w:author="Luísa Jardim" w:date="2021-08-30T15:47:00Z">
              <w:rPr>
                <w:webHidden/>
              </w:rPr>
            </w:rPrChange>
          </w:rPr>
          <w:fldChar w:fldCharType="end"/>
        </w:r>
        <w:r w:rsidRPr="00EC1C00">
          <w:rPr>
            <w:rStyle w:val="Hyperlink"/>
            <w:b/>
            <w:bCs w:val="0"/>
            <w:rPrChange w:id="166" w:author="Luísa Jardim" w:date="2021-08-30T15:47:00Z">
              <w:rPr>
                <w:rStyle w:val="Hyperlink"/>
              </w:rPr>
            </w:rPrChange>
          </w:rPr>
          <w:fldChar w:fldCharType="end"/>
        </w:r>
      </w:ins>
    </w:p>
    <w:p w14:paraId="7887D80E" w14:textId="6E62E022" w:rsidR="00EC1C00" w:rsidRPr="00EC1C00" w:rsidRDefault="00EC1C00">
      <w:pPr>
        <w:pStyle w:val="Sumrio1"/>
        <w:rPr>
          <w:ins w:id="167" w:author="Luísa Jardim" w:date="2021-08-30T15:46:00Z"/>
          <w:rFonts w:asciiTheme="minorHAnsi" w:eastAsiaTheme="minorEastAsia" w:hAnsiTheme="minorHAnsi" w:cstheme="minorBidi"/>
          <w:b/>
          <w:bCs w:val="0"/>
          <w:sz w:val="22"/>
          <w:szCs w:val="22"/>
          <w:lang w:eastAsia="pt-BR"/>
          <w:rPrChange w:id="168" w:author="Luísa Jardim" w:date="2021-08-30T15:47:00Z">
            <w:rPr>
              <w:ins w:id="169" w:author="Luísa Jardim" w:date="2021-08-30T15:46:00Z"/>
              <w:rFonts w:asciiTheme="minorHAnsi" w:eastAsiaTheme="minorEastAsia" w:hAnsiTheme="minorHAnsi" w:cstheme="minorBidi"/>
              <w:bCs w:val="0"/>
              <w:sz w:val="22"/>
              <w:szCs w:val="22"/>
              <w:lang w:eastAsia="pt-BR"/>
            </w:rPr>
          </w:rPrChange>
        </w:rPr>
      </w:pPr>
      <w:ins w:id="170" w:author="Luísa Jardim" w:date="2021-08-30T15:46:00Z">
        <w:r w:rsidRPr="00EC1C00">
          <w:rPr>
            <w:rStyle w:val="Hyperlink"/>
            <w:b/>
            <w:bCs w:val="0"/>
            <w:rPrChange w:id="171" w:author="Luísa Jardim" w:date="2021-08-30T15:47:00Z">
              <w:rPr>
                <w:rStyle w:val="Hyperlink"/>
              </w:rPr>
            </w:rPrChange>
          </w:rPr>
          <w:fldChar w:fldCharType="begin"/>
        </w:r>
        <w:r w:rsidRPr="00EC1C00">
          <w:rPr>
            <w:rStyle w:val="Hyperlink"/>
            <w:b/>
            <w:bCs w:val="0"/>
            <w:rPrChange w:id="172" w:author="Luísa Jardim" w:date="2021-08-30T15:47:00Z">
              <w:rPr>
                <w:rStyle w:val="Hyperlink"/>
              </w:rPr>
            </w:rPrChange>
          </w:rPr>
          <w:instrText xml:space="preserve"> </w:instrText>
        </w:r>
        <w:r w:rsidRPr="00EC1C00">
          <w:rPr>
            <w:b/>
            <w:bCs w:val="0"/>
            <w:rPrChange w:id="173" w:author="Luísa Jardim" w:date="2021-08-30T15:47:00Z">
              <w:rPr/>
            </w:rPrChange>
          </w:rPr>
          <w:instrText>HYPERLINK \l "_Toc81230816"</w:instrText>
        </w:r>
        <w:r w:rsidRPr="00EC1C00">
          <w:rPr>
            <w:rStyle w:val="Hyperlink"/>
            <w:b/>
            <w:bCs w:val="0"/>
            <w:rPrChange w:id="174" w:author="Luísa Jardim" w:date="2021-08-30T15:47:00Z">
              <w:rPr>
                <w:rStyle w:val="Hyperlink"/>
              </w:rPr>
            </w:rPrChange>
          </w:rPr>
          <w:instrText xml:space="preserve"> </w:instrText>
        </w:r>
        <w:r w:rsidRPr="00EC1C00">
          <w:rPr>
            <w:rStyle w:val="Hyperlink"/>
            <w:b/>
            <w:bCs w:val="0"/>
            <w:rPrChange w:id="175" w:author="Luísa Jardim" w:date="2021-08-30T15:47:00Z">
              <w:rPr>
                <w:rStyle w:val="Hyperlink"/>
              </w:rPr>
            </w:rPrChange>
          </w:rPr>
          <w:fldChar w:fldCharType="separate"/>
        </w:r>
        <w:r w:rsidRPr="00EC1C00">
          <w:rPr>
            <w:rStyle w:val="Hyperlink"/>
            <w:b/>
            <w:bCs w:val="0"/>
            <w:rPrChange w:id="176" w:author="Luísa Jardim" w:date="2021-08-30T15:47:00Z">
              <w:rPr>
                <w:rStyle w:val="Hyperlink"/>
              </w:rPr>
            </w:rPrChange>
          </w:rPr>
          <w:t>3.2.5 Coleta e processamento de amostras de sangue</w:t>
        </w:r>
        <w:r w:rsidRPr="00EC1C00">
          <w:rPr>
            <w:b/>
            <w:bCs w:val="0"/>
            <w:webHidden/>
            <w:rPrChange w:id="177" w:author="Luísa Jardim" w:date="2021-08-30T15:47:00Z">
              <w:rPr>
                <w:webHidden/>
              </w:rPr>
            </w:rPrChange>
          </w:rPr>
          <w:tab/>
        </w:r>
        <w:r w:rsidRPr="00EC1C00">
          <w:rPr>
            <w:b/>
            <w:bCs w:val="0"/>
            <w:webHidden/>
            <w:rPrChange w:id="178" w:author="Luísa Jardim" w:date="2021-08-30T15:47:00Z">
              <w:rPr>
                <w:webHidden/>
              </w:rPr>
            </w:rPrChange>
          </w:rPr>
          <w:fldChar w:fldCharType="begin"/>
        </w:r>
        <w:r w:rsidRPr="00EC1C00">
          <w:rPr>
            <w:b/>
            <w:bCs w:val="0"/>
            <w:webHidden/>
            <w:rPrChange w:id="179" w:author="Luísa Jardim" w:date="2021-08-30T15:47:00Z">
              <w:rPr>
                <w:webHidden/>
              </w:rPr>
            </w:rPrChange>
          </w:rPr>
          <w:instrText xml:space="preserve"> PAGEREF _Toc81230816 \h </w:instrText>
        </w:r>
      </w:ins>
      <w:r w:rsidRPr="008D0578">
        <w:rPr>
          <w:b/>
          <w:bCs w:val="0"/>
          <w:webHidden/>
        </w:rPr>
      </w:r>
      <w:r w:rsidRPr="00EC1C00">
        <w:rPr>
          <w:b/>
          <w:bCs w:val="0"/>
          <w:webHidden/>
          <w:rPrChange w:id="180" w:author="Luísa Jardim" w:date="2021-08-30T15:47:00Z">
            <w:rPr>
              <w:webHidden/>
            </w:rPr>
          </w:rPrChange>
        </w:rPr>
        <w:fldChar w:fldCharType="separate"/>
      </w:r>
      <w:ins w:id="181" w:author="Luísa Jardim" w:date="2021-08-30T15:46:00Z">
        <w:r w:rsidRPr="00EC1C00">
          <w:rPr>
            <w:b/>
            <w:bCs w:val="0"/>
            <w:webHidden/>
            <w:rPrChange w:id="182" w:author="Luísa Jardim" w:date="2021-08-30T15:47:00Z">
              <w:rPr>
                <w:webHidden/>
              </w:rPr>
            </w:rPrChange>
          </w:rPr>
          <w:t>23</w:t>
        </w:r>
        <w:r w:rsidRPr="00EC1C00">
          <w:rPr>
            <w:b/>
            <w:bCs w:val="0"/>
            <w:webHidden/>
            <w:rPrChange w:id="183" w:author="Luísa Jardim" w:date="2021-08-30T15:47:00Z">
              <w:rPr>
                <w:webHidden/>
              </w:rPr>
            </w:rPrChange>
          </w:rPr>
          <w:fldChar w:fldCharType="end"/>
        </w:r>
        <w:r w:rsidRPr="00EC1C00">
          <w:rPr>
            <w:rStyle w:val="Hyperlink"/>
            <w:b/>
            <w:bCs w:val="0"/>
            <w:rPrChange w:id="184" w:author="Luísa Jardim" w:date="2021-08-30T15:47:00Z">
              <w:rPr>
                <w:rStyle w:val="Hyperlink"/>
              </w:rPr>
            </w:rPrChange>
          </w:rPr>
          <w:fldChar w:fldCharType="end"/>
        </w:r>
      </w:ins>
    </w:p>
    <w:p w14:paraId="0E787AF7" w14:textId="4D021825" w:rsidR="00EC1C00" w:rsidRDefault="00EC1C00">
      <w:pPr>
        <w:pStyle w:val="Sumrio1"/>
        <w:rPr>
          <w:ins w:id="185" w:author="Luísa Jardim" w:date="2021-08-30T15:46:00Z"/>
          <w:rFonts w:asciiTheme="minorHAnsi" w:eastAsiaTheme="minorEastAsia" w:hAnsiTheme="minorHAnsi" w:cstheme="minorBidi"/>
          <w:bCs w:val="0"/>
          <w:sz w:val="22"/>
          <w:szCs w:val="22"/>
          <w:lang w:eastAsia="pt-BR"/>
        </w:rPr>
      </w:pPr>
      <w:ins w:id="186" w:author="Luísa Jardim" w:date="2021-08-30T15:46:00Z">
        <w:r w:rsidRPr="00886D17">
          <w:rPr>
            <w:rStyle w:val="Hyperlink"/>
          </w:rPr>
          <w:fldChar w:fldCharType="begin"/>
        </w:r>
        <w:r w:rsidRPr="00886D17">
          <w:rPr>
            <w:rStyle w:val="Hyperlink"/>
          </w:rPr>
          <w:instrText xml:space="preserve"> </w:instrText>
        </w:r>
        <w:r>
          <w:instrText>HYPERLINK \l "_Toc81230817"</w:instrText>
        </w:r>
        <w:r w:rsidRPr="00886D17">
          <w:rPr>
            <w:rStyle w:val="Hyperlink"/>
          </w:rPr>
          <w:instrText xml:space="preserve"> </w:instrText>
        </w:r>
        <w:r w:rsidRPr="00886D17">
          <w:rPr>
            <w:rStyle w:val="Hyperlink"/>
          </w:rPr>
          <w:fldChar w:fldCharType="separate"/>
        </w:r>
        <w:r w:rsidRPr="00886D17">
          <w:rPr>
            <w:rStyle w:val="Hyperlink"/>
          </w:rPr>
          <w:t>3.3</w:t>
        </w:r>
        <w:r>
          <w:rPr>
            <w:rFonts w:asciiTheme="minorHAnsi" w:eastAsiaTheme="minorEastAsia" w:hAnsiTheme="minorHAnsi" w:cstheme="minorBidi"/>
            <w:bCs w:val="0"/>
            <w:sz w:val="22"/>
            <w:szCs w:val="22"/>
            <w:lang w:eastAsia="pt-BR"/>
          </w:rPr>
          <w:tab/>
        </w:r>
        <w:r w:rsidRPr="00886D17">
          <w:rPr>
            <w:rStyle w:val="Hyperlink"/>
          </w:rPr>
          <w:t>ETAPA A SER REALIZADA NO PESENTE ESTUDO</w:t>
        </w:r>
        <w:r>
          <w:rPr>
            <w:webHidden/>
          </w:rPr>
          <w:tab/>
        </w:r>
        <w:r>
          <w:rPr>
            <w:webHidden/>
          </w:rPr>
          <w:fldChar w:fldCharType="begin"/>
        </w:r>
        <w:r>
          <w:rPr>
            <w:webHidden/>
          </w:rPr>
          <w:instrText xml:space="preserve"> PAGEREF _Toc81230817 \h </w:instrText>
        </w:r>
      </w:ins>
      <w:r>
        <w:rPr>
          <w:webHidden/>
        </w:rPr>
      </w:r>
      <w:r>
        <w:rPr>
          <w:webHidden/>
        </w:rPr>
        <w:fldChar w:fldCharType="separate"/>
      </w:r>
      <w:ins w:id="187" w:author="Luísa Jardim" w:date="2021-08-30T15:46:00Z">
        <w:r>
          <w:rPr>
            <w:webHidden/>
          </w:rPr>
          <w:t>23</w:t>
        </w:r>
        <w:r>
          <w:rPr>
            <w:webHidden/>
          </w:rPr>
          <w:fldChar w:fldCharType="end"/>
        </w:r>
        <w:r w:rsidRPr="00886D17">
          <w:rPr>
            <w:rStyle w:val="Hyperlink"/>
          </w:rPr>
          <w:fldChar w:fldCharType="end"/>
        </w:r>
      </w:ins>
    </w:p>
    <w:p w14:paraId="3F11FC2B" w14:textId="49F8531F" w:rsidR="00EC1C00" w:rsidRPr="00EC1C00" w:rsidRDefault="00EC1C00">
      <w:pPr>
        <w:pStyle w:val="Sumrio1"/>
        <w:rPr>
          <w:ins w:id="188" w:author="Luísa Jardim" w:date="2021-08-30T15:46:00Z"/>
          <w:rFonts w:asciiTheme="minorHAnsi" w:eastAsiaTheme="minorEastAsia" w:hAnsiTheme="minorHAnsi" w:cstheme="minorBidi"/>
          <w:b/>
          <w:bCs w:val="0"/>
          <w:sz w:val="22"/>
          <w:szCs w:val="22"/>
          <w:lang w:eastAsia="pt-BR"/>
          <w:rPrChange w:id="189" w:author="Luísa Jardim" w:date="2021-08-30T15:47:00Z">
            <w:rPr>
              <w:ins w:id="190" w:author="Luísa Jardim" w:date="2021-08-30T15:46:00Z"/>
              <w:rFonts w:asciiTheme="minorHAnsi" w:eastAsiaTheme="minorEastAsia" w:hAnsiTheme="minorHAnsi" w:cstheme="minorBidi"/>
              <w:bCs w:val="0"/>
              <w:sz w:val="22"/>
              <w:szCs w:val="22"/>
              <w:lang w:eastAsia="pt-BR"/>
            </w:rPr>
          </w:rPrChange>
        </w:rPr>
      </w:pPr>
      <w:ins w:id="191" w:author="Luísa Jardim" w:date="2021-08-30T15:46:00Z">
        <w:r w:rsidRPr="00EC1C00">
          <w:rPr>
            <w:rStyle w:val="Hyperlink"/>
            <w:b/>
            <w:bCs w:val="0"/>
            <w:rPrChange w:id="192" w:author="Luísa Jardim" w:date="2021-08-30T15:47:00Z">
              <w:rPr>
                <w:rStyle w:val="Hyperlink"/>
              </w:rPr>
            </w:rPrChange>
          </w:rPr>
          <w:fldChar w:fldCharType="begin"/>
        </w:r>
        <w:r w:rsidRPr="00EC1C00">
          <w:rPr>
            <w:rStyle w:val="Hyperlink"/>
            <w:b/>
            <w:bCs w:val="0"/>
            <w:rPrChange w:id="193" w:author="Luísa Jardim" w:date="2021-08-30T15:47:00Z">
              <w:rPr>
                <w:rStyle w:val="Hyperlink"/>
              </w:rPr>
            </w:rPrChange>
          </w:rPr>
          <w:instrText xml:space="preserve"> </w:instrText>
        </w:r>
        <w:r w:rsidRPr="00EC1C00">
          <w:rPr>
            <w:b/>
            <w:bCs w:val="0"/>
            <w:rPrChange w:id="194" w:author="Luísa Jardim" w:date="2021-08-30T15:47:00Z">
              <w:rPr/>
            </w:rPrChange>
          </w:rPr>
          <w:instrText>HYPERLINK \l "_Toc81230818"</w:instrText>
        </w:r>
        <w:r w:rsidRPr="00EC1C00">
          <w:rPr>
            <w:rStyle w:val="Hyperlink"/>
            <w:b/>
            <w:bCs w:val="0"/>
            <w:rPrChange w:id="195" w:author="Luísa Jardim" w:date="2021-08-30T15:47:00Z">
              <w:rPr>
                <w:rStyle w:val="Hyperlink"/>
              </w:rPr>
            </w:rPrChange>
          </w:rPr>
          <w:instrText xml:space="preserve"> </w:instrText>
        </w:r>
        <w:r w:rsidRPr="00EC1C00">
          <w:rPr>
            <w:rStyle w:val="Hyperlink"/>
            <w:b/>
            <w:bCs w:val="0"/>
            <w:rPrChange w:id="196" w:author="Luísa Jardim" w:date="2021-08-30T15:47:00Z">
              <w:rPr>
                <w:rStyle w:val="Hyperlink"/>
              </w:rPr>
            </w:rPrChange>
          </w:rPr>
          <w:fldChar w:fldCharType="separate"/>
        </w:r>
        <w:r w:rsidRPr="00EC1C00">
          <w:rPr>
            <w:rStyle w:val="Hyperlink"/>
            <w:b/>
            <w:bCs w:val="0"/>
            <w:rPrChange w:id="197" w:author="Luísa Jardim" w:date="2021-08-30T15:47:00Z">
              <w:rPr>
                <w:rStyle w:val="Hyperlink"/>
              </w:rPr>
            </w:rPrChange>
          </w:rPr>
          <w:t>3.3.1 Análise molecular dos genes</w:t>
        </w:r>
        <w:r w:rsidRPr="00EC1C00">
          <w:rPr>
            <w:b/>
            <w:bCs w:val="0"/>
            <w:webHidden/>
            <w:rPrChange w:id="198" w:author="Luísa Jardim" w:date="2021-08-30T15:47:00Z">
              <w:rPr>
                <w:webHidden/>
              </w:rPr>
            </w:rPrChange>
          </w:rPr>
          <w:tab/>
        </w:r>
        <w:r w:rsidRPr="00EC1C00">
          <w:rPr>
            <w:b/>
            <w:bCs w:val="0"/>
            <w:webHidden/>
            <w:rPrChange w:id="199" w:author="Luísa Jardim" w:date="2021-08-30T15:47:00Z">
              <w:rPr>
                <w:webHidden/>
              </w:rPr>
            </w:rPrChange>
          </w:rPr>
          <w:fldChar w:fldCharType="begin"/>
        </w:r>
        <w:r w:rsidRPr="00EC1C00">
          <w:rPr>
            <w:b/>
            <w:bCs w:val="0"/>
            <w:webHidden/>
            <w:rPrChange w:id="200" w:author="Luísa Jardim" w:date="2021-08-30T15:47:00Z">
              <w:rPr>
                <w:webHidden/>
              </w:rPr>
            </w:rPrChange>
          </w:rPr>
          <w:instrText xml:space="preserve"> PAGEREF _Toc81230818 \h </w:instrText>
        </w:r>
      </w:ins>
      <w:r w:rsidRPr="008D0578">
        <w:rPr>
          <w:b/>
          <w:bCs w:val="0"/>
          <w:webHidden/>
        </w:rPr>
      </w:r>
      <w:r w:rsidRPr="00EC1C00">
        <w:rPr>
          <w:b/>
          <w:bCs w:val="0"/>
          <w:webHidden/>
          <w:rPrChange w:id="201" w:author="Luísa Jardim" w:date="2021-08-30T15:47:00Z">
            <w:rPr>
              <w:webHidden/>
            </w:rPr>
          </w:rPrChange>
        </w:rPr>
        <w:fldChar w:fldCharType="separate"/>
      </w:r>
      <w:ins w:id="202" w:author="Luísa Jardim" w:date="2021-08-30T15:46:00Z">
        <w:r w:rsidRPr="00EC1C00">
          <w:rPr>
            <w:b/>
            <w:bCs w:val="0"/>
            <w:webHidden/>
            <w:rPrChange w:id="203" w:author="Luísa Jardim" w:date="2021-08-30T15:47:00Z">
              <w:rPr>
                <w:webHidden/>
              </w:rPr>
            </w:rPrChange>
          </w:rPr>
          <w:t>23</w:t>
        </w:r>
        <w:r w:rsidRPr="00EC1C00">
          <w:rPr>
            <w:b/>
            <w:bCs w:val="0"/>
            <w:webHidden/>
            <w:rPrChange w:id="204" w:author="Luísa Jardim" w:date="2021-08-30T15:47:00Z">
              <w:rPr>
                <w:webHidden/>
              </w:rPr>
            </w:rPrChange>
          </w:rPr>
          <w:fldChar w:fldCharType="end"/>
        </w:r>
        <w:r w:rsidRPr="00EC1C00">
          <w:rPr>
            <w:rStyle w:val="Hyperlink"/>
            <w:b/>
            <w:bCs w:val="0"/>
            <w:rPrChange w:id="205" w:author="Luísa Jardim" w:date="2021-08-30T15:47:00Z">
              <w:rPr>
                <w:rStyle w:val="Hyperlink"/>
              </w:rPr>
            </w:rPrChange>
          </w:rPr>
          <w:fldChar w:fldCharType="end"/>
        </w:r>
      </w:ins>
    </w:p>
    <w:p w14:paraId="3003DE6E" w14:textId="53993E6D" w:rsidR="00EC1C00" w:rsidRDefault="00EC1C00">
      <w:pPr>
        <w:pStyle w:val="Sumrio1"/>
        <w:rPr>
          <w:ins w:id="206" w:author="Luísa Jardim" w:date="2021-08-30T15:46:00Z"/>
          <w:rFonts w:asciiTheme="minorHAnsi" w:eastAsiaTheme="minorEastAsia" w:hAnsiTheme="minorHAnsi" w:cstheme="minorBidi"/>
          <w:bCs w:val="0"/>
          <w:sz w:val="22"/>
          <w:szCs w:val="22"/>
          <w:lang w:eastAsia="pt-BR"/>
        </w:rPr>
      </w:pPr>
      <w:ins w:id="207" w:author="Luísa Jardim" w:date="2021-08-30T15:46:00Z">
        <w:r w:rsidRPr="00886D17">
          <w:rPr>
            <w:rStyle w:val="Hyperlink"/>
          </w:rPr>
          <w:fldChar w:fldCharType="begin"/>
        </w:r>
        <w:r w:rsidRPr="00886D17">
          <w:rPr>
            <w:rStyle w:val="Hyperlink"/>
          </w:rPr>
          <w:instrText xml:space="preserve"> </w:instrText>
        </w:r>
        <w:r>
          <w:instrText>HYPERLINK \l "_Toc81230819"</w:instrText>
        </w:r>
        <w:r w:rsidRPr="00886D17">
          <w:rPr>
            <w:rStyle w:val="Hyperlink"/>
          </w:rPr>
          <w:instrText xml:space="preserve"> </w:instrText>
        </w:r>
        <w:r w:rsidRPr="00886D17">
          <w:rPr>
            <w:rStyle w:val="Hyperlink"/>
          </w:rPr>
          <w:fldChar w:fldCharType="separate"/>
        </w:r>
        <w:r w:rsidRPr="00886D17">
          <w:rPr>
            <w:rStyle w:val="Hyperlink"/>
          </w:rPr>
          <w:t>3.4</w:t>
        </w:r>
      </w:ins>
      <w:ins w:id="208" w:author="Luísa Jardim" w:date="2021-08-30T15:47:00Z">
        <w:r>
          <w:rPr>
            <w:rFonts w:asciiTheme="minorHAnsi" w:eastAsiaTheme="minorEastAsia" w:hAnsiTheme="minorHAnsi" w:cstheme="minorBidi"/>
            <w:bCs w:val="0"/>
            <w:sz w:val="22"/>
            <w:szCs w:val="22"/>
            <w:lang w:eastAsia="pt-BR"/>
          </w:rPr>
          <w:t xml:space="preserve">  </w:t>
        </w:r>
      </w:ins>
      <w:ins w:id="209" w:author="Luísa Jardim" w:date="2021-08-30T15:46:00Z">
        <w:r w:rsidRPr="00886D17">
          <w:rPr>
            <w:rStyle w:val="Hyperlink"/>
          </w:rPr>
          <w:t>ANÁLISES ESTATÍSTICAS</w:t>
        </w:r>
        <w:r>
          <w:rPr>
            <w:webHidden/>
          </w:rPr>
          <w:tab/>
        </w:r>
        <w:r>
          <w:rPr>
            <w:webHidden/>
          </w:rPr>
          <w:fldChar w:fldCharType="begin"/>
        </w:r>
        <w:r>
          <w:rPr>
            <w:webHidden/>
          </w:rPr>
          <w:instrText xml:space="preserve"> PAGEREF _Toc81230819 \h </w:instrText>
        </w:r>
      </w:ins>
      <w:r>
        <w:rPr>
          <w:webHidden/>
        </w:rPr>
      </w:r>
      <w:r>
        <w:rPr>
          <w:webHidden/>
        </w:rPr>
        <w:fldChar w:fldCharType="separate"/>
      </w:r>
      <w:ins w:id="210" w:author="Luísa Jardim" w:date="2021-08-30T15:46:00Z">
        <w:r>
          <w:rPr>
            <w:webHidden/>
          </w:rPr>
          <w:t>25</w:t>
        </w:r>
        <w:r>
          <w:rPr>
            <w:webHidden/>
          </w:rPr>
          <w:fldChar w:fldCharType="end"/>
        </w:r>
        <w:r w:rsidRPr="00886D17">
          <w:rPr>
            <w:rStyle w:val="Hyperlink"/>
          </w:rPr>
          <w:fldChar w:fldCharType="end"/>
        </w:r>
      </w:ins>
    </w:p>
    <w:p w14:paraId="1F78EF84" w14:textId="56F1E0AC" w:rsidR="00EC1C00" w:rsidRDefault="00EC1C00">
      <w:pPr>
        <w:pStyle w:val="Sumrio1"/>
        <w:rPr>
          <w:ins w:id="211" w:author="Luísa Jardim" w:date="2021-08-30T15:46:00Z"/>
          <w:rFonts w:asciiTheme="minorHAnsi" w:eastAsiaTheme="minorEastAsia" w:hAnsiTheme="minorHAnsi" w:cstheme="minorBidi"/>
          <w:bCs w:val="0"/>
          <w:sz w:val="22"/>
          <w:szCs w:val="22"/>
          <w:lang w:eastAsia="pt-BR"/>
        </w:rPr>
      </w:pPr>
      <w:ins w:id="212" w:author="Luísa Jardim" w:date="2021-08-30T15:46:00Z">
        <w:r w:rsidRPr="00886D17">
          <w:rPr>
            <w:rStyle w:val="Hyperlink"/>
          </w:rPr>
          <w:fldChar w:fldCharType="begin"/>
        </w:r>
        <w:r w:rsidRPr="00886D17">
          <w:rPr>
            <w:rStyle w:val="Hyperlink"/>
          </w:rPr>
          <w:instrText xml:space="preserve"> </w:instrText>
        </w:r>
        <w:r>
          <w:instrText>HYPERLINK \l "_Toc81230820"</w:instrText>
        </w:r>
        <w:r w:rsidRPr="00886D17">
          <w:rPr>
            <w:rStyle w:val="Hyperlink"/>
          </w:rPr>
          <w:instrText xml:space="preserve"> </w:instrText>
        </w:r>
        <w:r w:rsidRPr="00886D17">
          <w:rPr>
            <w:rStyle w:val="Hyperlink"/>
          </w:rPr>
          <w:fldChar w:fldCharType="separate"/>
        </w:r>
        <w:r w:rsidRPr="00886D17">
          <w:rPr>
            <w:rStyle w:val="Hyperlink"/>
          </w:rPr>
          <w:t>3.5  ASPECTOS ÉTICOS</w:t>
        </w:r>
        <w:r>
          <w:rPr>
            <w:webHidden/>
          </w:rPr>
          <w:tab/>
        </w:r>
        <w:r>
          <w:rPr>
            <w:webHidden/>
          </w:rPr>
          <w:fldChar w:fldCharType="begin"/>
        </w:r>
        <w:r>
          <w:rPr>
            <w:webHidden/>
          </w:rPr>
          <w:instrText xml:space="preserve"> PAGEREF _Toc81230820 \h </w:instrText>
        </w:r>
      </w:ins>
      <w:r>
        <w:rPr>
          <w:webHidden/>
        </w:rPr>
      </w:r>
      <w:r>
        <w:rPr>
          <w:webHidden/>
        </w:rPr>
        <w:fldChar w:fldCharType="separate"/>
      </w:r>
      <w:ins w:id="213" w:author="Luísa Jardim" w:date="2021-08-30T15:46:00Z">
        <w:r>
          <w:rPr>
            <w:webHidden/>
          </w:rPr>
          <w:t>25</w:t>
        </w:r>
        <w:r>
          <w:rPr>
            <w:webHidden/>
          </w:rPr>
          <w:fldChar w:fldCharType="end"/>
        </w:r>
        <w:r w:rsidRPr="00886D17">
          <w:rPr>
            <w:rStyle w:val="Hyperlink"/>
          </w:rPr>
          <w:fldChar w:fldCharType="end"/>
        </w:r>
      </w:ins>
    </w:p>
    <w:p w14:paraId="7D894E5A" w14:textId="54A25DE6" w:rsidR="00EC1C00" w:rsidRPr="00EC1C00" w:rsidRDefault="00EC1C00">
      <w:pPr>
        <w:pStyle w:val="Sumrio1"/>
        <w:rPr>
          <w:ins w:id="214" w:author="Luísa Jardim" w:date="2021-08-30T15:46:00Z"/>
          <w:rFonts w:asciiTheme="minorHAnsi" w:eastAsiaTheme="minorEastAsia" w:hAnsiTheme="minorHAnsi" w:cstheme="minorBidi"/>
          <w:b/>
          <w:bCs w:val="0"/>
          <w:sz w:val="22"/>
          <w:szCs w:val="22"/>
          <w:lang w:eastAsia="pt-BR"/>
          <w:rPrChange w:id="215" w:author="Luísa Jardim" w:date="2021-08-30T15:47:00Z">
            <w:rPr>
              <w:ins w:id="216" w:author="Luísa Jardim" w:date="2021-08-30T15:46:00Z"/>
              <w:rFonts w:asciiTheme="minorHAnsi" w:eastAsiaTheme="minorEastAsia" w:hAnsiTheme="minorHAnsi" w:cstheme="minorBidi"/>
              <w:bCs w:val="0"/>
              <w:sz w:val="22"/>
              <w:szCs w:val="22"/>
              <w:lang w:eastAsia="pt-BR"/>
            </w:rPr>
          </w:rPrChange>
        </w:rPr>
      </w:pPr>
      <w:ins w:id="217" w:author="Luísa Jardim" w:date="2021-08-30T15:46:00Z">
        <w:r w:rsidRPr="00EC1C00">
          <w:rPr>
            <w:rStyle w:val="Hyperlink"/>
            <w:b/>
            <w:bCs w:val="0"/>
            <w:rPrChange w:id="218" w:author="Luísa Jardim" w:date="2021-08-30T15:47:00Z">
              <w:rPr>
                <w:rStyle w:val="Hyperlink"/>
              </w:rPr>
            </w:rPrChange>
          </w:rPr>
          <w:fldChar w:fldCharType="begin"/>
        </w:r>
        <w:r w:rsidRPr="00EC1C00">
          <w:rPr>
            <w:rStyle w:val="Hyperlink"/>
            <w:b/>
            <w:bCs w:val="0"/>
            <w:rPrChange w:id="219" w:author="Luísa Jardim" w:date="2021-08-30T15:47:00Z">
              <w:rPr>
                <w:rStyle w:val="Hyperlink"/>
              </w:rPr>
            </w:rPrChange>
          </w:rPr>
          <w:instrText xml:space="preserve"> </w:instrText>
        </w:r>
        <w:r w:rsidRPr="00EC1C00">
          <w:rPr>
            <w:b/>
            <w:bCs w:val="0"/>
            <w:rPrChange w:id="220" w:author="Luísa Jardim" w:date="2021-08-30T15:47:00Z">
              <w:rPr/>
            </w:rPrChange>
          </w:rPr>
          <w:instrText>HYPERLINK \l "_Toc81230821"</w:instrText>
        </w:r>
        <w:r w:rsidRPr="00EC1C00">
          <w:rPr>
            <w:rStyle w:val="Hyperlink"/>
            <w:b/>
            <w:bCs w:val="0"/>
            <w:rPrChange w:id="221" w:author="Luísa Jardim" w:date="2021-08-30T15:47:00Z">
              <w:rPr>
                <w:rStyle w:val="Hyperlink"/>
              </w:rPr>
            </w:rPrChange>
          </w:rPr>
          <w:instrText xml:space="preserve"> </w:instrText>
        </w:r>
        <w:r w:rsidRPr="00EC1C00">
          <w:rPr>
            <w:rStyle w:val="Hyperlink"/>
            <w:b/>
            <w:bCs w:val="0"/>
            <w:rPrChange w:id="222" w:author="Luísa Jardim" w:date="2021-08-30T15:47:00Z">
              <w:rPr>
                <w:rStyle w:val="Hyperlink"/>
              </w:rPr>
            </w:rPrChange>
          </w:rPr>
          <w:fldChar w:fldCharType="separate"/>
        </w:r>
        <w:r w:rsidRPr="00EC1C00">
          <w:rPr>
            <w:rStyle w:val="Hyperlink"/>
            <w:b/>
            <w:bCs w:val="0"/>
            <w:rPrChange w:id="223" w:author="Luísa Jardim" w:date="2021-08-30T15:47:00Z">
              <w:rPr>
                <w:rStyle w:val="Hyperlink"/>
              </w:rPr>
            </w:rPrChange>
          </w:rPr>
          <w:t>3.5.1 Proteção de dados</w:t>
        </w:r>
        <w:r w:rsidRPr="00EC1C00">
          <w:rPr>
            <w:b/>
            <w:bCs w:val="0"/>
            <w:webHidden/>
            <w:rPrChange w:id="224" w:author="Luísa Jardim" w:date="2021-08-30T15:47:00Z">
              <w:rPr>
                <w:webHidden/>
              </w:rPr>
            </w:rPrChange>
          </w:rPr>
          <w:tab/>
        </w:r>
        <w:r w:rsidRPr="00EC1C00">
          <w:rPr>
            <w:b/>
            <w:bCs w:val="0"/>
            <w:webHidden/>
            <w:rPrChange w:id="225" w:author="Luísa Jardim" w:date="2021-08-30T15:47:00Z">
              <w:rPr>
                <w:webHidden/>
              </w:rPr>
            </w:rPrChange>
          </w:rPr>
          <w:fldChar w:fldCharType="begin"/>
        </w:r>
        <w:r w:rsidRPr="00EC1C00">
          <w:rPr>
            <w:b/>
            <w:bCs w:val="0"/>
            <w:webHidden/>
            <w:rPrChange w:id="226" w:author="Luísa Jardim" w:date="2021-08-30T15:47:00Z">
              <w:rPr>
                <w:webHidden/>
              </w:rPr>
            </w:rPrChange>
          </w:rPr>
          <w:instrText xml:space="preserve"> PAGEREF _Toc81230821 \h </w:instrText>
        </w:r>
      </w:ins>
      <w:r w:rsidRPr="008D0578">
        <w:rPr>
          <w:b/>
          <w:bCs w:val="0"/>
          <w:webHidden/>
        </w:rPr>
      </w:r>
      <w:r w:rsidRPr="00EC1C00">
        <w:rPr>
          <w:b/>
          <w:bCs w:val="0"/>
          <w:webHidden/>
          <w:rPrChange w:id="227" w:author="Luísa Jardim" w:date="2021-08-30T15:47:00Z">
            <w:rPr>
              <w:webHidden/>
            </w:rPr>
          </w:rPrChange>
        </w:rPr>
        <w:fldChar w:fldCharType="separate"/>
      </w:r>
      <w:ins w:id="228" w:author="Luísa Jardim" w:date="2021-08-30T15:46:00Z">
        <w:r w:rsidRPr="00EC1C00">
          <w:rPr>
            <w:b/>
            <w:bCs w:val="0"/>
            <w:webHidden/>
            <w:rPrChange w:id="229" w:author="Luísa Jardim" w:date="2021-08-30T15:47:00Z">
              <w:rPr>
                <w:webHidden/>
              </w:rPr>
            </w:rPrChange>
          </w:rPr>
          <w:t>26</w:t>
        </w:r>
        <w:r w:rsidRPr="00EC1C00">
          <w:rPr>
            <w:b/>
            <w:bCs w:val="0"/>
            <w:webHidden/>
            <w:rPrChange w:id="230" w:author="Luísa Jardim" w:date="2021-08-30T15:47:00Z">
              <w:rPr>
                <w:webHidden/>
              </w:rPr>
            </w:rPrChange>
          </w:rPr>
          <w:fldChar w:fldCharType="end"/>
        </w:r>
        <w:r w:rsidRPr="00EC1C00">
          <w:rPr>
            <w:rStyle w:val="Hyperlink"/>
            <w:b/>
            <w:bCs w:val="0"/>
            <w:rPrChange w:id="231" w:author="Luísa Jardim" w:date="2021-08-30T15:47:00Z">
              <w:rPr>
                <w:rStyle w:val="Hyperlink"/>
              </w:rPr>
            </w:rPrChange>
          </w:rPr>
          <w:fldChar w:fldCharType="end"/>
        </w:r>
      </w:ins>
    </w:p>
    <w:p w14:paraId="178FC3C4" w14:textId="4EFEDE75" w:rsidR="00EC1C00" w:rsidRPr="00EC1C00" w:rsidRDefault="00EC1C00">
      <w:pPr>
        <w:pStyle w:val="Sumrio1"/>
        <w:tabs>
          <w:tab w:val="left" w:pos="720"/>
        </w:tabs>
        <w:rPr>
          <w:ins w:id="232" w:author="Luísa Jardim" w:date="2021-08-30T15:46:00Z"/>
          <w:rFonts w:asciiTheme="minorHAnsi" w:eastAsiaTheme="minorEastAsia" w:hAnsiTheme="minorHAnsi" w:cstheme="minorBidi"/>
          <w:b/>
          <w:bCs w:val="0"/>
          <w:sz w:val="22"/>
          <w:szCs w:val="22"/>
          <w:lang w:eastAsia="pt-BR"/>
          <w:rPrChange w:id="233" w:author="Luísa Jardim" w:date="2021-08-30T15:47:00Z">
            <w:rPr>
              <w:ins w:id="234" w:author="Luísa Jardim" w:date="2021-08-30T15:46:00Z"/>
              <w:rFonts w:asciiTheme="minorHAnsi" w:eastAsiaTheme="minorEastAsia" w:hAnsiTheme="minorHAnsi" w:cstheme="minorBidi"/>
              <w:bCs w:val="0"/>
              <w:sz w:val="22"/>
              <w:szCs w:val="22"/>
              <w:lang w:eastAsia="pt-BR"/>
            </w:rPr>
          </w:rPrChange>
        </w:rPr>
      </w:pPr>
      <w:ins w:id="235" w:author="Luísa Jardim" w:date="2021-08-30T15:46:00Z">
        <w:r w:rsidRPr="00EC1C00">
          <w:rPr>
            <w:rStyle w:val="Hyperlink"/>
            <w:b/>
            <w:bCs w:val="0"/>
            <w:rPrChange w:id="236" w:author="Luísa Jardim" w:date="2021-08-30T15:47:00Z">
              <w:rPr>
                <w:rStyle w:val="Hyperlink"/>
              </w:rPr>
            </w:rPrChange>
          </w:rPr>
          <w:fldChar w:fldCharType="begin"/>
        </w:r>
        <w:r w:rsidRPr="00EC1C00">
          <w:rPr>
            <w:rStyle w:val="Hyperlink"/>
            <w:b/>
            <w:bCs w:val="0"/>
            <w:rPrChange w:id="237" w:author="Luísa Jardim" w:date="2021-08-30T15:47:00Z">
              <w:rPr>
                <w:rStyle w:val="Hyperlink"/>
              </w:rPr>
            </w:rPrChange>
          </w:rPr>
          <w:instrText xml:space="preserve"> </w:instrText>
        </w:r>
        <w:r w:rsidRPr="00EC1C00">
          <w:rPr>
            <w:b/>
            <w:bCs w:val="0"/>
            <w:rPrChange w:id="238" w:author="Luísa Jardim" w:date="2021-08-30T15:47:00Z">
              <w:rPr/>
            </w:rPrChange>
          </w:rPr>
          <w:instrText>HYPERLINK \l "_Toc81230822"</w:instrText>
        </w:r>
        <w:r w:rsidRPr="00EC1C00">
          <w:rPr>
            <w:rStyle w:val="Hyperlink"/>
            <w:b/>
            <w:bCs w:val="0"/>
            <w:rPrChange w:id="239" w:author="Luísa Jardim" w:date="2021-08-30T15:47:00Z">
              <w:rPr>
                <w:rStyle w:val="Hyperlink"/>
              </w:rPr>
            </w:rPrChange>
          </w:rPr>
          <w:instrText xml:space="preserve"> </w:instrText>
        </w:r>
        <w:r w:rsidRPr="00EC1C00">
          <w:rPr>
            <w:rStyle w:val="Hyperlink"/>
            <w:b/>
            <w:bCs w:val="0"/>
            <w:rPrChange w:id="240" w:author="Luísa Jardim" w:date="2021-08-30T15:47:00Z">
              <w:rPr>
                <w:rStyle w:val="Hyperlink"/>
              </w:rPr>
            </w:rPrChange>
          </w:rPr>
          <w:fldChar w:fldCharType="separate"/>
        </w:r>
        <w:r w:rsidRPr="00EC1C00">
          <w:rPr>
            <w:rStyle w:val="Hyperlink"/>
            <w:b/>
            <w:bCs w:val="0"/>
            <w:rPrChange w:id="241" w:author="Luísa Jardim" w:date="2021-08-30T15:47:00Z">
              <w:rPr>
                <w:rStyle w:val="Hyperlink"/>
              </w:rPr>
            </w:rPrChange>
          </w:rPr>
          <w:t>3.5.2</w:t>
        </w:r>
      </w:ins>
      <w:ins w:id="242" w:author="Luísa Jardim" w:date="2021-08-30T15:47:00Z">
        <w:r w:rsidRPr="00EC1C00">
          <w:rPr>
            <w:rFonts w:asciiTheme="minorHAnsi" w:eastAsiaTheme="minorEastAsia" w:hAnsiTheme="minorHAnsi" w:cstheme="minorBidi"/>
            <w:b/>
            <w:bCs w:val="0"/>
            <w:sz w:val="22"/>
            <w:szCs w:val="22"/>
            <w:lang w:eastAsia="pt-BR"/>
            <w:rPrChange w:id="243" w:author="Luísa Jardim" w:date="2021-08-30T15:47:00Z">
              <w:rPr>
                <w:rFonts w:asciiTheme="minorHAnsi" w:eastAsiaTheme="minorEastAsia" w:hAnsiTheme="minorHAnsi" w:cstheme="minorBidi"/>
                <w:bCs w:val="0"/>
                <w:sz w:val="22"/>
                <w:szCs w:val="22"/>
                <w:lang w:eastAsia="pt-BR"/>
              </w:rPr>
            </w:rPrChange>
          </w:rPr>
          <w:t xml:space="preserve"> </w:t>
        </w:r>
      </w:ins>
      <w:ins w:id="244" w:author="Luísa Jardim" w:date="2021-08-30T15:46:00Z">
        <w:r w:rsidRPr="00EC1C00">
          <w:rPr>
            <w:rStyle w:val="Hyperlink"/>
            <w:b/>
            <w:bCs w:val="0"/>
            <w:rPrChange w:id="245" w:author="Luísa Jardim" w:date="2021-08-30T15:47:00Z">
              <w:rPr>
                <w:rStyle w:val="Hyperlink"/>
              </w:rPr>
            </w:rPrChange>
          </w:rPr>
          <w:t>Gerenciamento de riscos</w:t>
        </w:r>
        <w:r w:rsidRPr="00EC1C00">
          <w:rPr>
            <w:b/>
            <w:bCs w:val="0"/>
            <w:webHidden/>
            <w:rPrChange w:id="246" w:author="Luísa Jardim" w:date="2021-08-30T15:47:00Z">
              <w:rPr>
                <w:webHidden/>
              </w:rPr>
            </w:rPrChange>
          </w:rPr>
          <w:tab/>
        </w:r>
        <w:r w:rsidRPr="00EC1C00">
          <w:rPr>
            <w:b/>
            <w:bCs w:val="0"/>
            <w:webHidden/>
            <w:rPrChange w:id="247" w:author="Luísa Jardim" w:date="2021-08-30T15:47:00Z">
              <w:rPr>
                <w:webHidden/>
              </w:rPr>
            </w:rPrChange>
          </w:rPr>
          <w:fldChar w:fldCharType="begin"/>
        </w:r>
        <w:r w:rsidRPr="00EC1C00">
          <w:rPr>
            <w:b/>
            <w:bCs w:val="0"/>
            <w:webHidden/>
            <w:rPrChange w:id="248" w:author="Luísa Jardim" w:date="2021-08-30T15:47:00Z">
              <w:rPr>
                <w:webHidden/>
              </w:rPr>
            </w:rPrChange>
          </w:rPr>
          <w:instrText xml:space="preserve"> PAGEREF _Toc81230822 \h </w:instrText>
        </w:r>
      </w:ins>
      <w:r w:rsidRPr="008D0578">
        <w:rPr>
          <w:b/>
          <w:bCs w:val="0"/>
          <w:webHidden/>
        </w:rPr>
      </w:r>
      <w:r w:rsidRPr="00EC1C00">
        <w:rPr>
          <w:b/>
          <w:bCs w:val="0"/>
          <w:webHidden/>
          <w:rPrChange w:id="249" w:author="Luísa Jardim" w:date="2021-08-30T15:47:00Z">
            <w:rPr>
              <w:webHidden/>
            </w:rPr>
          </w:rPrChange>
        </w:rPr>
        <w:fldChar w:fldCharType="separate"/>
      </w:r>
      <w:ins w:id="250" w:author="Luísa Jardim" w:date="2021-08-30T15:46:00Z">
        <w:r w:rsidRPr="00EC1C00">
          <w:rPr>
            <w:b/>
            <w:bCs w:val="0"/>
            <w:webHidden/>
            <w:rPrChange w:id="251" w:author="Luísa Jardim" w:date="2021-08-30T15:47:00Z">
              <w:rPr>
                <w:webHidden/>
              </w:rPr>
            </w:rPrChange>
          </w:rPr>
          <w:t>26</w:t>
        </w:r>
        <w:r w:rsidRPr="00EC1C00">
          <w:rPr>
            <w:b/>
            <w:bCs w:val="0"/>
            <w:webHidden/>
            <w:rPrChange w:id="252" w:author="Luísa Jardim" w:date="2021-08-30T15:47:00Z">
              <w:rPr>
                <w:webHidden/>
              </w:rPr>
            </w:rPrChange>
          </w:rPr>
          <w:fldChar w:fldCharType="end"/>
        </w:r>
        <w:r w:rsidRPr="00EC1C00">
          <w:rPr>
            <w:rStyle w:val="Hyperlink"/>
            <w:b/>
            <w:bCs w:val="0"/>
            <w:rPrChange w:id="253" w:author="Luísa Jardim" w:date="2021-08-30T15:47:00Z">
              <w:rPr>
                <w:rStyle w:val="Hyperlink"/>
              </w:rPr>
            </w:rPrChange>
          </w:rPr>
          <w:fldChar w:fldCharType="end"/>
        </w:r>
      </w:ins>
    </w:p>
    <w:p w14:paraId="0155ED6E" w14:textId="3BB894CA" w:rsidR="00EC1C00" w:rsidRPr="00EC1C00" w:rsidRDefault="00EC1C00">
      <w:pPr>
        <w:pStyle w:val="Sumrio1"/>
        <w:rPr>
          <w:ins w:id="254" w:author="Luísa Jardim" w:date="2021-08-30T15:46:00Z"/>
          <w:rFonts w:asciiTheme="minorHAnsi" w:eastAsiaTheme="minorEastAsia" w:hAnsiTheme="minorHAnsi" w:cstheme="minorBidi"/>
          <w:b/>
          <w:bCs w:val="0"/>
          <w:sz w:val="22"/>
          <w:szCs w:val="22"/>
          <w:lang w:eastAsia="pt-BR"/>
          <w:rPrChange w:id="255" w:author="Luísa Jardim" w:date="2021-08-30T15:47:00Z">
            <w:rPr>
              <w:ins w:id="256" w:author="Luísa Jardim" w:date="2021-08-30T15:46:00Z"/>
              <w:rFonts w:asciiTheme="minorHAnsi" w:eastAsiaTheme="minorEastAsia" w:hAnsiTheme="minorHAnsi" w:cstheme="minorBidi"/>
              <w:bCs w:val="0"/>
              <w:sz w:val="22"/>
              <w:szCs w:val="22"/>
              <w:lang w:eastAsia="pt-BR"/>
            </w:rPr>
          </w:rPrChange>
        </w:rPr>
      </w:pPr>
      <w:ins w:id="257" w:author="Luísa Jardim" w:date="2021-08-30T15:46:00Z">
        <w:r w:rsidRPr="00EC1C00">
          <w:rPr>
            <w:rStyle w:val="Hyperlink"/>
            <w:b/>
            <w:bCs w:val="0"/>
            <w:rPrChange w:id="258" w:author="Luísa Jardim" w:date="2021-08-30T15:47:00Z">
              <w:rPr>
                <w:rStyle w:val="Hyperlink"/>
              </w:rPr>
            </w:rPrChange>
          </w:rPr>
          <w:fldChar w:fldCharType="begin"/>
        </w:r>
        <w:r w:rsidRPr="00EC1C00">
          <w:rPr>
            <w:rStyle w:val="Hyperlink"/>
            <w:b/>
            <w:bCs w:val="0"/>
            <w:rPrChange w:id="259" w:author="Luísa Jardim" w:date="2021-08-30T15:47:00Z">
              <w:rPr>
                <w:rStyle w:val="Hyperlink"/>
              </w:rPr>
            </w:rPrChange>
          </w:rPr>
          <w:instrText xml:space="preserve"> </w:instrText>
        </w:r>
        <w:r w:rsidRPr="00EC1C00">
          <w:rPr>
            <w:b/>
            <w:bCs w:val="0"/>
            <w:rPrChange w:id="260" w:author="Luísa Jardim" w:date="2021-08-30T15:47:00Z">
              <w:rPr/>
            </w:rPrChange>
          </w:rPr>
          <w:instrText>HYPERLINK \l "_Toc81230823"</w:instrText>
        </w:r>
        <w:r w:rsidRPr="00EC1C00">
          <w:rPr>
            <w:rStyle w:val="Hyperlink"/>
            <w:b/>
            <w:bCs w:val="0"/>
            <w:rPrChange w:id="261" w:author="Luísa Jardim" w:date="2021-08-30T15:47:00Z">
              <w:rPr>
                <w:rStyle w:val="Hyperlink"/>
              </w:rPr>
            </w:rPrChange>
          </w:rPr>
          <w:instrText xml:space="preserve"> </w:instrText>
        </w:r>
        <w:r w:rsidRPr="00EC1C00">
          <w:rPr>
            <w:rStyle w:val="Hyperlink"/>
            <w:b/>
            <w:bCs w:val="0"/>
            <w:rPrChange w:id="262" w:author="Luísa Jardim" w:date="2021-08-30T15:47:00Z">
              <w:rPr>
                <w:rStyle w:val="Hyperlink"/>
              </w:rPr>
            </w:rPrChange>
          </w:rPr>
          <w:fldChar w:fldCharType="separate"/>
        </w:r>
        <w:r w:rsidRPr="00EC1C00">
          <w:rPr>
            <w:rStyle w:val="Hyperlink"/>
            <w:b/>
            <w:bCs w:val="0"/>
            <w:rPrChange w:id="263" w:author="Luísa Jardim" w:date="2021-08-30T15:47:00Z">
              <w:rPr>
                <w:rStyle w:val="Hyperlink"/>
              </w:rPr>
            </w:rPrChange>
          </w:rPr>
          <w:t>3.5.3 Benefícios para os pacientes</w:t>
        </w:r>
        <w:r w:rsidRPr="00EC1C00">
          <w:rPr>
            <w:b/>
            <w:bCs w:val="0"/>
            <w:webHidden/>
            <w:rPrChange w:id="264" w:author="Luísa Jardim" w:date="2021-08-30T15:47:00Z">
              <w:rPr>
                <w:webHidden/>
              </w:rPr>
            </w:rPrChange>
          </w:rPr>
          <w:tab/>
        </w:r>
        <w:r w:rsidRPr="00EC1C00">
          <w:rPr>
            <w:b/>
            <w:bCs w:val="0"/>
            <w:webHidden/>
            <w:rPrChange w:id="265" w:author="Luísa Jardim" w:date="2021-08-30T15:47:00Z">
              <w:rPr>
                <w:webHidden/>
              </w:rPr>
            </w:rPrChange>
          </w:rPr>
          <w:fldChar w:fldCharType="begin"/>
        </w:r>
        <w:r w:rsidRPr="00EC1C00">
          <w:rPr>
            <w:b/>
            <w:bCs w:val="0"/>
            <w:webHidden/>
            <w:rPrChange w:id="266" w:author="Luísa Jardim" w:date="2021-08-30T15:47:00Z">
              <w:rPr>
                <w:webHidden/>
              </w:rPr>
            </w:rPrChange>
          </w:rPr>
          <w:instrText xml:space="preserve"> PAGEREF _Toc81230823 \h </w:instrText>
        </w:r>
      </w:ins>
      <w:r w:rsidRPr="008D0578">
        <w:rPr>
          <w:b/>
          <w:bCs w:val="0"/>
          <w:webHidden/>
        </w:rPr>
      </w:r>
      <w:r w:rsidRPr="00EC1C00">
        <w:rPr>
          <w:b/>
          <w:bCs w:val="0"/>
          <w:webHidden/>
          <w:rPrChange w:id="267" w:author="Luísa Jardim" w:date="2021-08-30T15:47:00Z">
            <w:rPr>
              <w:webHidden/>
            </w:rPr>
          </w:rPrChange>
        </w:rPr>
        <w:fldChar w:fldCharType="separate"/>
      </w:r>
      <w:ins w:id="268" w:author="Luísa Jardim" w:date="2021-08-30T15:46:00Z">
        <w:r w:rsidRPr="00EC1C00">
          <w:rPr>
            <w:b/>
            <w:bCs w:val="0"/>
            <w:webHidden/>
            <w:rPrChange w:id="269" w:author="Luísa Jardim" w:date="2021-08-30T15:47:00Z">
              <w:rPr>
                <w:webHidden/>
              </w:rPr>
            </w:rPrChange>
          </w:rPr>
          <w:t>27</w:t>
        </w:r>
        <w:r w:rsidRPr="00EC1C00">
          <w:rPr>
            <w:b/>
            <w:bCs w:val="0"/>
            <w:webHidden/>
            <w:rPrChange w:id="270" w:author="Luísa Jardim" w:date="2021-08-30T15:47:00Z">
              <w:rPr>
                <w:webHidden/>
              </w:rPr>
            </w:rPrChange>
          </w:rPr>
          <w:fldChar w:fldCharType="end"/>
        </w:r>
        <w:r w:rsidRPr="00EC1C00">
          <w:rPr>
            <w:rStyle w:val="Hyperlink"/>
            <w:b/>
            <w:bCs w:val="0"/>
            <w:rPrChange w:id="271" w:author="Luísa Jardim" w:date="2021-08-30T15:47:00Z">
              <w:rPr>
                <w:rStyle w:val="Hyperlink"/>
              </w:rPr>
            </w:rPrChange>
          </w:rPr>
          <w:fldChar w:fldCharType="end"/>
        </w:r>
      </w:ins>
    </w:p>
    <w:p w14:paraId="5882436A" w14:textId="046917BD" w:rsidR="00EC1C00" w:rsidRDefault="00EC1C00">
      <w:pPr>
        <w:pStyle w:val="Sumrio1"/>
        <w:rPr>
          <w:ins w:id="272" w:author="Luísa Jardim" w:date="2021-08-30T15:46:00Z"/>
          <w:rFonts w:asciiTheme="minorHAnsi" w:eastAsiaTheme="minorEastAsia" w:hAnsiTheme="minorHAnsi" w:cstheme="minorBidi"/>
          <w:bCs w:val="0"/>
          <w:sz w:val="22"/>
          <w:szCs w:val="22"/>
          <w:lang w:eastAsia="pt-BR"/>
        </w:rPr>
      </w:pPr>
      <w:ins w:id="273" w:author="Luísa Jardim" w:date="2021-08-30T15:46:00Z">
        <w:r w:rsidRPr="00886D17">
          <w:rPr>
            <w:rStyle w:val="Hyperlink"/>
          </w:rPr>
          <w:fldChar w:fldCharType="begin"/>
        </w:r>
        <w:r w:rsidRPr="00886D17">
          <w:rPr>
            <w:rStyle w:val="Hyperlink"/>
          </w:rPr>
          <w:instrText xml:space="preserve"> </w:instrText>
        </w:r>
        <w:r>
          <w:instrText>HYPERLINK \l "_Toc81230824"</w:instrText>
        </w:r>
        <w:r w:rsidRPr="00886D17">
          <w:rPr>
            <w:rStyle w:val="Hyperlink"/>
          </w:rPr>
          <w:instrText xml:space="preserve"> </w:instrText>
        </w:r>
        <w:r w:rsidRPr="00886D17">
          <w:rPr>
            <w:rStyle w:val="Hyperlink"/>
          </w:rPr>
          <w:fldChar w:fldCharType="separate"/>
        </w:r>
        <w:r w:rsidRPr="00886D17">
          <w:rPr>
            <w:rStyle w:val="Hyperlink"/>
            <w:rFonts w:eastAsia="Calibri"/>
            <w:shd w:val="clear" w:color="auto" w:fill="FFFFFF"/>
          </w:rPr>
          <w:t xml:space="preserve">4 </w:t>
        </w:r>
        <w:r w:rsidRPr="00886D17">
          <w:rPr>
            <w:rStyle w:val="Hyperlink"/>
            <w:lang w:eastAsia="hi-IN" w:bidi="hi-IN"/>
          </w:rPr>
          <w:t>ORÇAMENTO</w:t>
        </w:r>
        <w:r>
          <w:rPr>
            <w:webHidden/>
          </w:rPr>
          <w:tab/>
        </w:r>
        <w:r>
          <w:rPr>
            <w:webHidden/>
          </w:rPr>
          <w:fldChar w:fldCharType="begin"/>
        </w:r>
        <w:r>
          <w:rPr>
            <w:webHidden/>
          </w:rPr>
          <w:instrText xml:space="preserve"> PAGEREF _Toc81230824 \h </w:instrText>
        </w:r>
      </w:ins>
      <w:r>
        <w:rPr>
          <w:webHidden/>
        </w:rPr>
      </w:r>
      <w:r>
        <w:rPr>
          <w:webHidden/>
        </w:rPr>
        <w:fldChar w:fldCharType="separate"/>
      </w:r>
      <w:ins w:id="274" w:author="Luísa Jardim" w:date="2021-08-30T15:46:00Z">
        <w:r>
          <w:rPr>
            <w:webHidden/>
          </w:rPr>
          <w:t>27</w:t>
        </w:r>
        <w:r>
          <w:rPr>
            <w:webHidden/>
          </w:rPr>
          <w:fldChar w:fldCharType="end"/>
        </w:r>
        <w:r w:rsidRPr="00886D17">
          <w:rPr>
            <w:rStyle w:val="Hyperlink"/>
          </w:rPr>
          <w:fldChar w:fldCharType="end"/>
        </w:r>
      </w:ins>
    </w:p>
    <w:p w14:paraId="18612B07" w14:textId="7F7C36A3" w:rsidR="00EC1C00" w:rsidRDefault="00EC1C00">
      <w:pPr>
        <w:pStyle w:val="Sumrio1"/>
        <w:rPr>
          <w:ins w:id="275" w:author="Luísa Jardim" w:date="2021-08-30T15:46:00Z"/>
          <w:rFonts w:asciiTheme="minorHAnsi" w:eastAsiaTheme="minorEastAsia" w:hAnsiTheme="minorHAnsi" w:cstheme="minorBidi"/>
          <w:bCs w:val="0"/>
          <w:sz w:val="22"/>
          <w:szCs w:val="22"/>
          <w:lang w:eastAsia="pt-BR"/>
        </w:rPr>
      </w:pPr>
      <w:ins w:id="276" w:author="Luísa Jardim" w:date="2021-08-30T15:46:00Z">
        <w:r w:rsidRPr="00886D17">
          <w:rPr>
            <w:rStyle w:val="Hyperlink"/>
          </w:rPr>
          <w:fldChar w:fldCharType="begin"/>
        </w:r>
        <w:r w:rsidRPr="00886D17">
          <w:rPr>
            <w:rStyle w:val="Hyperlink"/>
          </w:rPr>
          <w:instrText xml:space="preserve"> </w:instrText>
        </w:r>
        <w:r>
          <w:instrText>HYPERLINK \l "_Toc81230825"</w:instrText>
        </w:r>
        <w:r w:rsidRPr="00886D17">
          <w:rPr>
            <w:rStyle w:val="Hyperlink"/>
          </w:rPr>
          <w:instrText xml:space="preserve"> </w:instrText>
        </w:r>
        <w:r w:rsidRPr="00886D17">
          <w:rPr>
            <w:rStyle w:val="Hyperlink"/>
          </w:rPr>
          <w:fldChar w:fldCharType="separate"/>
        </w:r>
        <w:r w:rsidRPr="00886D17">
          <w:rPr>
            <w:rStyle w:val="Hyperlink"/>
          </w:rPr>
          <w:t>5 CRONOGRAMA</w:t>
        </w:r>
        <w:r>
          <w:rPr>
            <w:webHidden/>
          </w:rPr>
          <w:tab/>
        </w:r>
        <w:r>
          <w:rPr>
            <w:webHidden/>
          </w:rPr>
          <w:fldChar w:fldCharType="begin"/>
        </w:r>
        <w:r>
          <w:rPr>
            <w:webHidden/>
          </w:rPr>
          <w:instrText xml:space="preserve"> PAGEREF _Toc81230825 \h </w:instrText>
        </w:r>
      </w:ins>
      <w:r>
        <w:rPr>
          <w:webHidden/>
        </w:rPr>
      </w:r>
      <w:r>
        <w:rPr>
          <w:webHidden/>
        </w:rPr>
        <w:fldChar w:fldCharType="separate"/>
      </w:r>
      <w:ins w:id="277" w:author="Luísa Jardim" w:date="2021-08-30T15:46:00Z">
        <w:r>
          <w:rPr>
            <w:webHidden/>
          </w:rPr>
          <w:t>27</w:t>
        </w:r>
        <w:r>
          <w:rPr>
            <w:webHidden/>
          </w:rPr>
          <w:fldChar w:fldCharType="end"/>
        </w:r>
        <w:r w:rsidRPr="00886D17">
          <w:rPr>
            <w:rStyle w:val="Hyperlink"/>
          </w:rPr>
          <w:fldChar w:fldCharType="end"/>
        </w:r>
      </w:ins>
    </w:p>
    <w:p w14:paraId="62BC7199" w14:textId="29B621EA" w:rsidR="00EC1C00" w:rsidRPr="00EC1C00" w:rsidRDefault="00EC1C00">
      <w:pPr>
        <w:pStyle w:val="Sumrio1"/>
        <w:rPr>
          <w:ins w:id="278" w:author="Luísa Jardim" w:date="2021-08-30T15:46:00Z"/>
          <w:rFonts w:asciiTheme="minorHAnsi" w:eastAsiaTheme="minorEastAsia" w:hAnsiTheme="minorHAnsi" w:cstheme="minorBidi"/>
          <w:b/>
          <w:bCs w:val="0"/>
          <w:sz w:val="22"/>
          <w:szCs w:val="22"/>
          <w:lang w:eastAsia="pt-BR"/>
          <w:rPrChange w:id="279" w:author="Luísa Jardim" w:date="2021-08-30T15:47:00Z">
            <w:rPr>
              <w:ins w:id="280" w:author="Luísa Jardim" w:date="2021-08-30T15:46:00Z"/>
              <w:rFonts w:asciiTheme="minorHAnsi" w:eastAsiaTheme="minorEastAsia" w:hAnsiTheme="minorHAnsi" w:cstheme="minorBidi"/>
              <w:bCs w:val="0"/>
              <w:sz w:val="22"/>
              <w:szCs w:val="22"/>
              <w:lang w:eastAsia="pt-BR"/>
            </w:rPr>
          </w:rPrChange>
        </w:rPr>
      </w:pPr>
      <w:ins w:id="281" w:author="Luísa Jardim" w:date="2021-08-30T15:46:00Z">
        <w:r w:rsidRPr="00EC1C00">
          <w:rPr>
            <w:rStyle w:val="Hyperlink"/>
            <w:b/>
            <w:bCs w:val="0"/>
            <w:rPrChange w:id="282" w:author="Luísa Jardim" w:date="2021-08-30T15:47:00Z">
              <w:rPr>
                <w:rStyle w:val="Hyperlink"/>
              </w:rPr>
            </w:rPrChange>
          </w:rPr>
          <w:fldChar w:fldCharType="begin"/>
        </w:r>
        <w:r w:rsidRPr="00EC1C00">
          <w:rPr>
            <w:rStyle w:val="Hyperlink"/>
            <w:b/>
            <w:bCs w:val="0"/>
            <w:rPrChange w:id="283" w:author="Luísa Jardim" w:date="2021-08-30T15:47:00Z">
              <w:rPr>
                <w:rStyle w:val="Hyperlink"/>
              </w:rPr>
            </w:rPrChange>
          </w:rPr>
          <w:instrText xml:space="preserve"> </w:instrText>
        </w:r>
        <w:r w:rsidRPr="00EC1C00">
          <w:rPr>
            <w:b/>
            <w:bCs w:val="0"/>
            <w:rPrChange w:id="284" w:author="Luísa Jardim" w:date="2021-08-30T15:47:00Z">
              <w:rPr/>
            </w:rPrChange>
          </w:rPr>
          <w:instrText>HYPERLINK \l "_Toc81230826"</w:instrText>
        </w:r>
        <w:r w:rsidRPr="00EC1C00">
          <w:rPr>
            <w:rStyle w:val="Hyperlink"/>
            <w:b/>
            <w:bCs w:val="0"/>
            <w:rPrChange w:id="285" w:author="Luísa Jardim" w:date="2021-08-30T15:47:00Z">
              <w:rPr>
                <w:rStyle w:val="Hyperlink"/>
              </w:rPr>
            </w:rPrChange>
          </w:rPr>
          <w:instrText xml:space="preserve"> </w:instrText>
        </w:r>
        <w:r w:rsidRPr="00EC1C00">
          <w:rPr>
            <w:rStyle w:val="Hyperlink"/>
            <w:b/>
            <w:bCs w:val="0"/>
            <w:rPrChange w:id="286" w:author="Luísa Jardim" w:date="2021-08-30T15:47:00Z">
              <w:rPr>
                <w:rStyle w:val="Hyperlink"/>
              </w:rPr>
            </w:rPrChange>
          </w:rPr>
          <w:fldChar w:fldCharType="separate"/>
        </w:r>
        <w:r w:rsidRPr="00EC1C00">
          <w:rPr>
            <w:rStyle w:val="Hyperlink"/>
            <w:rFonts w:cs="Times New Roman"/>
            <w:b/>
            <w:bCs w:val="0"/>
            <w:rPrChange w:id="287" w:author="Luísa Jardim" w:date="2021-08-30T15:47:00Z">
              <w:rPr>
                <w:rStyle w:val="Hyperlink"/>
                <w:rFonts w:cs="Times New Roman"/>
              </w:rPr>
            </w:rPrChange>
          </w:rPr>
          <w:t>REFERÊNCIAS</w:t>
        </w:r>
        <w:r w:rsidRPr="00EC1C00">
          <w:rPr>
            <w:b/>
            <w:bCs w:val="0"/>
            <w:webHidden/>
            <w:rPrChange w:id="288" w:author="Luísa Jardim" w:date="2021-08-30T15:47:00Z">
              <w:rPr>
                <w:webHidden/>
              </w:rPr>
            </w:rPrChange>
          </w:rPr>
          <w:tab/>
        </w:r>
        <w:r w:rsidRPr="00EC1C00">
          <w:rPr>
            <w:b/>
            <w:bCs w:val="0"/>
            <w:webHidden/>
            <w:rPrChange w:id="289" w:author="Luísa Jardim" w:date="2021-08-30T15:47:00Z">
              <w:rPr>
                <w:webHidden/>
              </w:rPr>
            </w:rPrChange>
          </w:rPr>
          <w:fldChar w:fldCharType="begin"/>
        </w:r>
        <w:r w:rsidRPr="00EC1C00">
          <w:rPr>
            <w:b/>
            <w:bCs w:val="0"/>
            <w:webHidden/>
            <w:rPrChange w:id="290" w:author="Luísa Jardim" w:date="2021-08-30T15:47:00Z">
              <w:rPr>
                <w:webHidden/>
              </w:rPr>
            </w:rPrChange>
          </w:rPr>
          <w:instrText xml:space="preserve"> PAGEREF _Toc81230826 \h </w:instrText>
        </w:r>
      </w:ins>
      <w:r w:rsidRPr="008D0578">
        <w:rPr>
          <w:b/>
          <w:bCs w:val="0"/>
          <w:webHidden/>
        </w:rPr>
      </w:r>
      <w:r w:rsidRPr="00EC1C00">
        <w:rPr>
          <w:b/>
          <w:bCs w:val="0"/>
          <w:webHidden/>
          <w:rPrChange w:id="291" w:author="Luísa Jardim" w:date="2021-08-30T15:47:00Z">
            <w:rPr>
              <w:webHidden/>
            </w:rPr>
          </w:rPrChange>
        </w:rPr>
        <w:fldChar w:fldCharType="separate"/>
      </w:r>
      <w:ins w:id="292" w:author="Luísa Jardim" w:date="2021-08-30T15:46:00Z">
        <w:r w:rsidRPr="00EC1C00">
          <w:rPr>
            <w:b/>
            <w:bCs w:val="0"/>
            <w:webHidden/>
            <w:rPrChange w:id="293" w:author="Luísa Jardim" w:date="2021-08-30T15:47:00Z">
              <w:rPr>
                <w:webHidden/>
              </w:rPr>
            </w:rPrChange>
          </w:rPr>
          <w:t>29</w:t>
        </w:r>
        <w:r w:rsidRPr="00EC1C00">
          <w:rPr>
            <w:b/>
            <w:bCs w:val="0"/>
            <w:webHidden/>
            <w:rPrChange w:id="294" w:author="Luísa Jardim" w:date="2021-08-30T15:47:00Z">
              <w:rPr>
                <w:webHidden/>
              </w:rPr>
            </w:rPrChange>
          </w:rPr>
          <w:fldChar w:fldCharType="end"/>
        </w:r>
        <w:r w:rsidRPr="00EC1C00">
          <w:rPr>
            <w:rStyle w:val="Hyperlink"/>
            <w:b/>
            <w:bCs w:val="0"/>
            <w:rPrChange w:id="295" w:author="Luísa Jardim" w:date="2021-08-30T15:47:00Z">
              <w:rPr>
                <w:rStyle w:val="Hyperlink"/>
              </w:rPr>
            </w:rPrChange>
          </w:rPr>
          <w:fldChar w:fldCharType="end"/>
        </w:r>
      </w:ins>
    </w:p>
    <w:p w14:paraId="725EF46A" w14:textId="51DD6E79" w:rsidR="00EC1C00" w:rsidRDefault="00EC1C00">
      <w:pPr>
        <w:pStyle w:val="Sumrio1"/>
        <w:rPr>
          <w:ins w:id="296" w:author="Luísa Jardim" w:date="2021-08-30T15:46:00Z"/>
          <w:rFonts w:asciiTheme="minorHAnsi" w:eastAsiaTheme="minorEastAsia" w:hAnsiTheme="minorHAnsi" w:cstheme="minorBidi"/>
          <w:bCs w:val="0"/>
          <w:sz w:val="22"/>
          <w:szCs w:val="22"/>
          <w:lang w:eastAsia="pt-BR"/>
        </w:rPr>
      </w:pPr>
      <w:ins w:id="297" w:author="Luísa Jardim" w:date="2021-08-30T15:46:00Z">
        <w:r w:rsidRPr="00886D17">
          <w:rPr>
            <w:rStyle w:val="Hyperlink"/>
            <w:b/>
            <w:bCs w:val="0"/>
            <w:rPrChange w:id="298" w:author="Luísa Jardim" w:date="2021-08-30T15:47:00Z">
              <w:rPr>
                <w:rStyle w:val="Hyperlink"/>
              </w:rPr>
            </w:rPrChange>
          </w:rPr>
          <w:fldChar w:fldCharType="begin"/>
        </w:r>
        <w:r w:rsidRPr="000278D7">
          <w:rPr>
            <w:rStyle w:val="Hyperlink"/>
            <w:b/>
            <w:bCs w:val="0"/>
            <w:rPrChange w:id="299" w:author="Luísa Jardim" w:date="2021-08-30T15:47:00Z">
              <w:rPr>
                <w:rStyle w:val="Hyperlink"/>
              </w:rPr>
            </w:rPrChange>
          </w:rPr>
          <w:instrText xml:space="preserve"> </w:instrText>
        </w:r>
        <w:r w:rsidRPr="000278D7">
          <w:rPr>
            <w:b/>
            <w:bCs w:val="0"/>
            <w:rPrChange w:id="300" w:author="Luísa Jardim" w:date="2021-08-30T15:47:00Z">
              <w:rPr/>
            </w:rPrChange>
          </w:rPr>
          <w:instrText>HYPERLINK \l "_Toc81230827"</w:instrText>
        </w:r>
        <w:r w:rsidRPr="000278D7">
          <w:rPr>
            <w:rStyle w:val="Hyperlink"/>
            <w:b/>
            <w:bCs w:val="0"/>
            <w:rPrChange w:id="301" w:author="Luísa Jardim" w:date="2021-08-30T15:47:00Z">
              <w:rPr>
                <w:rStyle w:val="Hyperlink"/>
              </w:rPr>
            </w:rPrChange>
          </w:rPr>
          <w:instrText xml:space="preserve"> </w:instrText>
        </w:r>
        <w:r w:rsidRPr="00886D17">
          <w:rPr>
            <w:rStyle w:val="Hyperlink"/>
            <w:b/>
            <w:bCs w:val="0"/>
            <w:rPrChange w:id="302" w:author="Luísa Jardim" w:date="2021-08-30T15:47:00Z">
              <w:rPr>
                <w:rStyle w:val="Hyperlink"/>
              </w:rPr>
            </w:rPrChange>
          </w:rPr>
          <w:fldChar w:fldCharType="separate"/>
        </w:r>
        <w:r w:rsidRPr="000278D7">
          <w:rPr>
            <w:rStyle w:val="Hyperlink"/>
            <w:rFonts w:eastAsiaTheme="majorEastAsia" w:cs="Times New Roman"/>
            <w:b/>
            <w:bCs w:val="0"/>
            <w:rPrChange w:id="303" w:author="Luísa Jardim" w:date="2021-08-30T15:47:00Z">
              <w:rPr>
                <w:rStyle w:val="Hyperlink"/>
                <w:rFonts w:eastAsiaTheme="majorEastAsia" w:cs="Times New Roman"/>
              </w:rPr>
            </w:rPrChange>
          </w:rPr>
          <w:t>ANEXO</w:t>
        </w:r>
        <w:r w:rsidRPr="00886D17">
          <w:rPr>
            <w:rStyle w:val="Hyperlink"/>
            <w:rFonts w:eastAsiaTheme="majorEastAsia" w:cs="Times New Roman"/>
          </w:rPr>
          <w:t xml:space="preserve"> I</w:t>
        </w:r>
        <w:r w:rsidRPr="00886D17">
          <w:rPr>
            <w:rStyle w:val="Hyperlink"/>
          </w:rPr>
          <w:t xml:space="preserve"> - Termo de Autorização para Uso de dados de Pesquisa Prévia</w:t>
        </w:r>
        <w:r>
          <w:rPr>
            <w:webHidden/>
          </w:rPr>
          <w:tab/>
        </w:r>
        <w:r>
          <w:rPr>
            <w:webHidden/>
          </w:rPr>
          <w:fldChar w:fldCharType="begin"/>
        </w:r>
        <w:r>
          <w:rPr>
            <w:webHidden/>
          </w:rPr>
          <w:instrText xml:space="preserve"> PAGEREF _Toc81230827 \h </w:instrText>
        </w:r>
      </w:ins>
      <w:r>
        <w:rPr>
          <w:webHidden/>
        </w:rPr>
      </w:r>
      <w:r>
        <w:rPr>
          <w:webHidden/>
        </w:rPr>
        <w:fldChar w:fldCharType="separate"/>
      </w:r>
      <w:ins w:id="304" w:author="Luísa Jardim" w:date="2021-08-30T15:46:00Z">
        <w:r>
          <w:rPr>
            <w:webHidden/>
          </w:rPr>
          <w:t>36</w:t>
        </w:r>
        <w:r>
          <w:rPr>
            <w:webHidden/>
          </w:rPr>
          <w:fldChar w:fldCharType="end"/>
        </w:r>
        <w:r w:rsidRPr="00886D17">
          <w:rPr>
            <w:rStyle w:val="Hyperlink"/>
          </w:rPr>
          <w:fldChar w:fldCharType="end"/>
        </w:r>
      </w:ins>
    </w:p>
    <w:p w14:paraId="3FD36DAF" w14:textId="5E6685B0" w:rsidR="00EC1C00" w:rsidRDefault="00EC1C00">
      <w:pPr>
        <w:pStyle w:val="Sumrio1"/>
        <w:rPr>
          <w:ins w:id="305" w:author="Luísa Jardim" w:date="2021-08-30T15:46:00Z"/>
          <w:rFonts w:asciiTheme="minorHAnsi" w:eastAsiaTheme="minorEastAsia" w:hAnsiTheme="minorHAnsi" w:cstheme="minorBidi"/>
          <w:bCs w:val="0"/>
          <w:sz w:val="22"/>
          <w:szCs w:val="22"/>
          <w:lang w:eastAsia="pt-BR"/>
        </w:rPr>
      </w:pPr>
      <w:ins w:id="306" w:author="Luísa Jardim" w:date="2021-08-30T15:46:00Z">
        <w:r w:rsidRPr="00886D17">
          <w:rPr>
            <w:rStyle w:val="Hyperlink"/>
            <w:b/>
            <w:bCs w:val="0"/>
            <w:rPrChange w:id="307" w:author="Luísa Jardim" w:date="2021-08-30T15:47:00Z">
              <w:rPr>
                <w:rStyle w:val="Hyperlink"/>
              </w:rPr>
            </w:rPrChange>
          </w:rPr>
          <w:lastRenderedPageBreak/>
          <w:fldChar w:fldCharType="begin"/>
        </w:r>
        <w:r w:rsidRPr="000278D7">
          <w:rPr>
            <w:rStyle w:val="Hyperlink"/>
            <w:b/>
            <w:bCs w:val="0"/>
            <w:rPrChange w:id="308" w:author="Luísa Jardim" w:date="2021-08-30T15:47:00Z">
              <w:rPr>
                <w:rStyle w:val="Hyperlink"/>
              </w:rPr>
            </w:rPrChange>
          </w:rPr>
          <w:instrText xml:space="preserve"> </w:instrText>
        </w:r>
        <w:r w:rsidRPr="000278D7">
          <w:rPr>
            <w:b/>
            <w:bCs w:val="0"/>
            <w:rPrChange w:id="309" w:author="Luísa Jardim" w:date="2021-08-30T15:47:00Z">
              <w:rPr/>
            </w:rPrChange>
          </w:rPr>
          <w:instrText>HYPERLINK \l "_Toc81230828"</w:instrText>
        </w:r>
        <w:r w:rsidRPr="000278D7">
          <w:rPr>
            <w:rStyle w:val="Hyperlink"/>
            <w:b/>
            <w:bCs w:val="0"/>
            <w:rPrChange w:id="310" w:author="Luísa Jardim" w:date="2021-08-30T15:47:00Z">
              <w:rPr>
                <w:rStyle w:val="Hyperlink"/>
              </w:rPr>
            </w:rPrChange>
          </w:rPr>
          <w:instrText xml:space="preserve"> </w:instrText>
        </w:r>
        <w:r w:rsidRPr="00886D17">
          <w:rPr>
            <w:rStyle w:val="Hyperlink"/>
            <w:b/>
            <w:bCs w:val="0"/>
            <w:rPrChange w:id="311" w:author="Luísa Jardim" w:date="2021-08-30T15:47:00Z">
              <w:rPr>
                <w:rStyle w:val="Hyperlink"/>
              </w:rPr>
            </w:rPrChange>
          </w:rPr>
          <w:fldChar w:fldCharType="separate"/>
        </w:r>
        <w:r w:rsidRPr="000278D7">
          <w:rPr>
            <w:rStyle w:val="Hyperlink"/>
            <w:rFonts w:eastAsiaTheme="majorEastAsia"/>
            <w:b/>
            <w:bCs w:val="0"/>
            <w:rPrChange w:id="312" w:author="Luísa Jardim" w:date="2021-08-30T15:47:00Z">
              <w:rPr>
                <w:rStyle w:val="Hyperlink"/>
                <w:rFonts w:eastAsiaTheme="majorEastAsia"/>
              </w:rPr>
            </w:rPrChange>
          </w:rPr>
          <w:t>ANEXO</w:t>
        </w:r>
        <w:r w:rsidRPr="00886D17">
          <w:rPr>
            <w:rStyle w:val="Hyperlink"/>
            <w:rFonts w:eastAsiaTheme="majorEastAsia"/>
          </w:rPr>
          <w:t xml:space="preserve"> II</w:t>
        </w:r>
        <w:r w:rsidRPr="00886D17">
          <w:rPr>
            <w:rStyle w:val="Hyperlink"/>
          </w:rPr>
          <w:t xml:space="preserve"> – PARECER COMITÊ DE ÉTICA</w:t>
        </w:r>
        <w:r>
          <w:rPr>
            <w:webHidden/>
          </w:rPr>
          <w:tab/>
        </w:r>
        <w:r>
          <w:rPr>
            <w:webHidden/>
          </w:rPr>
          <w:fldChar w:fldCharType="begin"/>
        </w:r>
        <w:r>
          <w:rPr>
            <w:webHidden/>
          </w:rPr>
          <w:instrText xml:space="preserve"> PAGEREF _Toc81230828 \h </w:instrText>
        </w:r>
      </w:ins>
      <w:r>
        <w:rPr>
          <w:webHidden/>
        </w:rPr>
      </w:r>
      <w:r>
        <w:rPr>
          <w:webHidden/>
        </w:rPr>
        <w:fldChar w:fldCharType="separate"/>
      </w:r>
      <w:ins w:id="313" w:author="Luísa Jardim" w:date="2021-08-30T15:46:00Z">
        <w:r>
          <w:rPr>
            <w:webHidden/>
          </w:rPr>
          <w:t>37</w:t>
        </w:r>
        <w:r>
          <w:rPr>
            <w:webHidden/>
          </w:rPr>
          <w:fldChar w:fldCharType="end"/>
        </w:r>
        <w:r w:rsidRPr="00886D17">
          <w:rPr>
            <w:rStyle w:val="Hyperlink"/>
          </w:rPr>
          <w:fldChar w:fldCharType="end"/>
        </w:r>
      </w:ins>
    </w:p>
    <w:p w14:paraId="2D23B10F" w14:textId="70C2A7EB" w:rsidR="00EC1C00" w:rsidRDefault="00EC1C00">
      <w:pPr>
        <w:pStyle w:val="Sumrio1"/>
        <w:rPr>
          <w:ins w:id="314" w:author="Luísa Jardim" w:date="2021-08-30T15:46:00Z"/>
          <w:rFonts w:asciiTheme="minorHAnsi" w:eastAsiaTheme="minorEastAsia" w:hAnsiTheme="minorHAnsi" w:cstheme="minorBidi"/>
          <w:bCs w:val="0"/>
          <w:sz w:val="22"/>
          <w:szCs w:val="22"/>
          <w:lang w:eastAsia="pt-BR"/>
        </w:rPr>
      </w:pPr>
      <w:ins w:id="315" w:author="Luísa Jardim" w:date="2021-08-30T15:46:00Z">
        <w:r w:rsidRPr="00886D17">
          <w:rPr>
            <w:rStyle w:val="Hyperlink"/>
            <w:b/>
            <w:bCs w:val="0"/>
            <w:rPrChange w:id="316" w:author="Luísa Jardim" w:date="2021-08-30T15:47:00Z">
              <w:rPr>
                <w:rStyle w:val="Hyperlink"/>
              </w:rPr>
            </w:rPrChange>
          </w:rPr>
          <w:fldChar w:fldCharType="begin"/>
        </w:r>
        <w:r w:rsidRPr="000278D7">
          <w:rPr>
            <w:rStyle w:val="Hyperlink"/>
            <w:b/>
            <w:bCs w:val="0"/>
            <w:rPrChange w:id="317" w:author="Luísa Jardim" w:date="2021-08-30T15:47:00Z">
              <w:rPr>
                <w:rStyle w:val="Hyperlink"/>
              </w:rPr>
            </w:rPrChange>
          </w:rPr>
          <w:instrText xml:space="preserve"> </w:instrText>
        </w:r>
        <w:r w:rsidRPr="000278D7">
          <w:rPr>
            <w:b/>
            <w:bCs w:val="0"/>
            <w:rPrChange w:id="318" w:author="Luísa Jardim" w:date="2021-08-30T15:47:00Z">
              <w:rPr/>
            </w:rPrChange>
          </w:rPr>
          <w:instrText>HYPERLINK \l "_Toc81230829"</w:instrText>
        </w:r>
        <w:r w:rsidRPr="000278D7">
          <w:rPr>
            <w:rStyle w:val="Hyperlink"/>
            <w:b/>
            <w:bCs w:val="0"/>
            <w:rPrChange w:id="319" w:author="Luísa Jardim" w:date="2021-08-30T15:47:00Z">
              <w:rPr>
                <w:rStyle w:val="Hyperlink"/>
              </w:rPr>
            </w:rPrChange>
          </w:rPr>
          <w:instrText xml:space="preserve"> </w:instrText>
        </w:r>
        <w:r w:rsidRPr="00886D17">
          <w:rPr>
            <w:rStyle w:val="Hyperlink"/>
            <w:b/>
            <w:bCs w:val="0"/>
            <w:rPrChange w:id="320" w:author="Luísa Jardim" w:date="2021-08-30T15:47:00Z">
              <w:rPr>
                <w:rStyle w:val="Hyperlink"/>
              </w:rPr>
            </w:rPrChange>
          </w:rPr>
          <w:fldChar w:fldCharType="separate"/>
        </w:r>
        <w:r w:rsidRPr="000278D7">
          <w:rPr>
            <w:rStyle w:val="Hyperlink"/>
            <w:b/>
            <w:bCs w:val="0"/>
            <w:rPrChange w:id="321" w:author="Luísa Jardim" w:date="2021-08-30T15:47:00Z">
              <w:rPr>
                <w:rStyle w:val="Hyperlink"/>
              </w:rPr>
            </w:rPrChange>
          </w:rPr>
          <w:t>ANEXO</w:t>
        </w:r>
        <w:r w:rsidRPr="00886D17">
          <w:rPr>
            <w:rStyle w:val="Hyperlink"/>
          </w:rPr>
          <w:t xml:space="preserve"> III - Solicitação de Dispensa do T</w:t>
        </w:r>
      </w:ins>
      <w:ins w:id="322" w:author="Luísa Jardim" w:date="2021-08-30T15:48:00Z">
        <w:r w:rsidR="000278D7">
          <w:rPr>
            <w:rStyle w:val="Hyperlink"/>
          </w:rPr>
          <w:t>CLE</w:t>
        </w:r>
      </w:ins>
      <w:ins w:id="323" w:author="Luísa Jardim" w:date="2021-08-30T15:46:00Z">
        <w:r>
          <w:rPr>
            <w:webHidden/>
          </w:rPr>
          <w:tab/>
        </w:r>
        <w:r>
          <w:rPr>
            <w:webHidden/>
          </w:rPr>
          <w:fldChar w:fldCharType="begin"/>
        </w:r>
        <w:r>
          <w:rPr>
            <w:webHidden/>
          </w:rPr>
          <w:instrText xml:space="preserve"> PAGEREF _Toc81230829 \h </w:instrText>
        </w:r>
      </w:ins>
      <w:r>
        <w:rPr>
          <w:webHidden/>
        </w:rPr>
      </w:r>
      <w:r>
        <w:rPr>
          <w:webHidden/>
        </w:rPr>
        <w:fldChar w:fldCharType="separate"/>
      </w:r>
      <w:ins w:id="324" w:author="Luísa Jardim" w:date="2021-08-30T15:46:00Z">
        <w:r>
          <w:rPr>
            <w:webHidden/>
          </w:rPr>
          <w:t>42</w:t>
        </w:r>
        <w:r>
          <w:rPr>
            <w:webHidden/>
          </w:rPr>
          <w:fldChar w:fldCharType="end"/>
        </w:r>
        <w:r w:rsidRPr="00886D17">
          <w:rPr>
            <w:rStyle w:val="Hyperlink"/>
          </w:rPr>
          <w:fldChar w:fldCharType="end"/>
        </w:r>
      </w:ins>
    </w:p>
    <w:p w14:paraId="4D4C6829" w14:textId="1E739DF6" w:rsidR="00EC1C00" w:rsidRDefault="00EC1C00">
      <w:pPr>
        <w:pStyle w:val="Sumrio1"/>
        <w:rPr>
          <w:ins w:id="325" w:author="Luísa Jardim" w:date="2021-08-30T15:46:00Z"/>
          <w:rFonts w:asciiTheme="minorHAnsi" w:eastAsiaTheme="minorEastAsia" w:hAnsiTheme="minorHAnsi" w:cstheme="minorBidi"/>
          <w:bCs w:val="0"/>
          <w:sz w:val="22"/>
          <w:szCs w:val="22"/>
          <w:lang w:eastAsia="pt-BR"/>
        </w:rPr>
      </w:pPr>
      <w:ins w:id="326" w:author="Luísa Jardim" w:date="2021-08-30T15:46:00Z">
        <w:r w:rsidRPr="00886D17">
          <w:rPr>
            <w:rStyle w:val="Hyperlink"/>
            <w:b/>
            <w:bCs w:val="0"/>
            <w:rPrChange w:id="327" w:author="Luísa Jardim" w:date="2021-08-30T15:47:00Z">
              <w:rPr>
                <w:rStyle w:val="Hyperlink"/>
              </w:rPr>
            </w:rPrChange>
          </w:rPr>
          <w:fldChar w:fldCharType="begin"/>
        </w:r>
        <w:r w:rsidRPr="000278D7">
          <w:rPr>
            <w:rStyle w:val="Hyperlink"/>
            <w:b/>
            <w:bCs w:val="0"/>
            <w:rPrChange w:id="328" w:author="Luísa Jardim" w:date="2021-08-30T15:47:00Z">
              <w:rPr>
                <w:rStyle w:val="Hyperlink"/>
              </w:rPr>
            </w:rPrChange>
          </w:rPr>
          <w:instrText xml:space="preserve"> </w:instrText>
        </w:r>
        <w:r w:rsidRPr="000278D7">
          <w:rPr>
            <w:b/>
            <w:bCs w:val="0"/>
            <w:rPrChange w:id="329" w:author="Luísa Jardim" w:date="2021-08-30T15:47:00Z">
              <w:rPr/>
            </w:rPrChange>
          </w:rPr>
          <w:instrText>HYPERLINK \l "_Toc81230830"</w:instrText>
        </w:r>
        <w:r w:rsidRPr="000278D7">
          <w:rPr>
            <w:rStyle w:val="Hyperlink"/>
            <w:b/>
            <w:bCs w:val="0"/>
            <w:rPrChange w:id="330" w:author="Luísa Jardim" w:date="2021-08-30T15:47:00Z">
              <w:rPr>
                <w:rStyle w:val="Hyperlink"/>
              </w:rPr>
            </w:rPrChange>
          </w:rPr>
          <w:instrText xml:space="preserve"> </w:instrText>
        </w:r>
        <w:r w:rsidRPr="00886D17">
          <w:rPr>
            <w:rStyle w:val="Hyperlink"/>
            <w:b/>
            <w:bCs w:val="0"/>
            <w:rPrChange w:id="331" w:author="Luísa Jardim" w:date="2021-08-30T15:47:00Z">
              <w:rPr>
                <w:rStyle w:val="Hyperlink"/>
              </w:rPr>
            </w:rPrChange>
          </w:rPr>
          <w:fldChar w:fldCharType="separate"/>
        </w:r>
        <w:r w:rsidRPr="000278D7">
          <w:rPr>
            <w:rStyle w:val="Hyperlink"/>
            <w:b/>
            <w:bCs w:val="0"/>
            <w:rPrChange w:id="332" w:author="Luísa Jardim" w:date="2021-08-30T15:47:00Z">
              <w:rPr>
                <w:rStyle w:val="Hyperlink"/>
              </w:rPr>
            </w:rPrChange>
          </w:rPr>
          <w:t>ANEXO</w:t>
        </w:r>
        <w:r w:rsidRPr="00886D17">
          <w:rPr>
            <w:rStyle w:val="Hyperlink"/>
          </w:rPr>
          <w:t xml:space="preserve"> IV - Declaração de Cumprimento da Lei Geral de Proteção de Dados</w:t>
        </w:r>
        <w:r>
          <w:rPr>
            <w:webHidden/>
          </w:rPr>
          <w:tab/>
        </w:r>
        <w:r>
          <w:rPr>
            <w:webHidden/>
          </w:rPr>
          <w:fldChar w:fldCharType="begin"/>
        </w:r>
        <w:r>
          <w:rPr>
            <w:webHidden/>
          </w:rPr>
          <w:instrText xml:space="preserve"> PAGEREF _Toc81230830 \h </w:instrText>
        </w:r>
      </w:ins>
      <w:r>
        <w:rPr>
          <w:webHidden/>
        </w:rPr>
      </w:r>
      <w:r>
        <w:rPr>
          <w:webHidden/>
        </w:rPr>
        <w:fldChar w:fldCharType="separate"/>
      </w:r>
      <w:ins w:id="333" w:author="Luísa Jardim" w:date="2021-08-30T15:46:00Z">
        <w:r>
          <w:rPr>
            <w:webHidden/>
          </w:rPr>
          <w:t>43</w:t>
        </w:r>
        <w:r>
          <w:rPr>
            <w:webHidden/>
          </w:rPr>
          <w:fldChar w:fldCharType="end"/>
        </w:r>
        <w:r w:rsidRPr="00886D17">
          <w:rPr>
            <w:rStyle w:val="Hyperlink"/>
          </w:rPr>
          <w:fldChar w:fldCharType="end"/>
        </w:r>
      </w:ins>
    </w:p>
    <w:p w14:paraId="0744D353" w14:textId="20826B68" w:rsidR="00EC1C00" w:rsidRDefault="00EC1C00">
      <w:pPr>
        <w:pStyle w:val="Sumrio1"/>
        <w:rPr>
          <w:ins w:id="334" w:author="Luísa Jardim" w:date="2021-08-30T15:46:00Z"/>
          <w:rFonts w:asciiTheme="minorHAnsi" w:eastAsiaTheme="minorEastAsia" w:hAnsiTheme="minorHAnsi" w:cstheme="minorBidi"/>
          <w:bCs w:val="0"/>
          <w:sz w:val="22"/>
          <w:szCs w:val="22"/>
          <w:lang w:eastAsia="pt-BR"/>
        </w:rPr>
      </w:pPr>
      <w:ins w:id="335" w:author="Luísa Jardim" w:date="2021-08-30T15:46:00Z">
        <w:r w:rsidRPr="00886D17">
          <w:rPr>
            <w:rStyle w:val="Hyperlink"/>
            <w:b/>
            <w:bCs w:val="0"/>
            <w:rPrChange w:id="336" w:author="Luísa Jardim" w:date="2021-08-30T15:47:00Z">
              <w:rPr>
                <w:rStyle w:val="Hyperlink"/>
              </w:rPr>
            </w:rPrChange>
          </w:rPr>
          <w:fldChar w:fldCharType="begin"/>
        </w:r>
        <w:r w:rsidRPr="000278D7">
          <w:rPr>
            <w:rStyle w:val="Hyperlink"/>
            <w:b/>
            <w:bCs w:val="0"/>
            <w:rPrChange w:id="337" w:author="Luísa Jardim" w:date="2021-08-30T15:47:00Z">
              <w:rPr>
                <w:rStyle w:val="Hyperlink"/>
              </w:rPr>
            </w:rPrChange>
          </w:rPr>
          <w:instrText xml:space="preserve"> </w:instrText>
        </w:r>
        <w:r w:rsidRPr="000278D7">
          <w:rPr>
            <w:b/>
            <w:bCs w:val="0"/>
            <w:rPrChange w:id="338" w:author="Luísa Jardim" w:date="2021-08-30T15:47:00Z">
              <w:rPr/>
            </w:rPrChange>
          </w:rPr>
          <w:instrText>HYPERLINK \l "_Toc81230831"</w:instrText>
        </w:r>
        <w:r w:rsidRPr="000278D7">
          <w:rPr>
            <w:rStyle w:val="Hyperlink"/>
            <w:b/>
            <w:bCs w:val="0"/>
            <w:rPrChange w:id="339" w:author="Luísa Jardim" w:date="2021-08-30T15:47:00Z">
              <w:rPr>
                <w:rStyle w:val="Hyperlink"/>
              </w:rPr>
            </w:rPrChange>
          </w:rPr>
          <w:instrText xml:space="preserve"> </w:instrText>
        </w:r>
        <w:r w:rsidRPr="00886D17">
          <w:rPr>
            <w:rStyle w:val="Hyperlink"/>
            <w:b/>
            <w:bCs w:val="0"/>
            <w:rPrChange w:id="340" w:author="Luísa Jardim" w:date="2021-08-30T15:47:00Z">
              <w:rPr>
                <w:rStyle w:val="Hyperlink"/>
              </w:rPr>
            </w:rPrChange>
          </w:rPr>
          <w:fldChar w:fldCharType="separate"/>
        </w:r>
        <w:r w:rsidRPr="000278D7">
          <w:rPr>
            <w:rStyle w:val="Hyperlink"/>
            <w:b/>
            <w:bCs w:val="0"/>
            <w:rPrChange w:id="341" w:author="Luísa Jardim" w:date="2021-08-30T15:47:00Z">
              <w:rPr>
                <w:rStyle w:val="Hyperlink"/>
              </w:rPr>
            </w:rPrChange>
          </w:rPr>
          <w:t>ANEXO</w:t>
        </w:r>
        <w:r w:rsidRPr="00886D17">
          <w:rPr>
            <w:rStyle w:val="Hyperlink"/>
          </w:rPr>
          <w:t xml:space="preserve"> V - </w:t>
        </w:r>
        <w:r w:rsidRPr="00886D17">
          <w:rPr>
            <w:rStyle w:val="Hyperlink"/>
            <w:rFonts w:cs="Times New Roman"/>
          </w:rPr>
          <w:t>Orçamento</w:t>
        </w:r>
        <w:r>
          <w:rPr>
            <w:webHidden/>
          </w:rPr>
          <w:tab/>
        </w:r>
        <w:r>
          <w:rPr>
            <w:webHidden/>
          </w:rPr>
          <w:fldChar w:fldCharType="begin"/>
        </w:r>
        <w:r>
          <w:rPr>
            <w:webHidden/>
          </w:rPr>
          <w:instrText xml:space="preserve"> PAGEREF _Toc81230831 \h </w:instrText>
        </w:r>
      </w:ins>
      <w:r>
        <w:rPr>
          <w:webHidden/>
        </w:rPr>
      </w:r>
      <w:r>
        <w:rPr>
          <w:webHidden/>
        </w:rPr>
        <w:fldChar w:fldCharType="separate"/>
      </w:r>
      <w:ins w:id="342" w:author="Luísa Jardim" w:date="2021-08-30T15:46:00Z">
        <w:r>
          <w:rPr>
            <w:webHidden/>
          </w:rPr>
          <w:t>44</w:t>
        </w:r>
        <w:r>
          <w:rPr>
            <w:webHidden/>
          </w:rPr>
          <w:fldChar w:fldCharType="end"/>
        </w:r>
        <w:r w:rsidRPr="00886D17">
          <w:rPr>
            <w:rStyle w:val="Hyperlink"/>
          </w:rPr>
          <w:fldChar w:fldCharType="end"/>
        </w:r>
      </w:ins>
    </w:p>
    <w:p w14:paraId="2A45FB53" w14:textId="4BDD3A8B" w:rsidR="00DD63CA" w:rsidDel="003B5F71" w:rsidRDefault="00062FA9">
      <w:pPr>
        <w:pStyle w:val="Sumrio1"/>
        <w:rPr>
          <w:del w:id="343" w:author="Luísa Jardim" w:date="2021-08-30T13:03:00Z"/>
          <w:rFonts w:asciiTheme="minorHAnsi" w:eastAsiaTheme="minorEastAsia" w:hAnsiTheme="minorHAnsi" w:cstheme="minorBidi"/>
          <w:b/>
          <w:bCs w:val="0"/>
          <w:sz w:val="22"/>
          <w:szCs w:val="22"/>
          <w:lang w:eastAsia="pt-BR"/>
        </w:rPr>
      </w:pPr>
      <w:del w:id="344" w:author="Luísa Jardim" w:date="2021-08-30T13:03:00Z">
        <w:r w:rsidDel="003B5F71">
          <w:rPr>
            <w:bCs w:val="0"/>
          </w:rPr>
          <w:fldChar w:fldCharType="begin"/>
        </w:r>
        <w:r w:rsidDel="003B5F71">
          <w:delInstrText xml:space="preserve"> HYPERLINK \l "_Toc80017708" </w:delInstrText>
        </w:r>
        <w:r w:rsidDel="003B5F71">
          <w:rPr>
            <w:bCs w:val="0"/>
          </w:rPr>
          <w:fldChar w:fldCharType="separate"/>
        </w:r>
      </w:del>
      <w:ins w:id="345" w:author="Luísa Jardim" w:date="2021-08-30T15:46:00Z">
        <w:r w:rsidR="00EC1C00">
          <w:rPr>
            <w:b/>
            <w:bCs w:val="0"/>
          </w:rPr>
          <w:t>Erro! A referência de hiperlink não é válida.</w:t>
        </w:r>
      </w:ins>
      <w:del w:id="346" w:author="Luísa Jardim" w:date="2021-08-30T13:03:00Z">
        <w:r w:rsidR="00DD63CA" w:rsidRPr="00A96FE7" w:rsidDel="003B5F71">
          <w:rPr>
            <w:rStyle w:val="Hyperlink"/>
          </w:rPr>
          <w:delText>1 INTRODUÇÃO</w:delText>
        </w:r>
        <w:r w:rsidR="00DD63CA" w:rsidDel="003B5F71">
          <w:rPr>
            <w:webHidden/>
          </w:rPr>
          <w:tab/>
        </w:r>
        <w:r w:rsidR="00DD63CA" w:rsidDel="003B5F71">
          <w:rPr>
            <w:bCs w:val="0"/>
            <w:webHidden/>
          </w:rPr>
          <w:fldChar w:fldCharType="begin"/>
        </w:r>
        <w:r w:rsidR="00DD63CA" w:rsidDel="003B5F71">
          <w:rPr>
            <w:webHidden/>
          </w:rPr>
          <w:delInstrText xml:space="preserve"> PAGEREF _Toc80017708 \h </w:delInstrText>
        </w:r>
        <w:r w:rsidR="00DD63CA" w:rsidDel="003B5F71">
          <w:rPr>
            <w:bCs w:val="0"/>
            <w:webHidden/>
          </w:rPr>
        </w:r>
        <w:r w:rsidR="00DD63CA" w:rsidDel="003B5F71">
          <w:rPr>
            <w:bCs w:val="0"/>
            <w:webHidden/>
          </w:rPr>
          <w:fldChar w:fldCharType="separate"/>
        </w:r>
        <w:r w:rsidR="007B740E" w:rsidDel="003B5F71">
          <w:rPr>
            <w:webHidden/>
          </w:rPr>
          <w:delText>6</w:delText>
        </w:r>
        <w:r w:rsidR="00DD63CA" w:rsidDel="003B5F71">
          <w:rPr>
            <w:bCs w:val="0"/>
            <w:webHidden/>
          </w:rPr>
          <w:fldChar w:fldCharType="end"/>
        </w:r>
        <w:r w:rsidDel="003B5F71">
          <w:rPr>
            <w:bCs w:val="0"/>
          </w:rPr>
          <w:fldChar w:fldCharType="end"/>
        </w:r>
      </w:del>
    </w:p>
    <w:p w14:paraId="59C75A1F" w14:textId="230A19C2" w:rsidR="00DD63CA" w:rsidRPr="007338F3" w:rsidDel="003B5F71" w:rsidRDefault="00062FA9">
      <w:pPr>
        <w:pStyle w:val="Sumrio1"/>
        <w:rPr>
          <w:del w:id="347" w:author="Luísa Jardim" w:date="2021-08-30T13:03:00Z"/>
          <w:rFonts w:asciiTheme="minorHAnsi" w:eastAsiaTheme="minorEastAsia" w:hAnsiTheme="minorHAnsi" w:cstheme="minorBidi"/>
          <w:sz w:val="22"/>
          <w:szCs w:val="22"/>
          <w:lang w:eastAsia="pt-BR"/>
        </w:rPr>
      </w:pPr>
      <w:del w:id="348" w:author="Luísa Jardim" w:date="2021-08-30T13:03:00Z">
        <w:r w:rsidRPr="008D0578" w:rsidDel="003B5F71">
          <w:rPr>
            <w:bCs w:val="0"/>
          </w:rPr>
          <w:fldChar w:fldCharType="begin"/>
        </w:r>
        <w:r w:rsidRPr="007338F3" w:rsidDel="003B5F71">
          <w:delInstrText xml:space="preserve"> HYPERLINK \l "_Toc80017709" </w:delInstrText>
        </w:r>
        <w:r w:rsidRPr="008D0578" w:rsidDel="003B5F71">
          <w:rPr>
            <w:bCs w:val="0"/>
          </w:rPr>
          <w:fldChar w:fldCharType="separate"/>
        </w:r>
      </w:del>
      <w:ins w:id="349" w:author="Luísa Jardim" w:date="2021-08-30T15:46:00Z">
        <w:r w:rsidR="00EC1C00">
          <w:rPr>
            <w:b/>
            <w:bCs w:val="0"/>
          </w:rPr>
          <w:t>Erro! A referência de hiperlink não é válida.</w:t>
        </w:r>
      </w:ins>
      <w:del w:id="350" w:author="Luísa Jardim" w:date="2021-08-30T13:03:00Z">
        <w:r w:rsidR="00DD63CA" w:rsidRPr="007338F3" w:rsidDel="003B5F71">
          <w:rPr>
            <w:rStyle w:val="Hyperlink"/>
            <w:b/>
            <w:bCs w:val="0"/>
            <w:rPrChange w:id="351" w:author="Luísa Jardim" w:date="2021-08-30T12:26:00Z">
              <w:rPr>
                <w:rStyle w:val="Hyperlink"/>
                <w:bCs w:val="0"/>
                <w:noProof/>
              </w:rPr>
            </w:rPrChange>
          </w:rPr>
          <w:delText>2</w:delText>
        </w:r>
        <w:r w:rsidR="00DD63CA" w:rsidRPr="007338F3" w:rsidDel="003B5F71">
          <w:rPr>
            <w:rFonts w:asciiTheme="minorHAnsi" w:eastAsiaTheme="minorEastAsia" w:hAnsiTheme="minorHAnsi"/>
            <w:sz w:val="22"/>
            <w:lang w:eastAsia="pt-BR"/>
          </w:rPr>
          <w:delText xml:space="preserve"> </w:delText>
        </w:r>
        <w:r w:rsidR="00DD63CA" w:rsidRPr="007338F3" w:rsidDel="003B5F71">
          <w:rPr>
            <w:rStyle w:val="Hyperlink"/>
            <w:b/>
            <w:bCs w:val="0"/>
            <w:rPrChange w:id="352" w:author="Luísa Jardim" w:date="2021-08-30T12:26:00Z">
              <w:rPr>
                <w:rStyle w:val="Hyperlink"/>
                <w:bCs w:val="0"/>
                <w:noProof/>
              </w:rPr>
            </w:rPrChange>
          </w:rPr>
          <w:delText>OBJETIVOS</w:delText>
        </w:r>
        <w:r w:rsidR="00DD63CA" w:rsidRPr="007338F3" w:rsidDel="003B5F71">
          <w:rPr>
            <w:webHidden/>
          </w:rPr>
          <w:tab/>
        </w:r>
        <w:r w:rsidR="00DD63CA" w:rsidRPr="008D0578" w:rsidDel="003B5F71">
          <w:rPr>
            <w:bCs w:val="0"/>
            <w:webHidden/>
          </w:rPr>
          <w:fldChar w:fldCharType="begin"/>
        </w:r>
        <w:r w:rsidR="00DD63CA" w:rsidRPr="007338F3" w:rsidDel="003B5F71">
          <w:rPr>
            <w:webHidden/>
          </w:rPr>
          <w:delInstrText xml:space="preserve"> PAGEREF _Toc80017709 \h </w:delInstrText>
        </w:r>
        <w:r w:rsidR="00DD63CA" w:rsidRPr="008D0578" w:rsidDel="003B5F71">
          <w:rPr>
            <w:bCs w:val="0"/>
            <w:webHidden/>
          </w:rPr>
        </w:r>
        <w:r w:rsidR="00DD63CA" w:rsidRPr="008D0578" w:rsidDel="003B5F71">
          <w:rPr>
            <w:bCs w:val="0"/>
            <w:webHidden/>
          </w:rPr>
          <w:fldChar w:fldCharType="separate"/>
        </w:r>
        <w:r w:rsidR="007B740E" w:rsidRPr="007338F3" w:rsidDel="003B5F71">
          <w:rPr>
            <w:webHidden/>
          </w:rPr>
          <w:delText>16</w:delText>
        </w:r>
        <w:r w:rsidR="00DD63CA" w:rsidRPr="008D0578" w:rsidDel="003B5F71">
          <w:rPr>
            <w:bCs w:val="0"/>
            <w:webHidden/>
          </w:rPr>
          <w:fldChar w:fldCharType="end"/>
        </w:r>
        <w:r w:rsidRPr="008D0578" w:rsidDel="003B5F71">
          <w:rPr>
            <w:bCs w:val="0"/>
          </w:rPr>
          <w:fldChar w:fldCharType="end"/>
        </w:r>
      </w:del>
    </w:p>
    <w:p w14:paraId="4FD92F3A" w14:textId="4D77035D" w:rsidR="00DD63CA" w:rsidRPr="00DD63CA" w:rsidDel="003B5F71" w:rsidRDefault="00062FA9">
      <w:pPr>
        <w:pStyle w:val="Sumrio1"/>
        <w:rPr>
          <w:del w:id="353" w:author="Luísa Jardim" w:date="2021-08-30T13:03:00Z"/>
          <w:rFonts w:asciiTheme="minorHAnsi" w:eastAsiaTheme="minorEastAsia" w:hAnsiTheme="minorHAnsi" w:cstheme="minorBidi"/>
          <w:b/>
          <w:bCs w:val="0"/>
          <w:sz w:val="22"/>
          <w:szCs w:val="22"/>
          <w:lang w:eastAsia="pt-BR"/>
        </w:rPr>
      </w:pPr>
      <w:del w:id="354" w:author="Luísa Jardim" w:date="2021-08-30T13:03:00Z">
        <w:r w:rsidDel="003B5F71">
          <w:rPr>
            <w:bCs w:val="0"/>
          </w:rPr>
          <w:fldChar w:fldCharType="begin"/>
        </w:r>
        <w:r w:rsidDel="003B5F71">
          <w:delInstrText xml:space="preserve"> HYPERLINK \l "_Toc80017710" </w:delInstrText>
        </w:r>
        <w:r w:rsidDel="003B5F71">
          <w:rPr>
            <w:bCs w:val="0"/>
          </w:rPr>
          <w:fldChar w:fldCharType="separate"/>
        </w:r>
      </w:del>
      <w:ins w:id="355" w:author="Luísa Jardim" w:date="2021-08-30T15:46:00Z">
        <w:r w:rsidR="00EC1C00">
          <w:rPr>
            <w:b/>
            <w:bCs w:val="0"/>
          </w:rPr>
          <w:t>Erro! A referência de hiperlink não é válida.</w:t>
        </w:r>
      </w:ins>
      <w:del w:id="356" w:author="Luísa Jardim" w:date="2021-08-30T13:03:00Z">
        <w:r w:rsidR="00DD63CA" w:rsidRPr="0021493C" w:rsidDel="003B5F71">
          <w:rPr>
            <w:rStyle w:val="Hyperlink"/>
            <w:rFonts w:eastAsiaTheme="majorEastAsia"/>
          </w:rPr>
          <w:delText>2.1 OBJETIVO GERAL</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_Toc80017710 \h </w:delInstrText>
        </w:r>
        <w:r w:rsidR="00DD63CA" w:rsidRPr="0021493C" w:rsidDel="003B5F71">
          <w:rPr>
            <w:b/>
            <w:webHidden/>
          </w:rPr>
        </w:r>
        <w:r w:rsidR="00DD63CA" w:rsidRPr="0021493C" w:rsidDel="003B5F71">
          <w:rPr>
            <w:b/>
            <w:webHidden/>
          </w:rPr>
          <w:fldChar w:fldCharType="separate"/>
        </w:r>
        <w:r w:rsidR="007B740E" w:rsidDel="003B5F71">
          <w:rPr>
            <w:webHidden/>
          </w:rPr>
          <w:delText>16</w:delText>
        </w:r>
        <w:r w:rsidR="00DD63CA" w:rsidRPr="0021493C" w:rsidDel="003B5F71">
          <w:rPr>
            <w:b/>
            <w:webHidden/>
          </w:rPr>
          <w:fldChar w:fldCharType="end"/>
        </w:r>
        <w:r w:rsidDel="003B5F71">
          <w:rPr>
            <w:bCs w:val="0"/>
          </w:rPr>
          <w:fldChar w:fldCharType="end"/>
        </w:r>
      </w:del>
    </w:p>
    <w:p w14:paraId="59F5A759" w14:textId="58DA1D41" w:rsidR="00DD63CA" w:rsidRPr="00DD63CA" w:rsidDel="003B5F71" w:rsidRDefault="00062FA9">
      <w:pPr>
        <w:pStyle w:val="Sumrio1"/>
        <w:rPr>
          <w:del w:id="357" w:author="Luísa Jardim" w:date="2021-08-30T13:03:00Z"/>
          <w:rFonts w:asciiTheme="minorHAnsi" w:eastAsiaTheme="minorEastAsia" w:hAnsiTheme="minorHAnsi" w:cstheme="minorBidi"/>
          <w:b/>
          <w:bCs w:val="0"/>
          <w:sz w:val="22"/>
          <w:szCs w:val="22"/>
          <w:lang w:eastAsia="pt-BR"/>
        </w:rPr>
        <w:pPrChange w:id="358" w:author="Luísa Jardim" w:date="2021-08-30T12:26:00Z">
          <w:pPr>
            <w:pStyle w:val="Sumrio1"/>
            <w:tabs>
              <w:tab w:val="left" w:pos="720"/>
            </w:tabs>
          </w:pPr>
        </w:pPrChange>
      </w:pPr>
      <w:del w:id="359" w:author="Luísa Jardim" w:date="2021-08-30T13:03:00Z">
        <w:r w:rsidDel="003B5F71">
          <w:rPr>
            <w:bCs w:val="0"/>
          </w:rPr>
          <w:fldChar w:fldCharType="begin"/>
        </w:r>
        <w:r w:rsidDel="003B5F71">
          <w:delInstrText xml:space="preserve"> HYPERLINK \l "_Toc80017711" </w:delInstrText>
        </w:r>
        <w:r w:rsidDel="003B5F71">
          <w:rPr>
            <w:bCs w:val="0"/>
          </w:rPr>
          <w:fldChar w:fldCharType="separate"/>
        </w:r>
      </w:del>
      <w:ins w:id="360" w:author="Luísa Jardim" w:date="2021-08-30T15:46:00Z">
        <w:r w:rsidR="00EC1C00">
          <w:rPr>
            <w:b/>
            <w:bCs w:val="0"/>
          </w:rPr>
          <w:t>Erro! A referência de hiperlink não é válida.</w:t>
        </w:r>
      </w:ins>
      <w:del w:id="361" w:author="Luísa Jardim" w:date="2021-08-30T13:03:00Z">
        <w:r w:rsidR="00DD63CA" w:rsidRPr="0021493C" w:rsidDel="003B5F71">
          <w:rPr>
            <w:rStyle w:val="Hyperlink"/>
          </w:rPr>
          <w:delText>2.2</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OBJETIVOS ESPECÍFICOS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_Toc80017711 \h </w:delInstrText>
        </w:r>
        <w:r w:rsidR="00DD63CA" w:rsidRPr="0021493C" w:rsidDel="003B5F71">
          <w:rPr>
            <w:b/>
            <w:webHidden/>
          </w:rPr>
        </w:r>
        <w:r w:rsidR="00DD63CA" w:rsidRPr="0021493C" w:rsidDel="003B5F71">
          <w:rPr>
            <w:b/>
            <w:webHidden/>
          </w:rPr>
          <w:fldChar w:fldCharType="separate"/>
        </w:r>
        <w:r w:rsidR="007B740E" w:rsidDel="003B5F71">
          <w:rPr>
            <w:webHidden/>
          </w:rPr>
          <w:delText>16</w:delText>
        </w:r>
        <w:r w:rsidR="00DD63CA" w:rsidRPr="0021493C" w:rsidDel="003B5F71">
          <w:rPr>
            <w:b/>
            <w:webHidden/>
          </w:rPr>
          <w:fldChar w:fldCharType="end"/>
        </w:r>
        <w:r w:rsidDel="003B5F71">
          <w:rPr>
            <w:bCs w:val="0"/>
          </w:rPr>
          <w:fldChar w:fldCharType="end"/>
        </w:r>
      </w:del>
    </w:p>
    <w:p w14:paraId="4021F506" w14:textId="3D38535A" w:rsidR="00DD63CA" w:rsidRPr="00DD63CA" w:rsidDel="003B5F71" w:rsidRDefault="00062FA9">
      <w:pPr>
        <w:pStyle w:val="Sumrio1"/>
        <w:rPr>
          <w:del w:id="362" w:author="Luísa Jardim" w:date="2021-08-30T13:03:00Z"/>
          <w:rFonts w:asciiTheme="minorHAnsi" w:eastAsiaTheme="minorEastAsia" w:hAnsiTheme="minorHAnsi" w:cstheme="minorBidi"/>
          <w:b/>
          <w:bCs w:val="0"/>
          <w:sz w:val="22"/>
          <w:szCs w:val="22"/>
          <w:lang w:eastAsia="pt-BR"/>
        </w:rPr>
      </w:pPr>
      <w:del w:id="363" w:author="Luísa Jardim" w:date="2021-08-30T13:03:00Z">
        <w:r w:rsidDel="003B5F71">
          <w:rPr>
            <w:bCs w:val="0"/>
          </w:rPr>
          <w:fldChar w:fldCharType="begin"/>
        </w:r>
        <w:r w:rsidDel="003B5F71">
          <w:delInstrText xml:space="preserve"> HYPERLINK \l "_Toc80017712" </w:delInstrText>
        </w:r>
        <w:r w:rsidDel="003B5F71">
          <w:rPr>
            <w:bCs w:val="0"/>
          </w:rPr>
          <w:fldChar w:fldCharType="separate"/>
        </w:r>
      </w:del>
      <w:ins w:id="364" w:author="Luísa Jardim" w:date="2021-08-30T15:46:00Z">
        <w:r w:rsidR="00EC1C00">
          <w:rPr>
            <w:b/>
            <w:bCs w:val="0"/>
          </w:rPr>
          <w:t>Erro! A referência de hiperlink não é válida.</w:t>
        </w:r>
      </w:ins>
      <w:del w:id="365" w:author="Luísa Jardim" w:date="2021-08-30T13:03:00Z">
        <w:r w:rsidR="00DD63CA" w:rsidRPr="0021493C" w:rsidDel="003B5F71">
          <w:rPr>
            <w:rStyle w:val="Hyperlink"/>
          </w:rPr>
          <w:delText>3</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METODOLOGIA</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_Toc80017712 \h </w:delInstrText>
        </w:r>
        <w:r w:rsidR="00DD63CA" w:rsidRPr="0021493C" w:rsidDel="003B5F71">
          <w:rPr>
            <w:b/>
            <w:webHidden/>
          </w:rPr>
        </w:r>
        <w:r w:rsidR="00DD63CA" w:rsidRPr="0021493C" w:rsidDel="003B5F71">
          <w:rPr>
            <w:b/>
            <w:webHidden/>
          </w:rPr>
          <w:fldChar w:fldCharType="separate"/>
        </w:r>
        <w:r w:rsidR="007B740E" w:rsidDel="003B5F71">
          <w:rPr>
            <w:webHidden/>
          </w:rPr>
          <w:delText>16</w:delText>
        </w:r>
        <w:r w:rsidR="00DD63CA" w:rsidRPr="0021493C" w:rsidDel="003B5F71">
          <w:rPr>
            <w:b/>
            <w:webHidden/>
          </w:rPr>
          <w:fldChar w:fldCharType="end"/>
        </w:r>
        <w:r w:rsidDel="003B5F71">
          <w:rPr>
            <w:bCs w:val="0"/>
          </w:rPr>
          <w:fldChar w:fldCharType="end"/>
        </w:r>
      </w:del>
    </w:p>
    <w:p w14:paraId="71C1AC09" w14:textId="701C20C2" w:rsidR="00DD63CA" w:rsidRPr="00DD63CA" w:rsidDel="003B5F71" w:rsidRDefault="00062FA9">
      <w:pPr>
        <w:pStyle w:val="Sumrio1"/>
        <w:rPr>
          <w:del w:id="366" w:author="Luísa Jardim" w:date="2021-08-30T13:03:00Z"/>
          <w:rFonts w:asciiTheme="minorHAnsi" w:eastAsiaTheme="minorEastAsia" w:hAnsiTheme="minorHAnsi" w:cstheme="minorBidi"/>
          <w:b/>
          <w:bCs w:val="0"/>
          <w:sz w:val="22"/>
          <w:szCs w:val="22"/>
          <w:lang w:eastAsia="pt-BR"/>
        </w:rPr>
      </w:pPr>
      <w:del w:id="367" w:author="Luísa Jardim" w:date="2021-08-30T13:03:00Z">
        <w:r w:rsidDel="003B5F71">
          <w:rPr>
            <w:bCs w:val="0"/>
          </w:rPr>
          <w:fldChar w:fldCharType="begin"/>
        </w:r>
        <w:r w:rsidDel="003B5F71">
          <w:delInstrText xml:space="preserve"> HYPERLINK \l "_Toc80017713" </w:delInstrText>
        </w:r>
        <w:r w:rsidDel="003B5F71">
          <w:rPr>
            <w:bCs w:val="0"/>
          </w:rPr>
          <w:fldChar w:fldCharType="separate"/>
        </w:r>
      </w:del>
      <w:ins w:id="368" w:author="Luísa Jardim" w:date="2021-08-30T15:46:00Z">
        <w:r w:rsidR="00EC1C00">
          <w:rPr>
            <w:b/>
            <w:bCs w:val="0"/>
          </w:rPr>
          <w:t>Erro! A referência de hiperlink não é válida.</w:t>
        </w:r>
      </w:ins>
      <w:del w:id="369" w:author="Luísa Jardim" w:date="2021-08-30T13:03:00Z">
        <w:r w:rsidR="00DD63CA" w:rsidRPr="0021493C" w:rsidDel="003B5F71">
          <w:rPr>
            <w:rStyle w:val="Hyperlink"/>
          </w:rPr>
          <w:delText>3.1 DELINEAMENTO DO ESTUDO</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_Toc80017713 \h </w:delInstrText>
        </w:r>
        <w:r w:rsidR="00DD63CA" w:rsidRPr="0021493C" w:rsidDel="003B5F71">
          <w:rPr>
            <w:b/>
            <w:webHidden/>
          </w:rPr>
        </w:r>
        <w:r w:rsidR="00DD63CA" w:rsidRPr="0021493C" w:rsidDel="003B5F71">
          <w:rPr>
            <w:b/>
            <w:webHidden/>
          </w:rPr>
          <w:fldChar w:fldCharType="separate"/>
        </w:r>
        <w:r w:rsidR="007B740E" w:rsidDel="003B5F71">
          <w:rPr>
            <w:webHidden/>
          </w:rPr>
          <w:delText>16</w:delText>
        </w:r>
        <w:r w:rsidR="00DD63CA" w:rsidRPr="0021493C" w:rsidDel="003B5F71">
          <w:rPr>
            <w:b/>
            <w:webHidden/>
          </w:rPr>
          <w:fldChar w:fldCharType="end"/>
        </w:r>
        <w:r w:rsidDel="003B5F71">
          <w:rPr>
            <w:bCs w:val="0"/>
          </w:rPr>
          <w:fldChar w:fldCharType="end"/>
        </w:r>
      </w:del>
    </w:p>
    <w:p w14:paraId="2DF1D2B3" w14:textId="5F77CA0F" w:rsidR="00DD63CA" w:rsidRPr="00DD63CA" w:rsidDel="003B5F71" w:rsidRDefault="00062FA9">
      <w:pPr>
        <w:pStyle w:val="Sumrio1"/>
        <w:rPr>
          <w:del w:id="370" w:author="Luísa Jardim" w:date="2021-08-30T13:03:00Z"/>
          <w:rFonts w:asciiTheme="minorHAnsi" w:eastAsiaTheme="minorEastAsia" w:hAnsiTheme="minorHAnsi" w:cstheme="minorBidi"/>
          <w:b/>
          <w:bCs w:val="0"/>
          <w:sz w:val="22"/>
          <w:szCs w:val="22"/>
          <w:lang w:eastAsia="pt-BR"/>
        </w:rPr>
        <w:pPrChange w:id="371" w:author="Luísa Jardim" w:date="2021-08-30T12:26:00Z">
          <w:pPr>
            <w:pStyle w:val="Sumrio1"/>
            <w:tabs>
              <w:tab w:val="left" w:pos="720"/>
            </w:tabs>
          </w:pPr>
        </w:pPrChange>
      </w:pPr>
      <w:del w:id="372" w:author="Luísa Jardim" w:date="2021-08-30T13:03:00Z">
        <w:r w:rsidDel="003B5F71">
          <w:rPr>
            <w:bCs w:val="0"/>
          </w:rPr>
          <w:fldChar w:fldCharType="begin"/>
        </w:r>
        <w:r w:rsidDel="003B5F71">
          <w:delInstrText xml:space="preserve"> HYPERLINK \l "_Toc80017714" </w:delInstrText>
        </w:r>
        <w:r w:rsidDel="003B5F71">
          <w:rPr>
            <w:bCs w:val="0"/>
          </w:rPr>
          <w:fldChar w:fldCharType="separate"/>
        </w:r>
      </w:del>
      <w:ins w:id="373" w:author="Luísa Jardim" w:date="2021-08-30T15:46:00Z">
        <w:r w:rsidR="00EC1C00">
          <w:rPr>
            <w:b/>
            <w:bCs w:val="0"/>
          </w:rPr>
          <w:t>Erro! A referência de hiperlink não é válida.</w:t>
        </w:r>
      </w:ins>
      <w:del w:id="374" w:author="Luísa Jardim" w:date="2021-08-30T13:03:00Z">
        <w:r w:rsidR="00DD63CA" w:rsidRPr="0021493C" w:rsidDel="003B5F71">
          <w:rPr>
            <w:rStyle w:val="Hyperlink"/>
            <w:rFonts w:eastAsia="Arial"/>
          </w:rPr>
          <w:delText>3.2</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PROTOCOLO PARA COLETA DE DADOS DO PACIENTE</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_Toc80017714 \h </w:delInstrText>
        </w:r>
        <w:r w:rsidR="00DD63CA" w:rsidRPr="0021493C" w:rsidDel="003B5F71">
          <w:rPr>
            <w:b/>
            <w:webHidden/>
          </w:rPr>
        </w:r>
        <w:r w:rsidR="00DD63CA" w:rsidRPr="0021493C" w:rsidDel="003B5F71">
          <w:rPr>
            <w:b/>
            <w:webHidden/>
          </w:rPr>
          <w:fldChar w:fldCharType="separate"/>
        </w:r>
        <w:r w:rsidR="007B740E" w:rsidDel="003B5F71">
          <w:rPr>
            <w:webHidden/>
          </w:rPr>
          <w:delText>17</w:delText>
        </w:r>
        <w:r w:rsidR="00DD63CA" w:rsidRPr="0021493C" w:rsidDel="003B5F71">
          <w:rPr>
            <w:b/>
            <w:webHidden/>
          </w:rPr>
          <w:fldChar w:fldCharType="end"/>
        </w:r>
        <w:r w:rsidDel="003B5F71">
          <w:rPr>
            <w:bCs w:val="0"/>
          </w:rPr>
          <w:fldChar w:fldCharType="end"/>
        </w:r>
      </w:del>
    </w:p>
    <w:p w14:paraId="312CF991" w14:textId="4D171967" w:rsidR="00DD63CA" w:rsidRPr="00DD63CA" w:rsidDel="003B5F71" w:rsidRDefault="00062FA9">
      <w:pPr>
        <w:pStyle w:val="Sumrio1"/>
        <w:rPr>
          <w:del w:id="375" w:author="Luísa Jardim" w:date="2021-08-30T13:03:00Z"/>
          <w:rFonts w:asciiTheme="minorHAnsi" w:eastAsiaTheme="minorEastAsia" w:hAnsiTheme="minorHAnsi" w:cstheme="minorBidi"/>
          <w:b/>
          <w:bCs w:val="0"/>
          <w:sz w:val="22"/>
          <w:szCs w:val="22"/>
          <w:lang w:eastAsia="pt-BR"/>
        </w:rPr>
        <w:pPrChange w:id="376" w:author="Luísa Jardim" w:date="2021-08-30T12:26:00Z">
          <w:pPr>
            <w:pStyle w:val="Sumrio1"/>
            <w:tabs>
              <w:tab w:val="left" w:pos="720"/>
            </w:tabs>
          </w:pPr>
        </w:pPrChange>
      </w:pPr>
      <w:del w:id="377" w:author="Luísa Jardim" w:date="2021-08-30T13:03:00Z">
        <w:r w:rsidDel="003B5F71">
          <w:rPr>
            <w:bCs w:val="0"/>
          </w:rPr>
          <w:fldChar w:fldCharType="begin"/>
        </w:r>
        <w:r w:rsidDel="003B5F71">
          <w:delInstrText xml:space="preserve"> HYPERLINK \l "_Toc80017715" </w:delInstrText>
        </w:r>
        <w:r w:rsidDel="003B5F71">
          <w:rPr>
            <w:bCs w:val="0"/>
          </w:rPr>
          <w:fldChar w:fldCharType="separate"/>
        </w:r>
      </w:del>
      <w:ins w:id="378" w:author="Luísa Jardim" w:date="2021-08-30T15:46:00Z">
        <w:r w:rsidR="00EC1C00">
          <w:rPr>
            <w:b/>
            <w:bCs w:val="0"/>
          </w:rPr>
          <w:t>Erro! A referência de hiperlink não é válida.</w:t>
        </w:r>
      </w:ins>
      <w:del w:id="379" w:author="Luísa Jardim" w:date="2021-08-30T13:03:00Z">
        <w:r w:rsidR="00DD63CA" w:rsidRPr="0021493C" w:rsidDel="003B5F71">
          <w:rPr>
            <w:rStyle w:val="Hyperlink"/>
          </w:rPr>
          <w:delText>3.3</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CRITÉRIOS DE ELIGIBILIDADE</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_Toc80017715 \h </w:delInstrText>
        </w:r>
        <w:r w:rsidR="00DD63CA" w:rsidRPr="0021493C" w:rsidDel="003B5F71">
          <w:rPr>
            <w:b/>
            <w:webHidden/>
          </w:rPr>
        </w:r>
        <w:r w:rsidR="00DD63CA" w:rsidRPr="0021493C" w:rsidDel="003B5F71">
          <w:rPr>
            <w:b/>
            <w:webHidden/>
          </w:rPr>
          <w:fldChar w:fldCharType="separate"/>
        </w:r>
        <w:r w:rsidR="007B740E" w:rsidDel="003B5F71">
          <w:rPr>
            <w:webHidden/>
          </w:rPr>
          <w:delText>18</w:delText>
        </w:r>
        <w:r w:rsidR="00DD63CA" w:rsidRPr="0021493C" w:rsidDel="003B5F71">
          <w:rPr>
            <w:b/>
            <w:webHidden/>
          </w:rPr>
          <w:fldChar w:fldCharType="end"/>
        </w:r>
        <w:r w:rsidDel="003B5F71">
          <w:rPr>
            <w:bCs w:val="0"/>
          </w:rPr>
          <w:fldChar w:fldCharType="end"/>
        </w:r>
      </w:del>
    </w:p>
    <w:p w14:paraId="256EEFAB" w14:textId="664033D0" w:rsidR="00DD63CA" w:rsidRPr="00DD63CA" w:rsidDel="003B5F71" w:rsidRDefault="00062FA9">
      <w:pPr>
        <w:pStyle w:val="Sumrio1"/>
        <w:rPr>
          <w:del w:id="380" w:author="Luísa Jardim" w:date="2021-08-30T13:03:00Z"/>
          <w:rFonts w:asciiTheme="minorHAnsi" w:eastAsiaTheme="minorEastAsia" w:hAnsiTheme="minorHAnsi" w:cstheme="minorBidi"/>
          <w:b/>
          <w:bCs w:val="0"/>
          <w:sz w:val="22"/>
          <w:szCs w:val="22"/>
          <w:lang w:eastAsia="pt-BR"/>
        </w:rPr>
      </w:pPr>
      <w:del w:id="381" w:author="Luísa Jardim" w:date="2021-08-30T13:03:00Z">
        <w:r w:rsidDel="003B5F71">
          <w:rPr>
            <w:bCs w:val="0"/>
          </w:rPr>
          <w:fldChar w:fldCharType="begin"/>
        </w:r>
        <w:r w:rsidDel="003B5F71">
          <w:delInstrText xml:space="preserve"> HYPERLINK \l "_Toc80017716" </w:delInstrText>
        </w:r>
        <w:r w:rsidDel="003B5F71">
          <w:rPr>
            <w:bCs w:val="0"/>
          </w:rPr>
          <w:fldChar w:fldCharType="separate"/>
        </w:r>
      </w:del>
      <w:ins w:id="382" w:author="Luísa Jardim" w:date="2021-08-30T15:46:00Z">
        <w:r w:rsidR="00EC1C00">
          <w:rPr>
            <w:b/>
            <w:bCs w:val="0"/>
          </w:rPr>
          <w:t>Erro! A referência de hiperlink não é válida.</w:t>
        </w:r>
      </w:ins>
      <w:del w:id="383" w:author="Luísa Jardim" w:date="2021-08-30T13:03:00Z">
        <w:r w:rsidR="00DD63CA" w:rsidRPr="0021493C" w:rsidDel="003B5F71">
          <w:rPr>
            <w:rStyle w:val="Hyperlink"/>
          </w:rPr>
          <w:delText>3.3.1 Inclusão</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_Toc80017716 \h </w:delInstrText>
        </w:r>
        <w:r w:rsidR="00DD63CA" w:rsidRPr="0021493C" w:rsidDel="003B5F71">
          <w:rPr>
            <w:b/>
            <w:webHidden/>
          </w:rPr>
        </w:r>
        <w:r w:rsidR="00DD63CA" w:rsidRPr="0021493C" w:rsidDel="003B5F71">
          <w:rPr>
            <w:b/>
            <w:webHidden/>
          </w:rPr>
          <w:fldChar w:fldCharType="separate"/>
        </w:r>
        <w:r w:rsidR="007B740E" w:rsidDel="003B5F71">
          <w:rPr>
            <w:webHidden/>
          </w:rPr>
          <w:delText>18</w:delText>
        </w:r>
        <w:r w:rsidR="00DD63CA" w:rsidRPr="0021493C" w:rsidDel="003B5F71">
          <w:rPr>
            <w:b/>
            <w:webHidden/>
          </w:rPr>
          <w:fldChar w:fldCharType="end"/>
        </w:r>
        <w:r w:rsidDel="003B5F71">
          <w:rPr>
            <w:bCs w:val="0"/>
          </w:rPr>
          <w:fldChar w:fldCharType="end"/>
        </w:r>
      </w:del>
    </w:p>
    <w:p w14:paraId="2BED2B3E" w14:textId="43172157" w:rsidR="00DD63CA" w:rsidRPr="00DD63CA" w:rsidDel="003B5F71" w:rsidRDefault="00062FA9">
      <w:pPr>
        <w:pStyle w:val="Sumrio1"/>
        <w:rPr>
          <w:del w:id="384" w:author="Luísa Jardim" w:date="2021-08-30T13:03:00Z"/>
          <w:rFonts w:asciiTheme="minorHAnsi" w:eastAsiaTheme="minorEastAsia" w:hAnsiTheme="minorHAnsi" w:cstheme="minorBidi"/>
          <w:b/>
          <w:bCs w:val="0"/>
          <w:sz w:val="22"/>
          <w:szCs w:val="22"/>
          <w:lang w:eastAsia="pt-BR"/>
        </w:rPr>
      </w:pPr>
      <w:del w:id="385" w:author="Luísa Jardim" w:date="2021-08-30T13:03:00Z">
        <w:r w:rsidDel="003B5F71">
          <w:rPr>
            <w:bCs w:val="0"/>
          </w:rPr>
          <w:fldChar w:fldCharType="begin"/>
        </w:r>
        <w:r w:rsidDel="003B5F71">
          <w:delInstrText xml:space="preserve"> HYPERLINK \l "_Toc80017717" </w:delInstrText>
        </w:r>
        <w:r w:rsidDel="003B5F71">
          <w:rPr>
            <w:bCs w:val="0"/>
          </w:rPr>
          <w:fldChar w:fldCharType="separate"/>
        </w:r>
      </w:del>
      <w:ins w:id="386" w:author="Luísa Jardim" w:date="2021-08-30T15:46:00Z">
        <w:r w:rsidR="00EC1C00">
          <w:rPr>
            <w:b/>
            <w:bCs w:val="0"/>
          </w:rPr>
          <w:t>Erro! A referência de hiperlink não é válida.</w:t>
        </w:r>
      </w:ins>
      <w:del w:id="387" w:author="Luísa Jardim" w:date="2021-08-30T13:03:00Z">
        <w:r w:rsidR="00DD63CA" w:rsidRPr="0021493C" w:rsidDel="003B5F71">
          <w:rPr>
            <w:rStyle w:val="Hyperlink"/>
          </w:rPr>
          <w:delText>3.3.2 Exclusão</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_Toc80017717 \h </w:delInstrText>
        </w:r>
        <w:r w:rsidR="00DD63CA" w:rsidRPr="0021493C" w:rsidDel="003B5F71">
          <w:rPr>
            <w:b/>
            <w:webHidden/>
          </w:rPr>
        </w:r>
        <w:r w:rsidR="00DD63CA" w:rsidRPr="0021493C" w:rsidDel="003B5F71">
          <w:rPr>
            <w:b/>
            <w:webHidden/>
          </w:rPr>
          <w:fldChar w:fldCharType="separate"/>
        </w:r>
        <w:r w:rsidR="007B740E" w:rsidDel="003B5F71">
          <w:rPr>
            <w:webHidden/>
          </w:rPr>
          <w:delText>19</w:delText>
        </w:r>
        <w:r w:rsidR="00DD63CA" w:rsidRPr="0021493C" w:rsidDel="003B5F71">
          <w:rPr>
            <w:b/>
            <w:webHidden/>
          </w:rPr>
          <w:fldChar w:fldCharType="end"/>
        </w:r>
        <w:r w:rsidDel="003B5F71">
          <w:rPr>
            <w:bCs w:val="0"/>
          </w:rPr>
          <w:fldChar w:fldCharType="end"/>
        </w:r>
      </w:del>
    </w:p>
    <w:p w14:paraId="44A0C53C" w14:textId="2CCE2F4B" w:rsidR="00DD63CA" w:rsidRPr="00DD63CA" w:rsidDel="003B5F71" w:rsidRDefault="00062FA9">
      <w:pPr>
        <w:pStyle w:val="Sumrio1"/>
        <w:rPr>
          <w:del w:id="388" w:author="Luísa Jardim" w:date="2021-08-30T13:03:00Z"/>
          <w:rFonts w:asciiTheme="minorHAnsi" w:eastAsiaTheme="minorEastAsia" w:hAnsiTheme="minorHAnsi" w:cstheme="minorBidi"/>
          <w:b/>
          <w:bCs w:val="0"/>
          <w:sz w:val="22"/>
          <w:szCs w:val="22"/>
          <w:lang w:eastAsia="pt-BR"/>
        </w:rPr>
        <w:pPrChange w:id="389" w:author="Luísa Jardim" w:date="2021-08-30T12:26:00Z">
          <w:pPr>
            <w:pStyle w:val="Sumrio1"/>
            <w:tabs>
              <w:tab w:val="left" w:pos="720"/>
            </w:tabs>
          </w:pPr>
        </w:pPrChange>
      </w:pPr>
      <w:del w:id="390" w:author="Luísa Jardim" w:date="2021-08-30T13:03:00Z">
        <w:r w:rsidDel="003B5F71">
          <w:rPr>
            <w:bCs w:val="0"/>
          </w:rPr>
          <w:fldChar w:fldCharType="begin"/>
        </w:r>
        <w:r w:rsidDel="003B5F71">
          <w:delInstrText xml:space="preserve"> HYPERLINK \l "_Toc80017718" </w:delInstrText>
        </w:r>
        <w:r w:rsidDel="003B5F71">
          <w:rPr>
            <w:bCs w:val="0"/>
          </w:rPr>
          <w:fldChar w:fldCharType="separate"/>
        </w:r>
      </w:del>
      <w:ins w:id="391" w:author="Luísa Jardim" w:date="2021-08-30T15:46:00Z">
        <w:r w:rsidR="00EC1C00">
          <w:rPr>
            <w:b/>
            <w:bCs w:val="0"/>
          </w:rPr>
          <w:t>Erro! A referência de hiperlink não é válida.</w:t>
        </w:r>
      </w:ins>
      <w:del w:id="392" w:author="Luísa Jardim" w:date="2021-08-30T13:03:00Z">
        <w:r w:rsidR="00DD63CA" w:rsidRPr="0021493C" w:rsidDel="003B5F71">
          <w:rPr>
            <w:rStyle w:val="Hyperlink"/>
          </w:rPr>
          <w:delText>3.4</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PROTOCOLOS QUIMIOTERÁPICOS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_Toc80017718 \h </w:delInstrText>
        </w:r>
        <w:r w:rsidR="00DD63CA" w:rsidRPr="0021493C" w:rsidDel="003B5F71">
          <w:rPr>
            <w:b/>
            <w:webHidden/>
          </w:rPr>
        </w:r>
        <w:r w:rsidR="00DD63CA" w:rsidRPr="0021493C" w:rsidDel="003B5F71">
          <w:rPr>
            <w:b/>
            <w:webHidden/>
          </w:rPr>
          <w:fldChar w:fldCharType="separate"/>
        </w:r>
        <w:r w:rsidR="007B740E" w:rsidDel="003B5F71">
          <w:rPr>
            <w:webHidden/>
          </w:rPr>
          <w:delText>19</w:delText>
        </w:r>
        <w:r w:rsidR="00DD63CA" w:rsidRPr="0021493C" w:rsidDel="003B5F71">
          <w:rPr>
            <w:b/>
            <w:webHidden/>
          </w:rPr>
          <w:fldChar w:fldCharType="end"/>
        </w:r>
        <w:r w:rsidDel="003B5F71">
          <w:rPr>
            <w:bCs w:val="0"/>
          </w:rPr>
          <w:fldChar w:fldCharType="end"/>
        </w:r>
      </w:del>
    </w:p>
    <w:p w14:paraId="66BB7539" w14:textId="79585322" w:rsidR="00DD63CA" w:rsidRPr="00DD63CA" w:rsidDel="003B5F71" w:rsidRDefault="00062FA9">
      <w:pPr>
        <w:pStyle w:val="Sumrio1"/>
        <w:rPr>
          <w:del w:id="393" w:author="Luísa Jardim" w:date="2021-08-30T13:03:00Z"/>
          <w:rFonts w:asciiTheme="minorHAnsi" w:eastAsiaTheme="minorEastAsia" w:hAnsiTheme="minorHAnsi" w:cstheme="minorBidi"/>
          <w:b/>
          <w:bCs w:val="0"/>
          <w:sz w:val="22"/>
          <w:szCs w:val="22"/>
          <w:lang w:eastAsia="pt-BR"/>
        </w:rPr>
        <w:pPrChange w:id="394" w:author="Luísa Jardim" w:date="2021-08-30T12:26:00Z">
          <w:pPr>
            <w:pStyle w:val="Sumrio1"/>
            <w:tabs>
              <w:tab w:val="left" w:pos="720"/>
            </w:tabs>
          </w:pPr>
        </w:pPrChange>
      </w:pPr>
      <w:del w:id="395" w:author="Luísa Jardim" w:date="2021-08-30T13:03:00Z">
        <w:r w:rsidDel="003B5F71">
          <w:rPr>
            <w:bCs w:val="0"/>
          </w:rPr>
          <w:fldChar w:fldCharType="begin"/>
        </w:r>
        <w:r w:rsidDel="003B5F71">
          <w:delInstrText xml:space="preserve"> HYPERLINK \l "_Toc80017720" </w:delInstrText>
        </w:r>
        <w:r w:rsidDel="003B5F71">
          <w:rPr>
            <w:bCs w:val="0"/>
          </w:rPr>
          <w:fldChar w:fldCharType="separate"/>
        </w:r>
      </w:del>
      <w:ins w:id="396" w:author="Luísa Jardim" w:date="2021-08-30T15:46:00Z">
        <w:r w:rsidR="00EC1C00">
          <w:rPr>
            <w:b/>
            <w:bCs w:val="0"/>
          </w:rPr>
          <w:t>Erro! A referência de hiperlink não é válida.</w:t>
        </w:r>
      </w:ins>
      <w:del w:id="397" w:author="Luísa Jardim" w:date="2021-08-30T13:03:00Z">
        <w:r w:rsidR="00DD63CA" w:rsidRPr="0021493C" w:rsidDel="003B5F71">
          <w:rPr>
            <w:rStyle w:val="Hyperlink"/>
          </w:rPr>
          <w:delText>3.5</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AVALIAÇÃO DA MUCOSITE ORAL</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_Toc80017720 \h </w:delInstrText>
        </w:r>
        <w:r w:rsidR="00DD63CA" w:rsidRPr="0021493C" w:rsidDel="003B5F71">
          <w:rPr>
            <w:b/>
            <w:webHidden/>
          </w:rPr>
        </w:r>
        <w:r w:rsidR="00DD63CA" w:rsidRPr="0021493C" w:rsidDel="003B5F71">
          <w:rPr>
            <w:b/>
            <w:webHidden/>
          </w:rPr>
          <w:fldChar w:fldCharType="separate"/>
        </w:r>
        <w:r w:rsidR="007B740E" w:rsidDel="003B5F71">
          <w:rPr>
            <w:webHidden/>
          </w:rPr>
          <w:delText>20</w:delText>
        </w:r>
        <w:r w:rsidR="00DD63CA" w:rsidRPr="0021493C" w:rsidDel="003B5F71">
          <w:rPr>
            <w:b/>
            <w:webHidden/>
          </w:rPr>
          <w:fldChar w:fldCharType="end"/>
        </w:r>
        <w:r w:rsidDel="003B5F71">
          <w:rPr>
            <w:bCs w:val="0"/>
          </w:rPr>
          <w:fldChar w:fldCharType="end"/>
        </w:r>
      </w:del>
    </w:p>
    <w:p w14:paraId="408CF129" w14:textId="07698D68" w:rsidR="00DD63CA" w:rsidRPr="00DD63CA" w:rsidDel="003B5F71" w:rsidRDefault="00062FA9">
      <w:pPr>
        <w:pStyle w:val="Sumrio1"/>
        <w:rPr>
          <w:del w:id="398" w:author="Luísa Jardim" w:date="2021-08-30T13:03:00Z"/>
          <w:rFonts w:asciiTheme="minorHAnsi" w:eastAsiaTheme="minorEastAsia" w:hAnsiTheme="minorHAnsi" w:cstheme="minorBidi"/>
          <w:b/>
          <w:bCs w:val="0"/>
          <w:sz w:val="22"/>
          <w:szCs w:val="22"/>
          <w:lang w:eastAsia="pt-BR"/>
        </w:rPr>
        <w:pPrChange w:id="399" w:author="Luísa Jardim" w:date="2021-08-30T12:26:00Z">
          <w:pPr>
            <w:pStyle w:val="Sumrio1"/>
            <w:tabs>
              <w:tab w:val="left" w:pos="720"/>
            </w:tabs>
          </w:pPr>
        </w:pPrChange>
      </w:pPr>
      <w:del w:id="400" w:author="Luísa Jardim" w:date="2021-08-30T13:03:00Z">
        <w:r w:rsidDel="003B5F71">
          <w:rPr>
            <w:bCs w:val="0"/>
          </w:rPr>
          <w:fldChar w:fldCharType="begin"/>
        </w:r>
        <w:r w:rsidDel="003B5F71">
          <w:delInstrText xml:space="preserve"> HYPERLINK \l "_Toc80017721" </w:delInstrText>
        </w:r>
        <w:r w:rsidDel="003B5F71">
          <w:rPr>
            <w:bCs w:val="0"/>
          </w:rPr>
          <w:fldChar w:fldCharType="separate"/>
        </w:r>
      </w:del>
      <w:ins w:id="401" w:author="Luísa Jardim" w:date="2021-08-30T15:46:00Z">
        <w:r w:rsidR="00EC1C00">
          <w:rPr>
            <w:b/>
            <w:bCs w:val="0"/>
          </w:rPr>
          <w:t>Erro! A referência de hiperlink não é válida.</w:t>
        </w:r>
      </w:ins>
      <w:del w:id="402" w:author="Luísa Jardim" w:date="2021-08-30T13:03:00Z">
        <w:r w:rsidR="00DD63CA" w:rsidRPr="0021493C" w:rsidDel="003B5F71">
          <w:rPr>
            <w:rStyle w:val="Hyperlink"/>
          </w:rPr>
          <w:delText>3.6</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COLETA E PROCESSAMENTO DE AMOSTRAS DE SANGUE</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_Toc80017721 \h </w:delInstrText>
        </w:r>
        <w:r w:rsidR="00DD63CA" w:rsidRPr="0021493C" w:rsidDel="003B5F71">
          <w:rPr>
            <w:b/>
            <w:webHidden/>
          </w:rPr>
        </w:r>
        <w:r w:rsidR="00DD63CA" w:rsidRPr="0021493C" w:rsidDel="003B5F71">
          <w:rPr>
            <w:b/>
            <w:webHidden/>
          </w:rPr>
          <w:fldChar w:fldCharType="separate"/>
        </w:r>
        <w:r w:rsidR="007B740E" w:rsidDel="003B5F71">
          <w:rPr>
            <w:webHidden/>
          </w:rPr>
          <w:delText>21</w:delText>
        </w:r>
        <w:r w:rsidR="00DD63CA" w:rsidRPr="0021493C" w:rsidDel="003B5F71">
          <w:rPr>
            <w:b/>
            <w:webHidden/>
          </w:rPr>
          <w:fldChar w:fldCharType="end"/>
        </w:r>
        <w:r w:rsidDel="003B5F71">
          <w:rPr>
            <w:bCs w:val="0"/>
          </w:rPr>
          <w:fldChar w:fldCharType="end"/>
        </w:r>
      </w:del>
    </w:p>
    <w:p w14:paraId="7A0C897C" w14:textId="1B2E7880" w:rsidR="00DD63CA" w:rsidRPr="00DD63CA" w:rsidDel="003B5F71" w:rsidRDefault="00062FA9">
      <w:pPr>
        <w:pStyle w:val="Sumrio1"/>
        <w:rPr>
          <w:del w:id="403" w:author="Luísa Jardim" w:date="2021-08-30T13:03:00Z"/>
          <w:rFonts w:asciiTheme="minorHAnsi" w:eastAsiaTheme="minorEastAsia" w:hAnsiTheme="minorHAnsi" w:cstheme="minorBidi"/>
          <w:b/>
          <w:bCs w:val="0"/>
          <w:sz w:val="22"/>
          <w:szCs w:val="22"/>
          <w:lang w:eastAsia="pt-BR"/>
        </w:rPr>
        <w:pPrChange w:id="404" w:author="Luísa Jardim" w:date="2021-08-30T12:26:00Z">
          <w:pPr>
            <w:pStyle w:val="Sumrio1"/>
            <w:tabs>
              <w:tab w:val="left" w:pos="720"/>
            </w:tabs>
          </w:pPr>
        </w:pPrChange>
      </w:pPr>
      <w:del w:id="405" w:author="Luísa Jardim" w:date="2021-08-30T13:03:00Z">
        <w:r w:rsidDel="003B5F71">
          <w:rPr>
            <w:bCs w:val="0"/>
          </w:rPr>
          <w:fldChar w:fldCharType="begin"/>
        </w:r>
        <w:r w:rsidDel="003B5F71">
          <w:delInstrText xml:space="preserve"> HYPERLINK \l "_Toc80017722" </w:delInstrText>
        </w:r>
        <w:r w:rsidDel="003B5F71">
          <w:rPr>
            <w:bCs w:val="0"/>
          </w:rPr>
          <w:fldChar w:fldCharType="separate"/>
        </w:r>
      </w:del>
      <w:ins w:id="406" w:author="Luísa Jardim" w:date="2021-08-30T15:46:00Z">
        <w:r w:rsidR="00EC1C00">
          <w:rPr>
            <w:b/>
            <w:bCs w:val="0"/>
          </w:rPr>
          <w:t>Erro! A referência de hiperlink não é válida.</w:t>
        </w:r>
      </w:ins>
      <w:del w:id="407" w:author="Luísa Jardim" w:date="2021-08-30T13:03:00Z">
        <w:r w:rsidR="00DD63CA" w:rsidRPr="0021493C" w:rsidDel="003B5F71">
          <w:rPr>
            <w:rStyle w:val="Hyperlink"/>
          </w:rPr>
          <w:delText>3.7</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ANÁLISE MOLECULAR DOS GENES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_Toc80017722 \h </w:delInstrText>
        </w:r>
        <w:r w:rsidR="00DD63CA" w:rsidRPr="0021493C" w:rsidDel="003B5F71">
          <w:rPr>
            <w:b/>
            <w:webHidden/>
          </w:rPr>
        </w:r>
        <w:r w:rsidR="00DD63CA" w:rsidRPr="0021493C" w:rsidDel="003B5F71">
          <w:rPr>
            <w:b/>
            <w:webHidden/>
          </w:rPr>
          <w:fldChar w:fldCharType="separate"/>
        </w:r>
        <w:r w:rsidR="007B740E" w:rsidDel="003B5F71">
          <w:rPr>
            <w:webHidden/>
          </w:rPr>
          <w:delText>21</w:delText>
        </w:r>
        <w:r w:rsidR="00DD63CA" w:rsidRPr="0021493C" w:rsidDel="003B5F71">
          <w:rPr>
            <w:b/>
            <w:webHidden/>
          </w:rPr>
          <w:fldChar w:fldCharType="end"/>
        </w:r>
        <w:r w:rsidDel="003B5F71">
          <w:rPr>
            <w:bCs w:val="0"/>
          </w:rPr>
          <w:fldChar w:fldCharType="end"/>
        </w:r>
      </w:del>
    </w:p>
    <w:p w14:paraId="4E0340D9" w14:textId="63A24B0E" w:rsidR="00DD63CA" w:rsidRPr="00DD63CA" w:rsidDel="003B5F71" w:rsidRDefault="00062FA9">
      <w:pPr>
        <w:pStyle w:val="Sumrio1"/>
        <w:rPr>
          <w:del w:id="408" w:author="Luísa Jardim" w:date="2021-08-30T13:03:00Z"/>
          <w:rFonts w:asciiTheme="minorHAnsi" w:eastAsiaTheme="minorEastAsia" w:hAnsiTheme="minorHAnsi" w:cstheme="minorBidi"/>
          <w:b/>
          <w:bCs w:val="0"/>
          <w:sz w:val="22"/>
          <w:szCs w:val="22"/>
          <w:lang w:eastAsia="pt-BR"/>
        </w:rPr>
        <w:pPrChange w:id="409" w:author="Luísa Jardim" w:date="2021-08-30T12:26:00Z">
          <w:pPr>
            <w:pStyle w:val="Sumrio1"/>
            <w:tabs>
              <w:tab w:val="left" w:pos="720"/>
            </w:tabs>
          </w:pPr>
        </w:pPrChange>
      </w:pPr>
      <w:del w:id="410" w:author="Luísa Jardim" w:date="2021-08-30T13:03:00Z">
        <w:r w:rsidDel="003B5F71">
          <w:rPr>
            <w:bCs w:val="0"/>
          </w:rPr>
          <w:fldChar w:fldCharType="begin"/>
        </w:r>
        <w:r w:rsidDel="003B5F71">
          <w:delInstrText xml:space="preserve"> HYPERLINK \l "_Toc80017723" </w:delInstrText>
        </w:r>
        <w:r w:rsidDel="003B5F71">
          <w:rPr>
            <w:bCs w:val="0"/>
          </w:rPr>
          <w:fldChar w:fldCharType="separate"/>
        </w:r>
      </w:del>
      <w:ins w:id="411" w:author="Luísa Jardim" w:date="2021-08-30T15:46:00Z">
        <w:r w:rsidR="00EC1C00">
          <w:rPr>
            <w:b/>
            <w:bCs w:val="0"/>
          </w:rPr>
          <w:t>Erro! A referência de hiperlink não é válida.</w:t>
        </w:r>
      </w:ins>
      <w:del w:id="412" w:author="Luísa Jardim" w:date="2021-08-30T13:03:00Z">
        <w:r w:rsidR="00DD63CA" w:rsidRPr="0021493C" w:rsidDel="003B5F71">
          <w:rPr>
            <w:rStyle w:val="Hyperlink"/>
          </w:rPr>
          <w:delText>3.8</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ASPECTOS ÉTICOS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_Toc80017723 \h </w:delInstrText>
        </w:r>
        <w:r w:rsidR="00DD63CA" w:rsidRPr="0021493C" w:rsidDel="003B5F71">
          <w:rPr>
            <w:b/>
            <w:webHidden/>
          </w:rPr>
        </w:r>
        <w:r w:rsidR="00DD63CA" w:rsidRPr="0021493C" w:rsidDel="003B5F71">
          <w:rPr>
            <w:b/>
            <w:webHidden/>
          </w:rPr>
          <w:fldChar w:fldCharType="separate"/>
        </w:r>
        <w:r w:rsidR="007B740E" w:rsidDel="003B5F71">
          <w:rPr>
            <w:webHidden/>
          </w:rPr>
          <w:delText>23</w:delText>
        </w:r>
        <w:r w:rsidR="00DD63CA" w:rsidRPr="0021493C" w:rsidDel="003B5F71">
          <w:rPr>
            <w:b/>
            <w:webHidden/>
          </w:rPr>
          <w:fldChar w:fldCharType="end"/>
        </w:r>
        <w:r w:rsidDel="003B5F71">
          <w:rPr>
            <w:bCs w:val="0"/>
          </w:rPr>
          <w:fldChar w:fldCharType="end"/>
        </w:r>
      </w:del>
    </w:p>
    <w:p w14:paraId="6DDBA6C3" w14:textId="28E01C90" w:rsidR="00DD63CA" w:rsidRPr="00DD63CA" w:rsidDel="003B5F71" w:rsidRDefault="00062FA9">
      <w:pPr>
        <w:pStyle w:val="Sumrio1"/>
        <w:rPr>
          <w:del w:id="413" w:author="Luísa Jardim" w:date="2021-08-30T13:03:00Z"/>
          <w:rFonts w:asciiTheme="minorHAnsi" w:eastAsiaTheme="minorEastAsia" w:hAnsiTheme="minorHAnsi" w:cstheme="minorBidi"/>
          <w:b/>
          <w:bCs w:val="0"/>
          <w:sz w:val="22"/>
          <w:szCs w:val="22"/>
          <w:lang w:eastAsia="pt-BR"/>
        </w:rPr>
      </w:pPr>
      <w:del w:id="414" w:author="Luísa Jardim" w:date="2021-08-30T13:03:00Z">
        <w:r w:rsidDel="003B5F71">
          <w:rPr>
            <w:bCs w:val="0"/>
          </w:rPr>
          <w:fldChar w:fldCharType="begin"/>
        </w:r>
        <w:r w:rsidDel="003B5F71">
          <w:delInstrText xml:space="preserve"> HYPERLINK \l "_Toc80017724" </w:delInstrText>
        </w:r>
        <w:r w:rsidDel="003B5F71">
          <w:rPr>
            <w:bCs w:val="0"/>
          </w:rPr>
          <w:fldChar w:fldCharType="separate"/>
        </w:r>
      </w:del>
      <w:ins w:id="415" w:author="Luísa Jardim" w:date="2021-08-30T15:46:00Z">
        <w:r w:rsidR="00EC1C00">
          <w:rPr>
            <w:b/>
            <w:bCs w:val="0"/>
          </w:rPr>
          <w:t>Erro! A referência de hiperlink não é válida.</w:t>
        </w:r>
      </w:ins>
      <w:del w:id="416" w:author="Luísa Jardim" w:date="2021-08-30T13:03:00Z">
        <w:r w:rsidR="00DD63CA" w:rsidRPr="0021493C" w:rsidDel="003B5F71">
          <w:rPr>
            <w:rStyle w:val="Hyperlink"/>
          </w:rPr>
          <w:delText>3.8.1 Proteção de dados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_Toc80017724 \h </w:delInstrText>
        </w:r>
        <w:r w:rsidR="00DD63CA" w:rsidRPr="0021493C" w:rsidDel="003B5F71">
          <w:rPr>
            <w:b/>
            <w:webHidden/>
          </w:rPr>
        </w:r>
        <w:r w:rsidR="00DD63CA" w:rsidRPr="0021493C" w:rsidDel="003B5F71">
          <w:rPr>
            <w:b/>
            <w:webHidden/>
          </w:rPr>
          <w:fldChar w:fldCharType="separate"/>
        </w:r>
        <w:r w:rsidR="007B740E" w:rsidDel="003B5F71">
          <w:rPr>
            <w:webHidden/>
          </w:rPr>
          <w:delText>23</w:delText>
        </w:r>
        <w:r w:rsidR="00DD63CA" w:rsidRPr="0021493C" w:rsidDel="003B5F71">
          <w:rPr>
            <w:b/>
            <w:webHidden/>
          </w:rPr>
          <w:fldChar w:fldCharType="end"/>
        </w:r>
        <w:r w:rsidDel="003B5F71">
          <w:rPr>
            <w:bCs w:val="0"/>
          </w:rPr>
          <w:fldChar w:fldCharType="end"/>
        </w:r>
      </w:del>
    </w:p>
    <w:p w14:paraId="1E997031" w14:textId="029366F7" w:rsidR="00DD63CA" w:rsidRPr="00DD63CA" w:rsidDel="003B5F71" w:rsidRDefault="00062FA9">
      <w:pPr>
        <w:pStyle w:val="Sumrio1"/>
        <w:rPr>
          <w:del w:id="417" w:author="Luísa Jardim" w:date="2021-08-30T13:03:00Z"/>
          <w:rFonts w:asciiTheme="minorHAnsi" w:eastAsiaTheme="minorEastAsia" w:hAnsiTheme="minorHAnsi" w:cstheme="minorBidi"/>
          <w:b/>
          <w:bCs w:val="0"/>
          <w:sz w:val="22"/>
          <w:szCs w:val="22"/>
          <w:lang w:eastAsia="pt-BR"/>
        </w:rPr>
      </w:pPr>
      <w:del w:id="418" w:author="Luísa Jardim" w:date="2021-08-30T13:03:00Z">
        <w:r w:rsidDel="003B5F71">
          <w:rPr>
            <w:bCs w:val="0"/>
          </w:rPr>
          <w:fldChar w:fldCharType="begin"/>
        </w:r>
        <w:r w:rsidDel="003B5F71">
          <w:delInstrText xml:space="preserve"> HYPERLINK \l "_Toc80017725" </w:delInstrText>
        </w:r>
        <w:r w:rsidDel="003B5F71">
          <w:rPr>
            <w:bCs w:val="0"/>
          </w:rPr>
          <w:fldChar w:fldCharType="separate"/>
        </w:r>
      </w:del>
      <w:ins w:id="419" w:author="Luísa Jardim" w:date="2021-08-30T15:46:00Z">
        <w:r w:rsidR="00EC1C00">
          <w:rPr>
            <w:b/>
            <w:bCs w:val="0"/>
          </w:rPr>
          <w:t>Erro! A referência de hiperlink não é válida.</w:t>
        </w:r>
      </w:ins>
      <w:del w:id="420" w:author="Luísa Jardim" w:date="2021-08-30T13:03:00Z">
        <w:r w:rsidR="00DD63CA" w:rsidRPr="0021493C" w:rsidDel="003B5F71">
          <w:rPr>
            <w:rStyle w:val="Hyperlink"/>
          </w:rPr>
          <w:delText>3.8.2 Gerenciamento de riscos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_Toc80017725 \h </w:delInstrText>
        </w:r>
        <w:r w:rsidR="00DD63CA" w:rsidRPr="0021493C" w:rsidDel="003B5F71">
          <w:rPr>
            <w:b/>
            <w:webHidden/>
          </w:rPr>
        </w:r>
        <w:r w:rsidR="00DD63CA" w:rsidRPr="0021493C" w:rsidDel="003B5F71">
          <w:rPr>
            <w:b/>
            <w:webHidden/>
          </w:rPr>
          <w:fldChar w:fldCharType="separate"/>
        </w:r>
        <w:r w:rsidR="007B740E" w:rsidDel="003B5F71">
          <w:rPr>
            <w:webHidden/>
          </w:rPr>
          <w:delText>24</w:delText>
        </w:r>
        <w:r w:rsidR="00DD63CA" w:rsidRPr="0021493C" w:rsidDel="003B5F71">
          <w:rPr>
            <w:b/>
            <w:webHidden/>
          </w:rPr>
          <w:fldChar w:fldCharType="end"/>
        </w:r>
        <w:r w:rsidDel="003B5F71">
          <w:rPr>
            <w:bCs w:val="0"/>
          </w:rPr>
          <w:fldChar w:fldCharType="end"/>
        </w:r>
      </w:del>
    </w:p>
    <w:p w14:paraId="7F71CA42" w14:textId="50A4C4ED" w:rsidR="00DD63CA" w:rsidRPr="00DD63CA" w:rsidDel="003B5F71" w:rsidRDefault="00062FA9">
      <w:pPr>
        <w:pStyle w:val="Sumrio1"/>
        <w:rPr>
          <w:del w:id="421" w:author="Luísa Jardim" w:date="2021-08-30T13:03:00Z"/>
          <w:rFonts w:asciiTheme="minorHAnsi" w:eastAsiaTheme="minorEastAsia" w:hAnsiTheme="minorHAnsi" w:cstheme="minorBidi"/>
          <w:b/>
          <w:bCs w:val="0"/>
          <w:sz w:val="22"/>
          <w:szCs w:val="22"/>
          <w:lang w:eastAsia="pt-BR"/>
        </w:rPr>
      </w:pPr>
      <w:del w:id="422" w:author="Luísa Jardim" w:date="2021-08-30T13:03:00Z">
        <w:r w:rsidDel="003B5F71">
          <w:rPr>
            <w:bCs w:val="0"/>
          </w:rPr>
          <w:fldChar w:fldCharType="begin"/>
        </w:r>
        <w:r w:rsidDel="003B5F71">
          <w:delInstrText xml:space="preserve"> HYPERLINK \l "_Toc80017726" </w:delInstrText>
        </w:r>
        <w:r w:rsidDel="003B5F71">
          <w:rPr>
            <w:bCs w:val="0"/>
          </w:rPr>
          <w:fldChar w:fldCharType="separate"/>
        </w:r>
      </w:del>
      <w:ins w:id="423" w:author="Luísa Jardim" w:date="2021-08-30T15:46:00Z">
        <w:r w:rsidR="00EC1C00">
          <w:rPr>
            <w:b/>
            <w:bCs w:val="0"/>
          </w:rPr>
          <w:t>Erro! A referência de hiperlink não é válida.</w:t>
        </w:r>
      </w:ins>
      <w:del w:id="424" w:author="Luísa Jardim" w:date="2021-08-30T13:03:00Z">
        <w:r w:rsidR="00DD63CA" w:rsidRPr="0021493C" w:rsidDel="003B5F71">
          <w:rPr>
            <w:rStyle w:val="Hyperlink"/>
          </w:rPr>
          <w:delText>3.8.3 Benefícios para os pacientes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_Toc80017726 \h </w:delInstrText>
        </w:r>
        <w:r w:rsidR="00DD63CA" w:rsidRPr="0021493C" w:rsidDel="003B5F71">
          <w:rPr>
            <w:b/>
            <w:webHidden/>
          </w:rPr>
        </w:r>
        <w:r w:rsidR="00DD63CA" w:rsidRPr="0021493C" w:rsidDel="003B5F71">
          <w:rPr>
            <w:b/>
            <w:webHidden/>
          </w:rPr>
          <w:fldChar w:fldCharType="separate"/>
        </w:r>
        <w:r w:rsidR="007B740E" w:rsidDel="003B5F71">
          <w:rPr>
            <w:webHidden/>
          </w:rPr>
          <w:delText>24</w:delText>
        </w:r>
        <w:r w:rsidR="00DD63CA" w:rsidRPr="0021493C" w:rsidDel="003B5F71">
          <w:rPr>
            <w:b/>
            <w:webHidden/>
          </w:rPr>
          <w:fldChar w:fldCharType="end"/>
        </w:r>
        <w:r w:rsidDel="003B5F71">
          <w:rPr>
            <w:bCs w:val="0"/>
          </w:rPr>
          <w:fldChar w:fldCharType="end"/>
        </w:r>
      </w:del>
    </w:p>
    <w:p w14:paraId="4B694A99" w14:textId="5C602D53" w:rsidR="00DD63CA" w:rsidRPr="00DD63CA" w:rsidDel="003B5F71" w:rsidRDefault="00062FA9">
      <w:pPr>
        <w:pStyle w:val="Sumrio1"/>
        <w:rPr>
          <w:del w:id="425" w:author="Luísa Jardim" w:date="2021-08-30T13:03:00Z"/>
          <w:rFonts w:asciiTheme="minorHAnsi" w:eastAsiaTheme="minorEastAsia" w:hAnsiTheme="minorHAnsi" w:cstheme="minorBidi"/>
          <w:b/>
          <w:bCs w:val="0"/>
          <w:sz w:val="22"/>
          <w:szCs w:val="22"/>
          <w:lang w:eastAsia="pt-BR"/>
        </w:rPr>
        <w:pPrChange w:id="426" w:author="Luísa Jardim" w:date="2021-08-30T12:26:00Z">
          <w:pPr>
            <w:pStyle w:val="Sumrio1"/>
            <w:tabs>
              <w:tab w:val="left" w:pos="720"/>
            </w:tabs>
          </w:pPr>
        </w:pPrChange>
      </w:pPr>
      <w:del w:id="427" w:author="Luísa Jardim" w:date="2021-08-30T13:03:00Z">
        <w:r w:rsidDel="003B5F71">
          <w:rPr>
            <w:bCs w:val="0"/>
          </w:rPr>
          <w:fldChar w:fldCharType="begin"/>
        </w:r>
        <w:r w:rsidDel="003B5F71">
          <w:delInstrText xml:space="preserve"> HYPERLINK \l "_Toc80017727" </w:delInstrText>
        </w:r>
        <w:r w:rsidDel="003B5F71">
          <w:rPr>
            <w:bCs w:val="0"/>
          </w:rPr>
          <w:fldChar w:fldCharType="separate"/>
        </w:r>
      </w:del>
      <w:ins w:id="428" w:author="Luísa Jardim" w:date="2021-08-30T15:46:00Z">
        <w:r w:rsidR="00EC1C00">
          <w:rPr>
            <w:b/>
            <w:bCs w:val="0"/>
          </w:rPr>
          <w:t>Erro! A referência de hiperlink não é válida.</w:t>
        </w:r>
      </w:ins>
      <w:del w:id="429" w:author="Luísa Jardim" w:date="2021-08-30T13:03:00Z">
        <w:r w:rsidR="00DD63CA" w:rsidRPr="0021493C" w:rsidDel="003B5F71">
          <w:rPr>
            <w:rStyle w:val="Hyperlink"/>
          </w:rPr>
          <w:delText>3.9</w:delText>
        </w:r>
        <w:r w:rsidR="00DD63CA" w:rsidRPr="00DD63CA" w:rsidDel="003B5F71">
          <w:rPr>
            <w:rFonts w:asciiTheme="minorHAnsi" w:eastAsiaTheme="minorEastAsia" w:hAnsiTheme="minorHAnsi" w:cstheme="minorBidi"/>
            <w:sz w:val="22"/>
            <w:szCs w:val="22"/>
            <w:lang w:eastAsia="pt-BR"/>
          </w:rPr>
          <w:delText xml:space="preserve"> </w:delText>
        </w:r>
        <w:r w:rsidR="00DD63CA" w:rsidRPr="0021493C" w:rsidDel="003B5F71">
          <w:rPr>
            <w:rStyle w:val="Hyperlink"/>
          </w:rPr>
          <w:delText>ANÁLISES ESTATÍSTICAS</w:delText>
        </w:r>
        <w:r w:rsidR="00DD63CA" w:rsidRPr="0021493C" w:rsidDel="003B5F71">
          <w:rPr>
            <w:webHidden/>
          </w:rPr>
          <w:tab/>
        </w:r>
        <w:r w:rsidR="00DD63CA" w:rsidRPr="0021493C" w:rsidDel="003B5F71">
          <w:rPr>
            <w:b/>
            <w:webHidden/>
          </w:rPr>
          <w:fldChar w:fldCharType="begin"/>
        </w:r>
        <w:r w:rsidR="00DD63CA" w:rsidRPr="0021493C" w:rsidDel="003B5F71">
          <w:rPr>
            <w:webHidden/>
          </w:rPr>
          <w:delInstrText xml:space="preserve"> PAGEREF _Toc80017727 \h </w:delInstrText>
        </w:r>
        <w:r w:rsidR="00DD63CA" w:rsidRPr="0021493C" w:rsidDel="003B5F71">
          <w:rPr>
            <w:b/>
            <w:webHidden/>
          </w:rPr>
        </w:r>
        <w:r w:rsidR="00DD63CA" w:rsidRPr="0021493C" w:rsidDel="003B5F71">
          <w:rPr>
            <w:b/>
            <w:webHidden/>
          </w:rPr>
          <w:fldChar w:fldCharType="separate"/>
        </w:r>
        <w:r w:rsidR="007B740E" w:rsidDel="003B5F71">
          <w:rPr>
            <w:webHidden/>
          </w:rPr>
          <w:delText>24</w:delText>
        </w:r>
        <w:r w:rsidR="00DD63CA" w:rsidRPr="0021493C" w:rsidDel="003B5F71">
          <w:rPr>
            <w:b/>
            <w:webHidden/>
          </w:rPr>
          <w:fldChar w:fldCharType="end"/>
        </w:r>
        <w:r w:rsidDel="003B5F71">
          <w:rPr>
            <w:bCs w:val="0"/>
          </w:rPr>
          <w:fldChar w:fldCharType="end"/>
        </w:r>
      </w:del>
    </w:p>
    <w:p w14:paraId="215FBCE8" w14:textId="4F5F42AB" w:rsidR="00DD63CA" w:rsidDel="003B5F71" w:rsidRDefault="00062FA9">
      <w:pPr>
        <w:pStyle w:val="Sumrio1"/>
        <w:rPr>
          <w:del w:id="430" w:author="Luísa Jardim" w:date="2021-08-30T13:03:00Z"/>
          <w:rFonts w:asciiTheme="minorHAnsi" w:eastAsiaTheme="minorEastAsia" w:hAnsiTheme="minorHAnsi" w:cstheme="minorBidi"/>
          <w:b/>
          <w:bCs w:val="0"/>
          <w:sz w:val="22"/>
          <w:szCs w:val="22"/>
          <w:lang w:eastAsia="pt-BR"/>
        </w:rPr>
      </w:pPr>
      <w:del w:id="431" w:author="Luísa Jardim" w:date="2021-08-30T13:03:00Z">
        <w:r w:rsidDel="003B5F71">
          <w:rPr>
            <w:bCs w:val="0"/>
          </w:rPr>
          <w:fldChar w:fldCharType="begin"/>
        </w:r>
        <w:r w:rsidDel="003B5F71">
          <w:delInstrText xml:space="preserve"> HYPERLINK \l "_Toc80017728" </w:delInstrText>
        </w:r>
        <w:r w:rsidDel="003B5F71">
          <w:rPr>
            <w:bCs w:val="0"/>
          </w:rPr>
          <w:fldChar w:fldCharType="separate"/>
        </w:r>
      </w:del>
      <w:ins w:id="432" w:author="Luísa Jardim" w:date="2021-08-30T15:46:00Z">
        <w:r w:rsidR="00EC1C00">
          <w:rPr>
            <w:b/>
            <w:bCs w:val="0"/>
          </w:rPr>
          <w:t>Erro! A referência de hiperlink não é válida.</w:t>
        </w:r>
      </w:ins>
      <w:del w:id="433" w:author="Luísa Jardim" w:date="2021-08-30T13:03:00Z">
        <w:r w:rsidR="00DD63CA" w:rsidRPr="00A96FE7" w:rsidDel="003B5F71">
          <w:rPr>
            <w:rStyle w:val="Hyperlink"/>
            <w:rFonts w:eastAsia="Calibri"/>
            <w:shd w:val="clear" w:color="auto" w:fill="FFFFFF"/>
          </w:rPr>
          <w:delText xml:space="preserve">4 </w:delText>
        </w:r>
        <w:r w:rsidR="00DD63CA" w:rsidRPr="00A96FE7" w:rsidDel="003B5F71">
          <w:rPr>
            <w:rStyle w:val="Hyperlink"/>
            <w:lang w:eastAsia="hi-IN" w:bidi="hi-IN"/>
          </w:rPr>
          <w:delText>ORÇAMENTO</w:delText>
        </w:r>
        <w:r w:rsidR="00DD63CA" w:rsidDel="003B5F71">
          <w:rPr>
            <w:webHidden/>
          </w:rPr>
          <w:tab/>
        </w:r>
        <w:r w:rsidR="00DD63CA" w:rsidDel="003B5F71">
          <w:rPr>
            <w:bCs w:val="0"/>
            <w:webHidden/>
          </w:rPr>
          <w:fldChar w:fldCharType="begin"/>
        </w:r>
        <w:r w:rsidR="00DD63CA" w:rsidDel="003B5F71">
          <w:rPr>
            <w:webHidden/>
          </w:rPr>
          <w:delInstrText xml:space="preserve"> PAGEREF _Toc80017728 \h </w:delInstrText>
        </w:r>
        <w:r w:rsidR="00DD63CA" w:rsidDel="003B5F71">
          <w:rPr>
            <w:bCs w:val="0"/>
            <w:webHidden/>
          </w:rPr>
        </w:r>
        <w:r w:rsidR="00DD63CA" w:rsidDel="003B5F71">
          <w:rPr>
            <w:bCs w:val="0"/>
            <w:webHidden/>
          </w:rPr>
          <w:fldChar w:fldCharType="separate"/>
        </w:r>
        <w:r w:rsidR="007B740E" w:rsidDel="003B5F71">
          <w:rPr>
            <w:webHidden/>
          </w:rPr>
          <w:delText>24</w:delText>
        </w:r>
        <w:r w:rsidR="00DD63CA" w:rsidDel="003B5F71">
          <w:rPr>
            <w:bCs w:val="0"/>
            <w:webHidden/>
          </w:rPr>
          <w:fldChar w:fldCharType="end"/>
        </w:r>
        <w:r w:rsidDel="003B5F71">
          <w:rPr>
            <w:bCs w:val="0"/>
          </w:rPr>
          <w:fldChar w:fldCharType="end"/>
        </w:r>
      </w:del>
    </w:p>
    <w:p w14:paraId="70DEC447" w14:textId="14F94FC3" w:rsidR="00DD63CA" w:rsidDel="003B5F71" w:rsidRDefault="00062FA9">
      <w:pPr>
        <w:pStyle w:val="Sumrio1"/>
        <w:rPr>
          <w:del w:id="434" w:author="Luísa Jardim" w:date="2021-08-30T13:03:00Z"/>
          <w:rFonts w:asciiTheme="minorHAnsi" w:eastAsiaTheme="minorEastAsia" w:hAnsiTheme="minorHAnsi" w:cstheme="minorBidi"/>
          <w:b/>
          <w:bCs w:val="0"/>
          <w:sz w:val="22"/>
          <w:szCs w:val="22"/>
          <w:lang w:eastAsia="pt-BR"/>
        </w:rPr>
      </w:pPr>
      <w:del w:id="435" w:author="Luísa Jardim" w:date="2021-08-30T13:03:00Z">
        <w:r w:rsidDel="003B5F71">
          <w:rPr>
            <w:bCs w:val="0"/>
          </w:rPr>
          <w:fldChar w:fldCharType="begin"/>
        </w:r>
        <w:r w:rsidDel="003B5F71">
          <w:delInstrText xml:space="preserve"> HYPERLINK \l "_Toc80017729" </w:delInstrText>
        </w:r>
        <w:r w:rsidDel="003B5F71">
          <w:rPr>
            <w:bCs w:val="0"/>
          </w:rPr>
          <w:fldChar w:fldCharType="separate"/>
        </w:r>
      </w:del>
      <w:ins w:id="436" w:author="Luísa Jardim" w:date="2021-08-30T15:46:00Z">
        <w:r w:rsidR="00EC1C00">
          <w:rPr>
            <w:b/>
            <w:bCs w:val="0"/>
          </w:rPr>
          <w:t>Erro! A referência de hiperlink não é válida.</w:t>
        </w:r>
      </w:ins>
      <w:del w:id="437" w:author="Luísa Jardim" w:date="2021-08-30T13:03:00Z">
        <w:r w:rsidR="00DD63CA" w:rsidRPr="00A96FE7" w:rsidDel="003B5F71">
          <w:rPr>
            <w:rStyle w:val="Hyperlink"/>
          </w:rPr>
          <w:delText>5 CRONOGRAMA</w:delText>
        </w:r>
        <w:r w:rsidR="00DD63CA" w:rsidDel="003B5F71">
          <w:rPr>
            <w:webHidden/>
          </w:rPr>
          <w:tab/>
        </w:r>
        <w:r w:rsidR="00DD63CA" w:rsidDel="003B5F71">
          <w:rPr>
            <w:bCs w:val="0"/>
            <w:webHidden/>
          </w:rPr>
          <w:fldChar w:fldCharType="begin"/>
        </w:r>
        <w:r w:rsidR="00DD63CA" w:rsidDel="003B5F71">
          <w:rPr>
            <w:webHidden/>
          </w:rPr>
          <w:delInstrText xml:space="preserve"> PAGEREF _Toc80017729 \h </w:delInstrText>
        </w:r>
        <w:r w:rsidR="00DD63CA" w:rsidDel="003B5F71">
          <w:rPr>
            <w:bCs w:val="0"/>
            <w:webHidden/>
          </w:rPr>
        </w:r>
        <w:r w:rsidR="00DD63CA" w:rsidDel="003B5F71">
          <w:rPr>
            <w:bCs w:val="0"/>
            <w:webHidden/>
          </w:rPr>
          <w:fldChar w:fldCharType="separate"/>
        </w:r>
        <w:r w:rsidR="007B740E" w:rsidDel="003B5F71">
          <w:rPr>
            <w:webHidden/>
          </w:rPr>
          <w:delText>25</w:delText>
        </w:r>
        <w:r w:rsidR="00DD63CA" w:rsidDel="003B5F71">
          <w:rPr>
            <w:bCs w:val="0"/>
            <w:webHidden/>
          </w:rPr>
          <w:fldChar w:fldCharType="end"/>
        </w:r>
        <w:r w:rsidDel="003B5F71">
          <w:rPr>
            <w:bCs w:val="0"/>
          </w:rPr>
          <w:fldChar w:fldCharType="end"/>
        </w:r>
      </w:del>
    </w:p>
    <w:p w14:paraId="2D1CDA3F" w14:textId="2B876B6D" w:rsidR="00DD63CA" w:rsidDel="003B5F71" w:rsidRDefault="00062FA9">
      <w:pPr>
        <w:pStyle w:val="Sumrio1"/>
        <w:rPr>
          <w:del w:id="438" w:author="Luísa Jardim" w:date="2021-08-30T13:03:00Z"/>
          <w:rFonts w:asciiTheme="minorHAnsi" w:eastAsiaTheme="minorEastAsia" w:hAnsiTheme="minorHAnsi" w:cstheme="minorBidi"/>
          <w:b/>
          <w:bCs w:val="0"/>
          <w:sz w:val="22"/>
          <w:szCs w:val="22"/>
          <w:lang w:eastAsia="pt-BR"/>
        </w:rPr>
      </w:pPr>
      <w:del w:id="439" w:author="Luísa Jardim" w:date="2021-08-30T13:03:00Z">
        <w:r w:rsidDel="003B5F71">
          <w:rPr>
            <w:bCs w:val="0"/>
          </w:rPr>
          <w:fldChar w:fldCharType="begin"/>
        </w:r>
        <w:r w:rsidDel="003B5F71">
          <w:delInstrText xml:space="preserve"> HYPERLINK \l "_Toc80017730" </w:delInstrText>
        </w:r>
        <w:r w:rsidDel="003B5F71">
          <w:rPr>
            <w:bCs w:val="0"/>
          </w:rPr>
          <w:fldChar w:fldCharType="separate"/>
        </w:r>
      </w:del>
      <w:ins w:id="440" w:author="Luísa Jardim" w:date="2021-08-30T15:46:00Z">
        <w:r w:rsidR="00EC1C00">
          <w:rPr>
            <w:b/>
            <w:bCs w:val="0"/>
          </w:rPr>
          <w:t>Erro! A referência de hiperlink não é válida.</w:t>
        </w:r>
      </w:ins>
      <w:del w:id="441" w:author="Luísa Jardim" w:date="2021-08-30T13:03:00Z">
        <w:r w:rsidR="00DD63CA" w:rsidRPr="00A96FE7" w:rsidDel="003B5F71">
          <w:rPr>
            <w:rStyle w:val="Hyperlink"/>
          </w:rPr>
          <w:delText>REFERÊNCIAS</w:delText>
        </w:r>
        <w:r w:rsidR="00DD63CA" w:rsidDel="003B5F71">
          <w:rPr>
            <w:webHidden/>
          </w:rPr>
          <w:tab/>
        </w:r>
        <w:r w:rsidR="00DD63CA" w:rsidDel="003B5F71">
          <w:rPr>
            <w:bCs w:val="0"/>
            <w:webHidden/>
          </w:rPr>
          <w:fldChar w:fldCharType="begin"/>
        </w:r>
        <w:r w:rsidR="00DD63CA" w:rsidDel="003B5F71">
          <w:rPr>
            <w:webHidden/>
          </w:rPr>
          <w:delInstrText xml:space="preserve"> PAGEREF _Toc80017730 \h </w:delInstrText>
        </w:r>
        <w:r w:rsidR="00DD63CA" w:rsidDel="003B5F71">
          <w:rPr>
            <w:bCs w:val="0"/>
            <w:webHidden/>
          </w:rPr>
        </w:r>
        <w:r w:rsidR="00DD63CA" w:rsidDel="003B5F71">
          <w:rPr>
            <w:bCs w:val="0"/>
            <w:webHidden/>
          </w:rPr>
          <w:fldChar w:fldCharType="separate"/>
        </w:r>
        <w:r w:rsidR="007B740E" w:rsidDel="003B5F71">
          <w:rPr>
            <w:webHidden/>
          </w:rPr>
          <w:delText>26</w:delText>
        </w:r>
        <w:r w:rsidR="00DD63CA" w:rsidDel="003B5F71">
          <w:rPr>
            <w:bCs w:val="0"/>
            <w:webHidden/>
          </w:rPr>
          <w:fldChar w:fldCharType="end"/>
        </w:r>
        <w:r w:rsidDel="003B5F71">
          <w:rPr>
            <w:bCs w:val="0"/>
          </w:rPr>
          <w:fldChar w:fldCharType="end"/>
        </w:r>
      </w:del>
    </w:p>
    <w:p w14:paraId="46ED5F81" w14:textId="42EA540E" w:rsidR="00DD63CA" w:rsidDel="003B5F71" w:rsidRDefault="00062FA9">
      <w:pPr>
        <w:pStyle w:val="Sumrio1"/>
        <w:rPr>
          <w:del w:id="442" w:author="Luísa Jardim" w:date="2021-08-30T13:03:00Z"/>
          <w:rFonts w:asciiTheme="minorHAnsi" w:eastAsiaTheme="minorEastAsia" w:hAnsiTheme="minorHAnsi" w:cstheme="minorBidi"/>
          <w:b/>
          <w:bCs w:val="0"/>
          <w:sz w:val="22"/>
          <w:szCs w:val="22"/>
          <w:lang w:eastAsia="pt-BR"/>
        </w:rPr>
      </w:pPr>
      <w:del w:id="443" w:author="Luísa Jardim" w:date="2021-08-30T13:03:00Z">
        <w:r w:rsidDel="003B5F71">
          <w:rPr>
            <w:bCs w:val="0"/>
          </w:rPr>
          <w:fldChar w:fldCharType="begin"/>
        </w:r>
        <w:r w:rsidDel="003B5F71">
          <w:delInstrText xml:space="preserve"> HYPERLINK \l "_Toc80017731" </w:delInstrText>
        </w:r>
        <w:r w:rsidDel="003B5F71">
          <w:rPr>
            <w:bCs w:val="0"/>
          </w:rPr>
          <w:fldChar w:fldCharType="separate"/>
        </w:r>
      </w:del>
      <w:ins w:id="444" w:author="Luísa Jardim" w:date="2021-08-30T15:46:00Z">
        <w:r w:rsidR="00EC1C00">
          <w:rPr>
            <w:b/>
            <w:bCs w:val="0"/>
          </w:rPr>
          <w:t>Erro! A referência de hiperlink não é válida.</w:t>
        </w:r>
      </w:ins>
      <w:del w:id="445" w:author="Luísa Jardim" w:date="2021-08-30T13:03:00Z">
        <w:r w:rsidR="00DD63CA" w:rsidRPr="00A96FE7" w:rsidDel="003B5F71">
          <w:rPr>
            <w:rStyle w:val="Hyperlink"/>
            <w:rFonts w:eastAsiaTheme="majorEastAsia" w:cs="Times New Roman"/>
          </w:rPr>
          <w:delText>ANEXO I</w:delText>
        </w:r>
        <w:r w:rsidR="00DD63CA" w:rsidRPr="00A96FE7" w:rsidDel="003B5F71">
          <w:rPr>
            <w:rStyle w:val="Hyperlink"/>
          </w:rPr>
          <w:delText xml:space="preserve"> - </w:delText>
        </w:r>
        <w:r w:rsidR="00DD63CA" w:rsidRPr="0021493C" w:rsidDel="003B5F71">
          <w:rPr>
            <w:rStyle w:val="Hyperlink"/>
          </w:rPr>
          <w:delText>Termo de Autorização para Uso de dados de Pesquisa Prévia</w:delText>
        </w:r>
        <w:r w:rsidR="00DD63CA" w:rsidDel="003B5F71">
          <w:rPr>
            <w:webHidden/>
          </w:rPr>
          <w:tab/>
        </w:r>
        <w:r w:rsidR="00DD63CA" w:rsidDel="003B5F71">
          <w:rPr>
            <w:bCs w:val="0"/>
            <w:webHidden/>
          </w:rPr>
          <w:fldChar w:fldCharType="begin"/>
        </w:r>
        <w:r w:rsidR="00DD63CA" w:rsidDel="003B5F71">
          <w:rPr>
            <w:webHidden/>
          </w:rPr>
          <w:delInstrText xml:space="preserve"> PAGEREF _Toc80017731 \h </w:delInstrText>
        </w:r>
        <w:r w:rsidR="00DD63CA" w:rsidDel="003B5F71">
          <w:rPr>
            <w:bCs w:val="0"/>
            <w:webHidden/>
          </w:rPr>
        </w:r>
        <w:r w:rsidR="00DD63CA" w:rsidDel="003B5F71">
          <w:rPr>
            <w:bCs w:val="0"/>
            <w:webHidden/>
          </w:rPr>
          <w:fldChar w:fldCharType="separate"/>
        </w:r>
        <w:r w:rsidR="007B740E" w:rsidDel="003B5F71">
          <w:rPr>
            <w:webHidden/>
          </w:rPr>
          <w:delText>32</w:delText>
        </w:r>
        <w:r w:rsidR="00DD63CA" w:rsidDel="003B5F71">
          <w:rPr>
            <w:bCs w:val="0"/>
            <w:webHidden/>
          </w:rPr>
          <w:fldChar w:fldCharType="end"/>
        </w:r>
        <w:r w:rsidDel="003B5F71">
          <w:rPr>
            <w:bCs w:val="0"/>
          </w:rPr>
          <w:fldChar w:fldCharType="end"/>
        </w:r>
      </w:del>
    </w:p>
    <w:p w14:paraId="1B75AFAF" w14:textId="5B738BD3" w:rsidR="00DD63CA" w:rsidDel="003B5F71" w:rsidRDefault="00062FA9">
      <w:pPr>
        <w:pStyle w:val="Sumrio1"/>
        <w:rPr>
          <w:del w:id="446" w:author="Luísa Jardim" w:date="2021-08-30T13:03:00Z"/>
          <w:rFonts w:asciiTheme="minorHAnsi" w:eastAsiaTheme="minorEastAsia" w:hAnsiTheme="minorHAnsi" w:cstheme="minorBidi"/>
          <w:b/>
          <w:bCs w:val="0"/>
          <w:sz w:val="22"/>
          <w:szCs w:val="22"/>
          <w:lang w:eastAsia="pt-BR"/>
        </w:rPr>
      </w:pPr>
      <w:del w:id="447" w:author="Luísa Jardim" w:date="2021-08-30T13:03:00Z">
        <w:r w:rsidDel="003B5F71">
          <w:rPr>
            <w:bCs w:val="0"/>
          </w:rPr>
          <w:fldChar w:fldCharType="begin"/>
        </w:r>
        <w:r w:rsidDel="003B5F71">
          <w:delInstrText xml:space="preserve"> HYPERLINK \l "_Toc80017732" </w:delInstrText>
        </w:r>
        <w:r w:rsidDel="003B5F71">
          <w:rPr>
            <w:bCs w:val="0"/>
          </w:rPr>
          <w:fldChar w:fldCharType="separate"/>
        </w:r>
      </w:del>
      <w:ins w:id="448" w:author="Luísa Jardim" w:date="2021-08-30T15:46:00Z">
        <w:r w:rsidR="00EC1C00">
          <w:rPr>
            <w:b/>
            <w:bCs w:val="0"/>
          </w:rPr>
          <w:t>Erro! A referência de hiperlink não é válida.</w:t>
        </w:r>
      </w:ins>
      <w:del w:id="449" w:author="Luísa Jardim" w:date="2021-08-30T13:03:00Z">
        <w:r w:rsidR="00DD63CA" w:rsidRPr="00A96FE7" w:rsidDel="003B5F71">
          <w:rPr>
            <w:rStyle w:val="Hyperlink"/>
            <w:rFonts w:eastAsiaTheme="majorEastAsia"/>
          </w:rPr>
          <w:delText>ANEXO II</w:delText>
        </w:r>
        <w:r w:rsidR="00DD63CA" w:rsidRPr="00A96FE7" w:rsidDel="003B5F71">
          <w:rPr>
            <w:rStyle w:val="Hyperlink"/>
          </w:rPr>
          <w:delText xml:space="preserve"> – </w:delText>
        </w:r>
        <w:r w:rsidR="00DD63CA" w:rsidRPr="0021493C" w:rsidDel="003B5F71">
          <w:rPr>
            <w:rStyle w:val="Hyperlink"/>
          </w:rPr>
          <w:delText>PARECER COMITÊ DE ÉTICA</w:delText>
        </w:r>
        <w:r w:rsidR="00DD63CA" w:rsidRPr="0021493C" w:rsidDel="003B5F71">
          <w:rPr>
            <w:webHidden/>
          </w:rPr>
          <w:tab/>
        </w:r>
        <w:r w:rsidR="00DD63CA" w:rsidDel="003B5F71">
          <w:rPr>
            <w:bCs w:val="0"/>
            <w:webHidden/>
          </w:rPr>
          <w:fldChar w:fldCharType="begin"/>
        </w:r>
        <w:r w:rsidR="00DD63CA" w:rsidDel="003B5F71">
          <w:rPr>
            <w:webHidden/>
          </w:rPr>
          <w:delInstrText xml:space="preserve"> PAGEREF _Toc80017732 \h </w:delInstrText>
        </w:r>
        <w:r w:rsidR="00DD63CA" w:rsidDel="003B5F71">
          <w:rPr>
            <w:bCs w:val="0"/>
            <w:webHidden/>
          </w:rPr>
        </w:r>
        <w:r w:rsidR="00DD63CA" w:rsidDel="003B5F71">
          <w:rPr>
            <w:bCs w:val="0"/>
            <w:webHidden/>
          </w:rPr>
          <w:fldChar w:fldCharType="separate"/>
        </w:r>
        <w:r w:rsidR="007B740E" w:rsidDel="003B5F71">
          <w:rPr>
            <w:webHidden/>
          </w:rPr>
          <w:delText>33</w:delText>
        </w:r>
        <w:r w:rsidR="00DD63CA" w:rsidDel="003B5F71">
          <w:rPr>
            <w:bCs w:val="0"/>
            <w:webHidden/>
          </w:rPr>
          <w:fldChar w:fldCharType="end"/>
        </w:r>
        <w:r w:rsidDel="003B5F71">
          <w:rPr>
            <w:bCs w:val="0"/>
          </w:rPr>
          <w:fldChar w:fldCharType="end"/>
        </w:r>
      </w:del>
    </w:p>
    <w:p w14:paraId="0CE17B8F" w14:textId="64407083" w:rsidR="00DD63CA" w:rsidDel="003B5F71" w:rsidRDefault="00062FA9">
      <w:pPr>
        <w:pStyle w:val="Sumrio1"/>
        <w:rPr>
          <w:del w:id="450" w:author="Luísa Jardim" w:date="2021-08-30T13:03:00Z"/>
          <w:rFonts w:asciiTheme="minorHAnsi" w:eastAsiaTheme="minorEastAsia" w:hAnsiTheme="minorHAnsi" w:cstheme="minorBidi"/>
          <w:b/>
          <w:bCs w:val="0"/>
          <w:sz w:val="22"/>
          <w:szCs w:val="22"/>
          <w:lang w:eastAsia="pt-BR"/>
        </w:rPr>
      </w:pPr>
      <w:del w:id="451" w:author="Luísa Jardim" w:date="2021-08-30T13:03:00Z">
        <w:r w:rsidDel="003B5F71">
          <w:rPr>
            <w:bCs w:val="0"/>
          </w:rPr>
          <w:fldChar w:fldCharType="begin"/>
        </w:r>
        <w:r w:rsidDel="003B5F71">
          <w:delInstrText xml:space="preserve"> HYPERLINK \l "_Toc80017733" </w:delInstrText>
        </w:r>
        <w:r w:rsidDel="003B5F71">
          <w:rPr>
            <w:bCs w:val="0"/>
          </w:rPr>
          <w:fldChar w:fldCharType="separate"/>
        </w:r>
      </w:del>
      <w:ins w:id="452" w:author="Luísa Jardim" w:date="2021-08-30T15:46:00Z">
        <w:r w:rsidR="00EC1C00">
          <w:rPr>
            <w:b/>
            <w:bCs w:val="0"/>
          </w:rPr>
          <w:t>Erro! A referência de hiperlink não é válida.</w:t>
        </w:r>
      </w:ins>
      <w:del w:id="453" w:author="Luísa Jardim" w:date="2021-08-30T13:03:00Z">
        <w:r w:rsidR="00DD63CA" w:rsidRPr="00A96FE7" w:rsidDel="003B5F71">
          <w:rPr>
            <w:rStyle w:val="Hyperlink"/>
          </w:rPr>
          <w:delText xml:space="preserve">ANEXO III - </w:delText>
        </w:r>
        <w:r w:rsidR="00DD63CA" w:rsidRPr="0021493C" w:rsidDel="003B5F71">
          <w:rPr>
            <w:rStyle w:val="Hyperlink"/>
          </w:rPr>
          <w:delText>Solicitação de Dispensa do Termo de Consentimento Livre e Esclarecido</w:delText>
        </w:r>
        <w:r w:rsidR="00DD63CA" w:rsidRPr="0021493C" w:rsidDel="003B5F71">
          <w:rPr>
            <w:webHidden/>
          </w:rPr>
          <w:tab/>
        </w:r>
        <w:r w:rsidR="00DD63CA" w:rsidDel="003B5F71">
          <w:rPr>
            <w:bCs w:val="0"/>
            <w:webHidden/>
          </w:rPr>
          <w:fldChar w:fldCharType="begin"/>
        </w:r>
        <w:r w:rsidR="00DD63CA" w:rsidDel="003B5F71">
          <w:rPr>
            <w:webHidden/>
          </w:rPr>
          <w:delInstrText xml:space="preserve"> PAGEREF _Toc80017733 \h </w:delInstrText>
        </w:r>
        <w:r w:rsidR="00DD63CA" w:rsidDel="003B5F71">
          <w:rPr>
            <w:bCs w:val="0"/>
            <w:webHidden/>
          </w:rPr>
        </w:r>
        <w:r w:rsidR="00DD63CA" w:rsidDel="003B5F71">
          <w:rPr>
            <w:bCs w:val="0"/>
            <w:webHidden/>
          </w:rPr>
          <w:fldChar w:fldCharType="separate"/>
        </w:r>
        <w:r w:rsidR="007B740E" w:rsidDel="003B5F71">
          <w:rPr>
            <w:webHidden/>
          </w:rPr>
          <w:delText>38</w:delText>
        </w:r>
        <w:r w:rsidR="00DD63CA" w:rsidDel="003B5F71">
          <w:rPr>
            <w:bCs w:val="0"/>
            <w:webHidden/>
          </w:rPr>
          <w:fldChar w:fldCharType="end"/>
        </w:r>
        <w:r w:rsidDel="003B5F71">
          <w:rPr>
            <w:bCs w:val="0"/>
          </w:rPr>
          <w:fldChar w:fldCharType="end"/>
        </w:r>
      </w:del>
    </w:p>
    <w:p w14:paraId="414DCC27" w14:textId="258A3D8F" w:rsidR="00DD63CA" w:rsidDel="003B5F71" w:rsidRDefault="00062FA9">
      <w:pPr>
        <w:pStyle w:val="Sumrio1"/>
        <w:rPr>
          <w:del w:id="454" w:author="Luísa Jardim" w:date="2021-08-30T13:03:00Z"/>
          <w:rFonts w:asciiTheme="minorHAnsi" w:eastAsiaTheme="minorEastAsia" w:hAnsiTheme="minorHAnsi" w:cstheme="minorBidi"/>
          <w:b/>
          <w:bCs w:val="0"/>
          <w:sz w:val="22"/>
          <w:szCs w:val="22"/>
          <w:lang w:eastAsia="pt-BR"/>
        </w:rPr>
      </w:pPr>
      <w:del w:id="455" w:author="Luísa Jardim" w:date="2021-08-30T13:03:00Z">
        <w:r w:rsidDel="003B5F71">
          <w:rPr>
            <w:bCs w:val="0"/>
          </w:rPr>
          <w:fldChar w:fldCharType="begin"/>
        </w:r>
        <w:r w:rsidDel="003B5F71">
          <w:delInstrText xml:space="preserve"> HYPERLINK \l "_Toc80017734" </w:delInstrText>
        </w:r>
        <w:r w:rsidDel="003B5F71">
          <w:rPr>
            <w:bCs w:val="0"/>
          </w:rPr>
          <w:fldChar w:fldCharType="separate"/>
        </w:r>
      </w:del>
      <w:ins w:id="456" w:author="Luísa Jardim" w:date="2021-08-30T15:46:00Z">
        <w:r w:rsidR="00EC1C00">
          <w:rPr>
            <w:b/>
            <w:bCs w:val="0"/>
          </w:rPr>
          <w:t>Erro! A referência de hiperlink não é válida.</w:t>
        </w:r>
      </w:ins>
      <w:del w:id="457" w:author="Luísa Jardim" w:date="2021-08-30T13:03:00Z">
        <w:r w:rsidR="00DD63CA" w:rsidRPr="00A96FE7" w:rsidDel="003B5F71">
          <w:rPr>
            <w:rStyle w:val="Hyperlink"/>
          </w:rPr>
          <w:delText xml:space="preserve">ANEXO IV - </w:delText>
        </w:r>
        <w:r w:rsidR="00DD63CA" w:rsidRPr="0021493C" w:rsidDel="003B5F71">
          <w:rPr>
            <w:rStyle w:val="Hyperlink"/>
          </w:rPr>
          <w:delText>Declaração de Cumprimento da Lei Geral de Proteção de Dados</w:delText>
        </w:r>
        <w:r w:rsidR="00DD63CA" w:rsidRPr="0021493C" w:rsidDel="003B5F71">
          <w:rPr>
            <w:webHidden/>
          </w:rPr>
          <w:tab/>
        </w:r>
        <w:r w:rsidR="00DD63CA" w:rsidDel="003B5F71">
          <w:rPr>
            <w:bCs w:val="0"/>
            <w:webHidden/>
          </w:rPr>
          <w:fldChar w:fldCharType="begin"/>
        </w:r>
        <w:r w:rsidR="00DD63CA" w:rsidDel="003B5F71">
          <w:rPr>
            <w:webHidden/>
          </w:rPr>
          <w:delInstrText xml:space="preserve"> PAGEREF _Toc80017734 \h </w:delInstrText>
        </w:r>
        <w:r w:rsidR="00DD63CA" w:rsidDel="003B5F71">
          <w:rPr>
            <w:bCs w:val="0"/>
            <w:webHidden/>
          </w:rPr>
        </w:r>
        <w:r w:rsidR="00DD63CA" w:rsidDel="003B5F71">
          <w:rPr>
            <w:bCs w:val="0"/>
            <w:webHidden/>
          </w:rPr>
          <w:fldChar w:fldCharType="separate"/>
        </w:r>
        <w:r w:rsidR="007B740E" w:rsidDel="003B5F71">
          <w:rPr>
            <w:webHidden/>
          </w:rPr>
          <w:delText>39</w:delText>
        </w:r>
        <w:r w:rsidR="00DD63CA" w:rsidDel="003B5F71">
          <w:rPr>
            <w:bCs w:val="0"/>
            <w:webHidden/>
          </w:rPr>
          <w:fldChar w:fldCharType="end"/>
        </w:r>
        <w:r w:rsidDel="003B5F71">
          <w:rPr>
            <w:bCs w:val="0"/>
          </w:rPr>
          <w:fldChar w:fldCharType="end"/>
        </w:r>
      </w:del>
    </w:p>
    <w:p w14:paraId="609DDEA4" w14:textId="18150E8F" w:rsidR="00DD63CA" w:rsidDel="003B5F71" w:rsidRDefault="00062FA9">
      <w:pPr>
        <w:pStyle w:val="Sumrio1"/>
        <w:rPr>
          <w:del w:id="458" w:author="Luísa Jardim" w:date="2021-08-30T13:03:00Z"/>
          <w:rFonts w:asciiTheme="minorHAnsi" w:eastAsiaTheme="minorEastAsia" w:hAnsiTheme="minorHAnsi" w:cstheme="minorBidi"/>
          <w:b/>
          <w:bCs w:val="0"/>
          <w:sz w:val="22"/>
          <w:szCs w:val="22"/>
          <w:lang w:eastAsia="pt-BR"/>
        </w:rPr>
      </w:pPr>
      <w:del w:id="459" w:author="Luísa Jardim" w:date="2021-08-30T13:03:00Z">
        <w:r w:rsidDel="003B5F71">
          <w:rPr>
            <w:bCs w:val="0"/>
          </w:rPr>
          <w:fldChar w:fldCharType="begin"/>
        </w:r>
        <w:r w:rsidDel="003B5F71">
          <w:delInstrText xml:space="preserve"> HYPERLINK \l "_Toc80017735" </w:delInstrText>
        </w:r>
        <w:r w:rsidDel="003B5F71">
          <w:rPr>
            <w:bCs w:val="0"/>
          </w:rPr>
          <w:fldChar w:fldCharType="separate"/>
        </w:r>
      </w:del>
      <w:ins w:id="460" w:author="Luísa Jardim" w:date="2021-08-30T15:46:00Z">
        <w:r w:rsidR="00EC1C00">
          <w:rPr>
            <w:b/>
            <w:bCs w:val="0"/>
          </w:rPr>
          <w:t>Erro! A referência de hiperlink não é válida.</w:t>
        </w:r>
      </w:ins>
      <w:del w:id="461" w:author="Luísa Jardim" w:date="2021-08-30T13:03:00Z">
        <w:r w:rsidR="00DD63CA" w:rsidRPr="00A96FE7" w:rsidDel="003B5F71">
          <w:rPr>
            <w:rStyle w:val="Hyperlink"/>
          </w:rPr>
          <w:delText xml:space="preserve">ANEXO V - </w:delText>
        </w:r>
        <w:r w:rsidR="00DD63CA" w:rsidRPr="0021493C" w:rsidDel="003B5F71">
          <w:rPr>
            <w:rStyle w:val="Hyperlink"/>
            <w:rFonts w:cs="Times New Roman"/>
          </w:rPr>
          <w:delText>Orçamento</w:delText>
        </w:r>
        <w:r w:rsidR="00DD63CA" w:rsidRPr="0021493C" w:rsidDel="003B5F71">
          <w:rPr>
            <w:webHidden/>
          </w:rPr>
          <w:tab/>
        </w:r>
        <w:r w:rsidR="00DD63CA" w:rsidDel="003B5F71">
          <w:rPr>
            <w:bCs w:val="0"/>
            <w:webHidden/>
          </w:rPr>
          <w:fldChar w:fldCharType="begin"/>
        </w:r>
        <w:r w:rsidR="00DD63CA" w:rsidDel="003B5F71">
          <w:rPr>
            <w:webHidden/>
          </w:rPr>
          <w:delInstrText xml:space="preserve"> PAGEREF _Toc80017735 \h </w:delInstrText>
        </w:r>
        <w:r w:rsidR="00DD63CA" w:rsidDel="003B5F71">
          <w:rPr>
            <w:bCs w:val="0"/>
            <w:webHidden/>
          </w:rPr>
        </w:r>
        <w:r w:rsidR="00DD63CA" w:rsidDel="003B5F71">
          <w:rPr>
            <w:bCs w:val="0"/>
            <w:webHidden/>
          </w:rPr>
          <w:fldChar w:fldCharType="separate"/>
        </w:r>
        <w:r w:rsidR="007B740E" w:rsidDel="003B5F71">
          <w:rPr>
            <w:webHidden/>
          </w:rPr>
          <w:delText>40</w:delText>
        </w:r>
        <w:r w:rsidR="00DD63CA" w:rsidDel="003B5F71">
          <w:rPr>
            <w:bCs w:val="0"/>
            <w:webHidden/>
          </w:rPr>
          <w:fldChar w:fldCharType="end"/>
        </w:r>
        <w:r w:rsidDel="003B5F71">
          <w:rPr>
            <w:bCs w:val="0"/>
          </w:rPr>
          <w:fldChar w:fldCharType="end"/>
        </w:r>
      </w:del>
    </w:p>
    <w:p w14:paraId="4902D387" w14:textId="3C2942A9" w:rsidR="00C71F04" w:rsidRDefault="00DD63CA" w:rsidP="0021493C">
      <w:pPr>
        <w:jc w:val="center"/>
        <w:rPr>
          <w:b/>
          <w:bCs/>
        </w:rPr>
        <w:sectPr w:rsidR="00C71F04" w:rsidSect="002D162D">
          <w:headerReference w:type="default" r:id="rId8"/>
          <w:footerReference w:type="default" r:id="rId9"/>
          <w:pgSz w:w="11900" w:h="16840"/>
          <w:pgMar w:top="1417" w:right="1701" w:bottom="1417" w:left="1701" w:header="1110" w:footer="2270" w:gutter="0"/>
          <w:cols w:space="720"/>
          <w:docGrid w:linePitch="299"/>
        </w:sectPr>
      </w:pPr>
      <w:r>
        <w:rPr>
          <w:rFonts w:cs="Times New Roman"/>
          <w:b/>
          <w:bCs/>
        </w:rPr>
        <w:fldChar w:fldCharType="end"/>
      </w:r>
    </w:p>
    <w:p w14:paraId="75A49E69" w14:textId="6BBE3FBE" w:rsidR="00E11BF3" w:rsidDel="00673DDF" w:rsidRDefault="00E11BF3">
      <w:pPr>
        <w:pStyle w:val="Estilo1lj"/>
        <w:tabs>
          <w:tab w:val="left" w:pos="1092"/>
        </w:tabs>
        <w:rPr>
          <w:del w:id="462" w:author="Luísa Jardim" w:date="2021-08-30T15:45:00Z"/>
        </w:rPr>
        <w:sectPr w:rsidR="00E11BF3" w:rsidDel="00673DDF" w:rsidSect="00E11BF3">
          <w:headerReference w:type="default" r:id="rId10"/>
          <w:type w:val="continuous"/>
          <w:pgSz w:w="11906" w:h="16838"/>
          <w:pgMar w:top="1417" w:right="1701" w:bottom="1417" w:left="1701" w:header="708" w:footer="708" w:gutter="0"/>
          <w:pgNumType w:start="6"/>
          <w:cols w:space="708"/>
          <w:docGrid w:linePitch="360"/>
        </w:sectPr>
      </w:pPr>
    </w:p>
    <w:p w14:paraId="4823389D" w14:textId="51CE6279" w:rsidR="00E156F6" w:rsidRPr="009E798F" w:rsidRDefault="007A5ED0" w:rsidP="0021493C">
      <w:pPr>
        <w:pStyle w:val="Estilo1lj"/>
        <w:tabs>
          <w:tab w:val="left" w:pos="1092"/>
        </w:tabs>
      </w:pPr>
      <w:bookmarkStart w:id="463" w:name="_Toc81230805"/>
      <w:r w:rsidRPr="009E798F">
        <w:t xml:space="preserve">1 </w:t>
      </w:r>
      <w:r w:rsidR="002261D4" w:rsidRPr="009E798F">
        <w:t>INTRODUÇÃO</w:t>
      </w:r>
      <w:bookmarkEnd w:id="463"/>
    </w:p>
    <w:p w14:paraId="61348F21" w14:textId="77777777" w:rsidR="002261D4" w:rsidRPr="0032755A" w:rsidRDefault="002261D4">
      <w:pPr>
        <w:pStyle w:val="PargrafodaLista"/>
        <w:spacing w:after="0" w:line="360" w:lineRule="auto"/>
        <w:jc w:val="both"/>
        <w:rPr>
          <w:rFonts w:cs="Times New Roman"/>
          <w:b/>
          <w:bCs/>
          <w:szCs w:val="24"/>
        </w:rPr>
      </w:pPr>
    </w:p>
    <w:p w14:paraId="0013B108" w14:textId="02B3AAE5" w:rsidR="0003754D" w:rsidRPr="0032755A" w:rsidRDefault="0003754D">
      <w:pPr>
        <w:shd w:val="clear" w:color="auto" w:fill="FFFFFF"/>
        <w:autoSpaceDE w:val="0"/>
        <w:spacing w:after="0" w:line="360" w:lineRule="auto"/>
        <w:ind w:firstLine="709"/>
        <w:jc w:val="both"/>
        <w:rPr>
          <w:rFonts w:cs="Times New Roman"/>
          <w:szCs w:val="24"/>
        </w:rPr>
      </w:pPr>
      <w:r w:rsidRPr="0032755A">
        <w:rPr>
          <w:rFonts w:cs="Times New Roman"/>
          <w:szCs w:val="24"/>
        </w:rPr>
        <w:t>O câncer infantil é raro</w:t>
      </w:r>
      <w:r w:rsidR="00251490" w:rsidRPr="0032755A">
        <w:rPr>
          <w:rFonts w:cs="Times New Roman"/>
          <w:szCs w:val="24"/>
        </w:rPr>
        <w:t>,</w:t>
      </w:r>
      <w:r w:rsidRPr="0032755A">
        <w:rPr>
          <w:rFonts w:cs="Times New Roman"/>
          <w:szCs w:val="24"/>
        </w:rPr>
        <w:t xml:space="preserve"> correspondendo a 2-3% dos cânceres.</w:t>
      </w:r>
      <w:r w:rsidR="002F4E8E" w:rsidRPr="0032755A">
        <w:rPr>
          <w:rFonts w:cs="Times New Roman"/>
          <w:szCs w:val="24"/>
          <w:lang w:val="pt-PT"/>
        </w:rPr>
        <w:t xml:space="preserve"> No geral, crianças nos primeiros 15 anos de vida têm um risco cumulativo de ser diagnosticado com câncer de 1 em 412 para meninos e 1 em 472 para meninas, com maior incidência ocorrendo em menores de 5 anos</w:t>
      </w:r>
      <w:r w:rsidR="007F6937" w:rsidRPr="0032755A">
        <w:rPr>
          <w:rFonts w:cs="Times New Roman"/>
          <w:szCs w:val="24"/>
          <w:lang w:val="pt-PT"/>
        </w:rPr>
        <w:t xml:space="preserve"> (</w:t>
      </w:r>
      <w:r w:rsidR="00CB62DA" w:rsidRPr="0032755A">
        <w:rPr>
          <w:rFonts w:cs="Times New Roman"/>
          <w:szCs w:val="24"/>
          <w:lang w:val="pt-PT"/>
        </w:rPr>
        <w:t>P</w:t>
      </w:r>
      <w:r w:rsidR="001D1B15">
        <w:rPr>
          <w:rFonts w:cs="Times New Roman"/>
          <w:szCs w:val="24"/>
          <w:lang w:val="pt-PT"/>
        </w:rPr>
        <w:t>U</w:t>
      </w:r>
      <w:r w:rsidR="00CB62DA" w:rsidRPr="0032755A">
        <w:rPr>
          <w:rFonts w:cs="Times New Roman"/>
          <w:szCs w:val="24"/>
          <w:lang w:val="pt-PT"/>
        </w:rPr>
        <w:t>BLIC</w:t>
      </w:r>
      <w:r w:rsidR="001D1B15">
        <w:rPr>
          <w:rFonts w:cs="Times New Roman"/>
          <w:szCs w:val="24"/>
          <w:lang w:val="pt-PT"/>
        </w:rPr>
        <w:t xml:space="preserve"> </w:t>
      </w:r>
      <w:r w:rsidR="00CB62DA" w:rsidRPr="0032755A">
        <w:rPr>
          <w:rFonts w:cs="Times New Roman"/>
          <w:szCs w:val="24"/>
          <w:lang w:val="pt-PT"/>
        </w:rPr>
        <w:t xml:space="preserve">HEALTH ENGLAND </w:t>
      </w:r>
      <w:r w:rsidR="007F6937" w:rsidRPr="0032755A">
        <w:rPr>
          <w:rFonts w:cs="Times New Roman"/>
          <w:szCs w:val="24"/>
          <w:lang w:val="pt-PT"/>
        </w:rPr>
        <w:t>(PHE), 2018)</w:t>
      </w:r>
      <w:r w:rsidR="002F4E8E" w:rsidRPr="0032755A">
        <w:rPr>
          <w:rFonts w:cs="Times New Roman"/>
          <w:szCs w:val="24"/>
          <w:lang w:val="pt-PT"/>
        </w:rPr>
        <w:t>.</w:t>
      </w:r>
      <w:ins w:id="464" w:author="Luísa Jardim" w:date="2021-08-30T13:11:00Z">
        <w:r w:rsidR="00944FFE">
          <w:rPr>
            <w:rFonts w:cs="Times New Roman"/>
            <w:szCs w:val="24"/>
            <w:lang w:val="pt-PT"/>
          </w:rPr>
          <w:t xml:space="preserve"> No Brasil</w:t>
        </w:r>
      </w:ins>
      <w:ins w:id="465" w:author="Luísa Jardim" w:date="2021-08-30T13:12:00Z">
        <w:r w:rsidR="00944FFE">
          <w:rPr>
            <w:rFonts w:cs="Times New Roman"/>
            <w:szCs w:val="24"/>
            <w:lang w:val="pt-PT"/>
          </w:rPr>
          <w:t>, o</w:t>
        </w:r>
        <w:r w:rsidR="00944FFE" w:rsidRPr="00944FFE">
          <w:rPr>
            <w:rFonts w:cs="Times New Roman"/>
            <w:szCs w:val="24"/>
            <w:lang w:val="pt-PT"/>
          </w:rPr>
          <w:t xml:space="preserve"> número de casos novos de câncer infantojuvenis esperados, para cada ano do triênio 2020-2022, será de 4.310 casos novos no sexo masculino e de 4.150 para o sexo feminino. Esses valores correspondem a um risco estimado de 137,87 casos novos por milhão no sexo masculino e de 139,04 por milhão para o sexo feminino</w:t>
        </w:r>
      </w:ins>
      <w:ins w:id="466" w:author="Luísa Jardim" w:date="2021-08-30T13:13:00Z">
        <w:r w:rsidR="0046625C">
          <w:rPr>
            <w:rFonts w:cs="Times New Roman"/>
            <w:szCs w:val="24"/>
            <w:lang w:val="pt-PT"/>
          </w:rPr>
          <w:t xml:space="preserve">. </w:t>
        </w:r>
        <w:r w:rsidR="0046625C" w:rsidRPr="0046625C">
          <w:rPr>
            <w:rFonts w:cs="Times New Roman"/>
            <w:szCs w:val="24"/>
            <w:lang w:val="pt-PT"/>
          </w:rPr>
          <w:t xml:space="preserve">O câncer é a doença que mais mata crianças e adolescentes no Brasil e a segunda causa de óbito neste grupo etário, </w:t>
        </w:r>
      </w:ins>
      <w:ins w:id="467" w:author="Luísa Jardim" w:date="2021-08-30T15:43:00Z">
        <w:r w:rsidR="0032157E">
          <w:rPr>
            <w:rFonts w:cs="Times New Roman"/>
            <w:szCs w:val="24"/>
            <w:lang w:val="pt-PT"/>
          </w:rPr>
          <w:t xml:space="preserve">sendo </w:t>
        </w:r>
      </w:ins>
      <w:ins w:id="468" w:author="Luísa Jardim" w:date="2021-08-30T13:13:00Z">
        <w:r w:rsidR="0046625C" w:rsidRPr="0046625C">
          <w:rPr>
            <w:rFonts w:cs="Times New Roman"/>
            <w:szCs w:val="24"/>
            <w:lang w:val="pt-PT"/>
          </w:rPr>
          <w:t>superada somente pelos acidentes e mortes violentas</w:t>
        </w:r>
      </w:ins>
      <w:ins w:id="469" w:author="Luísa Jardim" w:date="2021-08-30T15:44:00Z">
        <w:r w:rsidR="0039024F">
          <w:rPr>
            <w:rFonts w:cs="Times New Roman"/>
            <w:szCs w:val="24"/>
            <w:lang w:val="pt-PT"/>
          </w:rPr>
          <w:t>, o que significa que nenhuma outra doença leva a tantos óbitos infantis quanto o câncer</w:t>
        </w:r>
      </w:ins>
      <w:ins w:id="470" w:author="Luísa Jardim" w:date="2021-08-30T13:13:00Z">
        <w:r w:rsidR="0046625C" w:rsidRPr="0046625C">
          <w:rPr>
            <w:rFonts w:cs="Times New Roman"/>
            <w:szCs w:val="24"/>
            <w:lang w:val="pt-PT"/>
          </w:rPr>
          <w:t>. Entre 2009 e 2013, o câncer motivou cerca de 12% dos óbitos na faixa de 1 a 14 anos, e 8% de 1 a 19 anos. Houve 2.724 mortes por câncer infantojuvenil no Brasil em 2014</w:t>
        </w:r>
        <w:r w:rsidR="00A110A1">
          <w:rPr>
            <w:rFonts w:cs="Times New Roman"/>
            <w:szCs w:val="24"/>
            <w:lang w:val="pt-PT"/>
          </w:rPr>
          <w:t xml:space="preserve"> (INCA,</w:t>
        </w:r>
      </w:ins>
      <w:ins w:id="471" w:author="Luísa Jardim" w:date="2021-08-30T15:40:00Z">
        <w:r w:rsidR="0007269C">
          <w:rPr>
            <w:rFonts w:cs="Times New Roman"/>
            <w:szCs w:val="24"/>
            <w:lang w:val="pt-PT"/>
          </w:rPr>
          <w:t xml:space="preserve"> </w:t>
        </w:r>
      </w:ins>
      <w:ins w:id="472" w:author="Luísa Jardim" w:date="2021-08-30T13:13:00Z">
        <w:r w:rsidR="00A110A1">
          <w:rPr>
            <w:rFonts w:cs="Times New Roman"/>
            <w:szCs w:val="24"/>
            <w:lang w:val="pt-PT"/>
          </w:rPr>
          <w:t>2020).</w:t>
        </w:r>
      </w:ins>
      <w:r w:rsidRPr="0032755A">
        <w:rPr>
          <w:rFonts w:cs="Times New Roman"/>
          <w:szCs w:val="24"/>
        </w:rPr>
        <w:t xml:space="preserve"> Nas crianças, as células neoplásicas têm origem de células embrionárias primitivas que crescem e se multiplicam rapidamente sendo os tipos mais comuns leucemias, seguidos de tumores do sistema nervoso central, linfomas, tumores sólidos abdominais (Tumor de </w:t>
      </w:r>
      <w:proofErr w:type="spellStart"/>
      <w:r w:rsidRPr="0032755A">
        <w:rPr>
          <w:rFonts w:cs="Times New Roman"/>
          <w:szCs w:val="24"/>
        </w:rPr>
        <w:t>Wilms</w:t>
      </w:r>
      <w:proofErr w:type="spellEnd"/>
      <w:r w:rsidRPr="0032755A">
        <w:rPr>
          <w:rFonts w:cs="Times New Roman"/>
          <w:szCs w:val="24"/>
        </w:rPr>
        <w:t xml:space="preserve"> e </w:t>
      </w:r>
      <w:proofErr w:type="spellStart"/>
      <w:r w:rsidRPr="0032755A">
        <w:rPr>
          <w:rFonts w:cs="Times New Roman"/>
          <w:szCs w:val="24"/>
        </w:rPr>
        <w:t>neuroblastoma</w:t>
      </w:r>
      <w:proofErr w:type="spellEnd"/>
      <w:r w:rsidRPr="0032755A">
        <w:rPr>
          <w:rFonts w:cs="Times New Roman"/>
          <w:szCs w:val="24"/>
        </w:rPr>
        <w:t xml:space="preserve">), osteossarcoma e </w:t>
      </w:r>
      <w:proofErr w:type="spellStart"/>
      <w:r w:rsidRPr="0032755A">
        <w:rPr>
          <w:rFonts w:cs="Times New Roman"/>
          <w:szCs w:val="24"/>
        </w:rPr>
        <w:t>rabdomiossarcoma</w:t>
      </w:r>
      <w:proofErr w:type="spellEnd"/>
      <w:r w:rsidRPr="0032755A">
        <w:rPr>
          <w:rFonts w:cs="Times New Roman"/>
          <w:szCs w:val="24"/>
        </w:rPr>
        <w:t xml:space="preserve"> (</w:t>
      </w:r>
      <w:r w:rsidR="009A097C">
        <w:rPr>
          <w:rFonts w:cs="Times New Roman"/>
          <w:szCs w:val="24"/>
        </w:rPr>
        <w:t>RUHLE</w:t>
      </w:r>
      <w:r w:rsidR="009A097C" w:rsidRPr="0032755A">
        <w:rPr>
          <w:rFonts w:cs="Times New Roman"/>
          <w:szCs w:val="24"/>
        </w:rPr>
        <w:t xml:space="preserve"> </w:t>
      </w:r>
      <w:r w:rsidR="00981419" w:rsidRPr="00981419">
        <w:rPr>
          <w:rFonts w:cs="Times New Roman"/>
          <w:i/>
          <w:iCs/>
          <w:szCs w:val="24"/>
        </w:rPr>
        <w:t>et al</w:t>
      </w:r>
      <w:r w:rsidRPr="0032755A">
        <w:rPr>
          <w:rFonts w:cs="Times New Roman"/>
          <w:i/>
          <w:iCs/>
          <w:szCs w:val="24"/>
        </w:rPr>
        <w:t>.</w:t>
      </w:r>
      <w:r w:rsidRPr="0032755A">
        <w:rPr>
          <w:rFonts w:cs="Times New Roman"/>
          <w:szCs w:val="24"/>
        </w:rPr>
        <w:t>, 201</w:t>
      </w:r>
      <w:r w:rsidR="009A097C">
        <w:rPr>
          <w:rFonts w:cs="Times New Roman"/>
          <w:szCs w:val="24"/>
        </w:rPr>
        <w:t>8</w:t>
      </w:r>
      <w:r w:rsidR="00392149">
        <w:rPr>
          <w:rFonts w:cs="Times New Roman"/>
          <w:szCs w:val="24"/>
        </w:rPr>
        <w:t>)</w:t>
      </w:r>
      <w:r w:rsidRPr="0032755A">
        <w:rPr>
          <w:rFonts w:cs="Times New Roman"/>
          <w:szCs w:val="24"/>
        </w:rPr>
        <w:t xml:space="preserve">. </w:t>
      </w:r>
    </w:p>
    <w:p w14:paraId="34990D38" w14:textId="0C433492" w:rsidR="00DC1AAC" w:rsidRPr="0032755A" w:rsidDel="00E16057" w:rsidRDefault="004D6CED">
      <w:pPr>
        <w:pStyle w:val="Pr-formataoHTML"/>
        <w:spacing w:line="360" w:lineRule="auto"/>
        <w:jc w:val="both"/>
        <w:rPr>
          <w:del w:id="473" w:author="Luísa Jardim" w:date="2021-08-30T13:06:00Z"/>
          <w:rFonts w:ascii="Times New Roman" w:hAnsi="Times New Roman" w:cs="Times New Roman"/>
          <w:sz w:val="24"/>
          <w:szCs w:val="24"/>
          <w:lang w:val="pt-PT"/>
        </w:rPr>
      </w:pPr>
      <w:r w:rsidRPr="0032755A">
        <w:rPr>
          <w:rFonts w:ascii="Times New Roman" w:hAnsi="Times New Roman" w:cs="Times New Roman"/>
          <w:sz w:val="24"/>
          <w:szCs w:val="24"/>
        </w:rPr>
        <w:tab/>
      </w:r>
      <w:r w:rsidR="008B1235" w:rsidRPr="0032755A">
        <w:rPr>
          <w:rFonts w:ascii="Times New Roman" w:hAnsi="Times New Roman" w:cs="Times New Roman"/>
          <w:sz w:val="24"/>
          <w:szCs w:val="24"/>
        </w:rPr>
        <w:t>A l</w:t>
      </w:r>
      <w:r w:rsidR="00E156F6" w:rsidRPr="0032755A">
        <w:rPr>
          <w:rFonts w:ascii="Times New Roman" w:hAnsi="Times New Roman" w:cs="Times New Roman"/>
          <w:sz w:val="24"/>
          <w:szCs w:val="24"/>
        </w:rPr>
        <w:t>eucemia é um tipo de câncer derivado das células formadoras de sangue da medula óssea, mais comumente aquel</w:t>
      </w:r>
      <w:r w:rsidR="00DF65FA">
        <w:rPr>
          <w:rFonts w:ascii="Times New Roman" w:hAnsi="Times New Roman" w:cs="Times New Roman"/>
          <w:sz w:val="24"/>
          <w:szCs w:val="24"/>
        </w:rPr>
        <w:t xml:space="preserve">as relacionadas </w:t>
      </w:r>
      <w:r w:rsidR="0040746A" w:rsidRPr="0032755A">
        <w:rPr>
          <w:rFonts w:ascii="Times New Roman" w:hAnsi="Times New Roman" w:cs="Times New Roman"/>
          <w:sz w:val="24"/>
          <w:szCs w:val="24"/>
        </w:rPr>
        <w:t xml:space="preserve">as </w:t>
      </w:r>
      <w:r w:rsidR="00E156F6" w:rsidRPr="0032755A">
        <w:rPr>
          <w:rFonts w:ascii="Times New Roman" w:hAnsi="Times New Roman" w:cs="Times New Roman"/>
          <w:sz w:val="24"/>
          <w:szCs w:val="24"/>
        </w:rPr>
        <w:t xml:space="preserve">células </w:t>
      </w:r>
      <w:r w:rsidR="0040746A" w:rsidRPr="0032755A">
        <w:rPr>
          <w:rFonts w:ascii="Times New Roman" w:hAnsi="Times New Roman" w:cs="Times New Roman"/>
          <w:sz w:val="24"/>
          <w:szCs w:val="24"/>
        </w:rPr>
        <w:t xml:space="preserve">brancas </w:t>
      </w:r>
      <w:r w:rsidR="00E156F6" w:rsidRPr="0032755A">
        <w:rPr>
          <w:rFonts w:ascii="Times New Roman" w:hAnsi="Times New Roman" w:cs="Times New Roman"/>
          <w:sz w:val="24"/>
          <w:szCs w:val="24"/>
        </w:rPr>
        <w:t>do sangue</w:t>
      </w:r>
      <w:r w:rsidR="0040746A" w:rsidRPr="0032755A">
        <w:rPr>
          <w:rFonts w:ascii="Times New Roman" w:hAnsi="Times New Roman" w:cs="Times New Roman"/>
          <w:sz w:val="24"/>
          <w:szCs w:val="24"/>
        </w:rPr>
        <w:t xml:space="preserve"> (N</w:t>
      </w:r>
      <w:r w:rsidR="007A662F" w:rsidRPr="0032755A">
        <w:rPr>
          <w:rFonts w:ascii="Times New Roman" w:hAnsi="Times New Roman" w:cs="Times New Roman"/>
          <w:sz w:val="24"/>
          <w:szCs w:val="24"/>
        </w:rPr>
        <w:t>ICE</w:t>
      </w:r>
      <w:r w:rsidR="0040746A" w:rsidRPr="0032755A">
        <w:rPr>
          <w:rFonts w:ascii="Times New Roman" w:hAnsi="Times New Roman" w:cs="Times New Roman"/>
          <w:sz w:val="24"/>
          <w:szCs w:val="24"/>
        </w:rPr>
        <w:t>, 2016).</w:t>
      </w:r>
      <w:r w:rsidR="0040746A" w:rsidRPr="0032755A">
        <w:rPr>
          <w:rFonts w:ascii="Times New Roman" w:hAnsi="Times New Roman" w:cs="Times New Roman"/>
          <w:sz w:val="24"/>
          <w:szCs w:val="24"/>
          <w:shd w:val="clear" w:color="auto" w:fill="F8F9FA"/>
        </w:rPr>
        <w:t xml:space="preserve"> </w:t>
      </w:r>
      <w:r w:rsidR="00BA7E06" w:rsidRPr="0032755A">
        <w:rPr>
          <w:rFonts w:ascii="Times New Roman" w:hAnsi="Times New Roman" w:cs="Times New Roman"/>
          <w:sz w:val="24"/>
          <w:szCs w:val="24"/>
          <w:lang w:val="pt-PT"/>
        </w:rPr>
        <w:t xml:space="preserve">É </w:t>
      </w:r>
      <w:r w:rsidR="0040746A" w:rsidRPr="0032755A">
        <w:rPr>
          <w:rFonts w:ascii="Times New Roman" w:hAnsi="Times New Roman" w:cs="Times New Roman"/>
          <w:sz w:val="24"/>
          <w:szCs w:val="24"/>
          <w:lang w:val="pt-PT"/>
        </w:rPr>
        <w:t>o c</w:t>
      </w:r>
      <w:r w:rsidR="00414D48" w:rsidRPr="0032755A">
        <w:rPr>
          <w:rFonts w:ascii="Times New Roman" w:hAnsi="Times New Roman" w:cs="Times New Roman"/>
          <w:sz w:val="24"/>
          <w:szCs w:val="24"/>
          <w:lang w:val="pt-PT"/>
        </w:rPr>
        <w:t>â</w:t>
      </w:r>
      <w:r w:rsidR="0040746A" w:rsidRPr="0032755A">
        <w:rPr>
          <w:rFonts w:ascii="Times New Roman" w:hAnsi="Times New Roman" w:cs="Times New Roman"/>
          <w:sz w:val="24"/>
          <w:szCs w:val="24"/>
          <w:lang w:val="pt-PT"/>
        </w:rPr>
        <w:t xml:space="preserve">ncer mais diagnosticado em crianças, sendo responsável por </w:t>
      </w:r>
      <w:r w:rsidR="000B449A">
        <w:rPr>
          <w:rFonts w:ascii="Times New Roman" w:hAnsi="Times New Roman" w:cs="Times New Roman"/>
          <w:sz w:val="24"/>
          <w:szCs w:val="24"/>
          <w:lang w:val="pt-PT"/>
        </w:rPr>
        <w:t>1/3</w:t>
      </w:r>
      <w:r w:rsidR="0040746A" w:rsidRPr="0032755A">
        <w:rPr>
          <w:rFonts w:ascii="Times New Roman" w:hAnsi="Times New Roman" w:cs="Times New Roman"/>
          <w:sz w:val="24"/>
          <w:szCs w:val="24"/>
          <w:lang w:val="pt-PT"/>
        </w:rPr>
        <w:t xml:space="preserve"> dos diagnósticos na infância (PHE, 2018).</w:t>
      </w:r>
      <w:r w:rsidR="00F848A3" w:rsidRPr="0032755A">
        <w:rPr>
          <w:rFonts w:ascii="Times New Roman" w:hAnsi="Times New Roman" w:cs="Times New Roman"/>
          <w:sz w:val="24"/>
          <w:szCs w:val="24"/>
          <w:lang w:val="pt-PT"/>
        </w:rPr>
        <w:t xml:space="preserve"> </w:t>
      </w:r>
      <w:r w:rsidR="0040746A" w:rsidRPr="0032755A">
        <w:rPr>
          <w:rFonts w:ascii="Times New Roman" w:hAnsi="Times New Roman" w:cs="Times New Roman"/>
          <w:sz w:val="24"/>
          <w:szCs w:val="24"/>
          <w:lang w:val="pt-PT"/>
        </w:rPr>
        <w:t>Em relação aos fatores de risco, sabe-se que há uma interação complexa entre fatores genéticos, ambientais e imunológicos que ainda não</w:t>
      </w:r>
      <w:r w:rsidR="00FD587B">
        <w:rPr>
          <w:rFonts w:ascii="Times New Roman" w:hAnsi="Times New Roman" w:cs="Times New Roman"/>
          <w:sz w:val="24"/>
          <w:szCs w:val="24"/>
          <w:lang w:val="pt-PT"/>
        </w:rPr>
        <w:t xml:space="preserve"> estão</w:t>
      </w:r>
      <w:r w:rsidR="0040746A" w:rsidRPr="0032755A">
        <w:rPr>
          <w:rFonts w:ascii="Times New Roman" w:hAnsi="Times New Roman" w:cs="Times New Roman"/>
          <w:sz w:val="24"/>
          <w:szCs w:val="24"/>
          <w:lang w:val="pt-PT"/>
        </w:rPr>
        <w:t xml:space="preserve"> completamente entendidos</w:t>
      </w:r>
      <w:r w:rsidR="00C86448" w:rsidRPr="000357F1">
        <w:rPr>
          <w:rFonts w:ascii="Times New Roman" w:hAnsi="Times New Roman" w:cs="Times New Roman"/>
          <w:sz w:val="24"/>
          <w:szCs w:val="24"/>
          <w:lang w:val="pt-PT"/>
        </w:rPr>
        <w:t>.</w:t>
      </w:r>
      <w:r w:rsidR="00414D48" w:rsidRPr="0032755A">
        <w:rPr>
          <w:rFonts w:ascii="Times New Roman" w:hAnsi="Times New Roman" w:cs="Times New Roman"/>
          <w:sz w:val="24"/>
          <w:szCs w:val="24"/>
          <w:lang w:val="pt-PT"/>
        </w:rPr>
        <w:t xml:space="preserve"> Os tipos mais comuns de leucemia infantil são </w:t>
      </w:r>
      <w:r w:rsidR="00FD587B">
        <w:rPr>
          <w:rFonts w:ascii="Times New Roman" w:hAnsi="Times New Roman" w:cs="Times New Roman"/>
          <w:sz w:val="24"/>
          <w:szCs w:val="24"/>
          <w:lang w:val="pt-PT"/>
        </w:rPr>
        <w:t xml:space="preserve">a </w:t>
      </w:r>
      <w:r w:rsidR="00414D48" w:rsidRPr="0032755A">
        <w:rPr>
          <w:rFonts w:ascii="Times New Roman" w:hAnsi="Times New Roman" w:cs="Times New Roman"/>
          <w:sz w:val="24"/>
          <w:szCs w:val="24"/>
          <w:lang w:val="pt-PT"/>
        </w:rPr>
        <w:t xml:space="preserve">leucemia linfoblástica aguda (LLA) e </w:t>
      </w:r>
      <w:r w:rsidR="00FD587B">
        <w:rPr>
          <w:rFonts w:ascii="Times New Roman" w:hAnsi="Times New Roman" w:cs="Times New Roman"/>
          <w:sz w:val="24"/>
          <w:szCs w:val="24"/>
          <w:lang w:val="pt-PT"/>
        </w:rPr>
        <w:t xml:space="preserve">a </w:t>
      </w:r>
      <w:r w:rsidR="00414D48" w:rsidRPr="0032755A">
        <w:rPr>
          <w:rFonts w:ascii="Times New Roman" w:hAnsi="Times New Roman" w:cs="Times New Roman"/>
          <w:sz w:val="24"/>
          <w:szCs w:val="24"/>
          <w:lang w:val="pt-PT"/>
        </w:rPr>
        <w:t xml:space="preserve">leucemia mieloide aguda (LMA), além da leucemia mielóide crônica que é </w:t>
      </w:r>
      <w:r w:rsidR="00FD587B">
        <w:rPr>
          <w:rFonts w:ascii="Times New Roman" w:hAnsi="Times New Roman" w:cs="Times New Roman"/>
          <w:sz w:val="24"/>
          <w:szCs w:val="24"/>
          <w:lang w:val="pt-PT"/>
        </w:rPr>
        <w:t xml:space="preserve">a </w:t>
      </w:r>
      <w:r w:rsidR="00414D48" w:rsidRPr="0032755A">
        <w:rPr>
          <w:rFonts w:ascii="Times New Roman" w:hAnsi="Times New Roman" w:cs="Times New Roman"/>
          <w:sz w:val="24"/>
          <w:szCs w:val="24"/>
          <w:lang w:val="pt-PT"/>
        </w:rPr>
        <w:t>menos prevalente (</w:t>
      </w:r>
      <w:r w:rsidR="007A662F" w:rsidRPr="0032755A">
        <w:rPr>
          <w:rFonts w:ascii="Times New Roman" w:hAnsi="Times New Roman" w:cs="Times New Roman"/>
          <w:sz w:val="24"/>
          <w:szCs w:val="24"/>
          <w:lang w:val="pt-PT"/>
        </w:rPr>
        <w:t xml:space="preserve">HOFFBRAND, MOSS, </w:t>
      </w:r>
      <w:r w:rsidR="00414D48" w:rsidRPr="0032755A">
        <w:rPr>
          <w:rFonts w:ascii="Times New Roman" w:hAnsi="Times New Roman" w:cs="Times New Roman"/>
          <w:sz w:val="24"/>
          <w:szCs w:val="24"/>
          <w:lang w:val="pt-PT"/>
        </w:rPr>
        <w:t>2015</w:t>
      </w:r>
      <w:r w:rsidR="00053453">
        <w:rPr>
          <w:rFonts w:ascii="Times New Roman" w:hAnsi="Times New Roman" w:cs="Times New Roman"/>
          <w:sz w:val="24"/>
          <w:szCs w:val="24"/>
          <w:lang w:val="pt-PT"/>
        </w:rPr>
        <w:t xml:space="preserve">; </w:t>
      </w:r>
      <w:r w:rsidR="008D6CB3">
        <w:rPr>
          <w:rFonts w:ascii="Times New Roman" w:hAnsi="Times New Roman" w:cs="Times New Roman"/>
          <w:sz w:val="24"/>
          <w:szCs w:val="24"/>
          <w:lang w:val="pt-PT"/>
        </w:rPr>
        <w:t xml:space="preserve">WARD </w:t>
      </w:r>
      <w:r w:rsidR="00981419" w:rsidRPr="00981419">
        <w:rPr>
          <w:rFonts w:ascii="Times New Roman" w:hAnsi="Times New Roman" w:cs="Times New Roman"/>
          <w:i/>
          <w:iCs/>
          <w:sz w:val="24"/>
          <w:szCs w:val="24"/>
          <w:lang w:val="pt-PT"/>
        </w:rPr>
        <w:t>et al</w:t>
      </w:r>
      <w:r w:rsidR="008D6CB3">
        <w:rPr>
          <w:rFonts w:ascii="Times New Roman" w:hAnsi="Times New Roman" w:cs="Times New Roman"/>
          <w:sz w:val="24"/>
          <w:szCs w:val="24"/>
          <w:lang w:val="pt-PT"/>
        </w:rPr>
        <w:t>., 2019</w:t>
      </w:r>
      <w:r w:rsidR="00414D48" w:rsidRPr="0032755A">
        <w:rPr>
          <w:rFonts w:ascii="Times New Roman" w:hAnsi="Times New Roman" w:cs="Times New Roman"/>
          <w:sz w:val="24"/>
          <w:szCs w:val="24"/>
          <w:lang w:val="pt-PT"/>
        </w:rPr>
        <w:t>).</w:t>
      </w:r>
      <w:r w:rsidR="00C86448" w:rsidRPr="0032755A">
        <w:rPr>
          <w:rFonts w:ascii="Times New Roman" w:hAnsi="Times New Roman" w:cs="Times New Roman"/>
          <w:sz w:val="24"/>
          <w:szCs w:val="24"/>
          <w:lang w:val="pt-PT"/>
        </w:rPr>
        <w:t xml:space="preserve"> </w:t>
      </w:r>
      <w:r w:rsidR="00DC1AAC" w:rsidRPr="0032755A">
        <w:rPr>
          <w:rFonts w:ascii="Times New Roman" w:hAnsi="Times New Roman" w:cs="Times New Roman"/>
          <w:sz w:val="24"/>
          <w:szCs w:val="24"/>
          <w:lang w:val="pt-PT"/>
        </w:rPr>
        <w:t>A classificação das leucemias é feita através das características histológicas e genéticas da linhagem celular da qual é derivad</w:t>
      </w:r>
      <w:r w:rsidR="00FD587B">
        <w:rPr>
          <w:rFonts w:ascii="Times New Roman" w:hAnsi="Times New Roman" w:cs="Times New Roman"/>
          <w:sz w:val="24"/>
          <w:szCs w:val="24"/>
          <w:lang w:val="pt-PT"/>
        </w:rPr>
        <w:t>a</w:t>
      </w:r>
      <w:r w:rsidR="00347F21" w:rsidRPr="0032755A">
        <w:rPr>
          <w:rFonts w:ascii="Times New Roman" w:hAnsi="Times New Roman" w:cs="Times New Roman"/>
          <w:sz w:val="24"/>
          <w:szCs w:val="24"/>
          <w:lang w:val="pt-PT"/>
        </w:rPr>
        <w:t xml:space="preserve">, como dos </w:t>
      </w:r>
      <w:r w:rsidR="00DC1AAC" w:rsidRPr="0032755A">
        <w:rPr>
          <w:rFonts w:ascii="Times New Roman" w:hAnsi="Times New Roman" w:cs="Times New Roman"/>
          <w:sz w:val="24"/>
          <w:szCs w:val="24"/>
          <w:lang w:val="pt-PT"/>
        </w:rPr>
        <w:t xml:space="preserve">linfócitos em </w:t>
      </w:r>
      <w:r w:rsidR="004A7E94" w:rsidRPr="0032755A">
        <w:rPr>
          <w:rFonts w:ascii="Times New Roman" w:hAnsi="Times New Roman" w:cs="Times New Roman"/>
          <w:sz w:val="24"/>
          <w:szCs w:val="24"/>
          <w:lang w:val="pt-PT"/>
        </w:rPr>
        <w:t>LLA</w:t>
      </w:r>
      <w:r w:rsidR="00DC1AAC" w:rsidRPr="0032755A">
        <w:rPr>
          <w:rFonts w:ascii="Times New Roman" w:hAnsi="Times New Roman" w:cs="Times New Roman"/>
          <w:sz w:val="24"/>
          <w:szCs w:val="24"/>
          <w:lang w:val="pt-PT"/>
        </w:rPr>
        <w:t xml:space="preserve"> e </w:t>
      </w:r>
      <w:r w:rsidR="00E54717">
        <w:rPr>
          <w:rFonts w:ascii="Times New Roman" w:hAnsi="Times New Roman" w:cs="Times New Roman"/>
          <w:sz w:val="24"/>
          <w:szCs w:val="24"/>
          <w:lang w:val="pt-PT"/>
        </w:rPr>
        <w:t>d</w:t>
      </w:r>
      <w:r w:rsidR="00DC1AAC" w:rsidRPr="0032755A">
        <w:rPr>
          <w:rFonts w:ascii="Times New Roman" w:hAnsi="Times New Roman" w:cs="Times New Roman"/>
          <w:sz w:val="24"/>
          <w:szCs w:val="24"/>
          <w:lang w:val="pt-PT"/>
        </w:rPr>
        <w:t xml:space="preserve">os decorrentes de células mieloides </w:t>
      </w:r>
      <w:r w:rsidR="00773225" w:rsidRPr="0032755A">
        <w:rPr>
          <w:rFonts w:ascii="Times New Roman" w:hAnsi="Times New Roman" w:cs="Times New Roman"/>
          <w:sz w:val="24"/>
          <w:szCs w:val="24"/>
          <w:lang w:val="pt-PT"/>
        </w:rPr>
        <w:t>precursoras das células vermelhas, plaquetas e outros glóbulos brancos defin</w:t>
      </w:r>
      <w:r w:rsidR="00E54717">
        <w:rPr>
          <w:rFonts w:ascii="Times New Roman" w:hAnsi="Times New Roman" w:cs="Times New Roman"/>
          <w:sz w:val="24"/>
          <w:szCs w:val="24"/>
          <w:lang w:val="pt-PT"/>
        </w:rPr>
        <w:t>i</w:t>
      </w:r>
      <w:r w:rsidR="00773225" w:rsidRPr="0032755A">
        <w:rPr>
          <w:rFonts w:ascii="Times New Roman" w:hAnsi="Times New Roman" w:cs="Times New Roman"/>
          <w:sz w:val="24"/>
          <w:szCs w:val="24"/>
          <w:lang w:val="pt-PT"/>
        </w:rPr>
        <w:t xml:space="preserve">da como </w:t>
      </w:r>
      <w:r w:rsidR="004A7E94" w:rsidRPr="0032755A">
        <w:rPr>
          <w:rFonts w:ascii="Times New Roman" w:hAnsi="Times New Roman" w:cs="Times New Roman"/>
          <w:sz w:val="24"/>
          <w:szCs w:val="24"/>
          <w:lang w:val="pt-PT"/>
        </w:rPr>
        <w:t>LMA</w:t>
      </w:r>
      <w:r w:rsidR="00DC1AAC" w:rsidRPr="0032755A">
        <w:rPr>
          <w:rFonts w:ascii="Times New Roman" w:hAnsi="Times New Roman" w:cs="Times New Roman"/>
          <w:sz w:val="24"/>
          <w:szCs w:val="24"/>
          <w:lang w:val="pt-PT"/>
        </w:rPr>
        <w:t xml:space="preserve"> (</w:t>
      </w:r>
      <w:r w:rsidR="007A662F" w:rsidRPr="0032755A">
        <w:rPr>
          <w:rFonts w:ascii="Times New Roman" w:hAnsi="Times New Roman" w:cs="Times New Roman"/>
          <w:sz w:val="24"/>
          <w:szCs w:val="24"/>
          <w:lang w:val="pt-PT"/>
        </w:rPr>
        <w:t>AMERICAN CANCER SOCIETY</w:t>
      </w:r>
      <w:r w:rsidR="00DC1AAC" w:rsidRPr="0032755A">
        <w:rPr>
          <w:rFonts w:ascii="Times New Roman" w:hAnsi="Times New Roman" w:cs="Times New Roman"/>
          <w:sz w:val="24"/>
          <w:szCs w:val="24"/>
          <w:lang w:val="pt-PT"/>
        </w:rPr>
        <w:t>, 2019</w:t>
      </w:r>
      <w:r w:rsidR="00AC065B">
        <w:rPr>
          <w:rFonts w:ascii="Times New Roman" w:hAnsi="Times New Roman" w:cs="Times New Roman"/>
          <w:sz w:val="24"/>
          <w:szCs w:val="24"/>
          <w:lang w:val="pt-PT"/>
        </w:rPr>
        <w:t>a</w:t>
      </w:r>
      <w:r w:rsidR="00DC1AAC" w:rsidRPr="0032755A">
        <w:rPr>
          <w:rFonts w:ascii="Times New Roman" w:hAnsi="Times New Roman" w:cs="Times New Roman"/>
          <w:sz w:val="24"/>
          <w:szCs w:val="24"/>
          <w:lang w:val="pt-PT"/>
        </w:rPr>
        <w:t>)</w:t>
      </w:r>
      <w:r w:rsidR="004A7E94" w:rsidRPr="0032755A">
        <w:rPr>
          <w:rFonts w:ascii="Times New Roman" w:hAnsi="Times New Roman" w:cs="Times New Roman"/>
          <w:sz w:val="24"/>
          <w:szCs w:val="24"/>
          <w:lang w:val="pt-PT"/>
        </w:rPr>
        <w:t>.</w:t>
      </w:r>
    </w:p>
    <w:p w14:paraId="2168E1CB" w14:textId="77777777" w:rsidR="00E16057" w:rsidRDefault="00E16057">
      <w:pPr>
        <w:pStyle w:val="Pr-formataoHTML"/>
        <w:spacing w:line="360" w:lineRule="auto"/>
        <w:jc w:val="both"/>
        <w:rPr>
          <w:ins w:id="474" w:author="Luísa Jardim" w:date="2021-08-30T13:06:00Z"/>
          <w:rFonts w:ascii="Times New Roman" w:hAnsi="Times New Roman" w:cs="Times New Roman"/>
          <w:sz w:val="24"/>
          <w:szCs w:val="24"/>
        </w:rPr>
      </w:pPr>
    </w:p>
    <w:p w14:paraId="5BFC9B2C" w14:textId="09446F27" w:rsidR="00E11BF3" w:rsidRDefault="00F848A3">
      <w:pPr>
        <w:pStyle w:val="Pr-formataoHTML"/>
        <w:spacing w:line="360" w:lineRule="auto"/>
        <w:jc w:val="both"/>
        <w:rPr>
          <w:rFonts w:ascii="Times New Roman" w:hAnsi="Times New Roman" w:cs="Times New Roman"/>
          <w:sz w:val="24"/>
          <w:szCs w:val="24"/>
        </w:rPr>
      </w:pPr>
      <w:r w:rsidRPr="0032755A">
        <w:rPr>
          <w:rFonts w:ascii="Times New Roman" w:hAnsi="Times New Roman" w:cs="Times New Roman"/>
          <w:sz w:val="24"/>
          <w:szCs w:val="24"/>
        </w:rPr>
        <w:tab/>
      </w:r>
      <w:r w:rsidR="00773225" w:rsidRPr="0032755A">
        <w:rPr>
          <w:rFonts w:ascii="Times New Roman" w:hAnsi="Times New Roman" w:cs="Times New Roman"/>
          <w:sz w:val="24"/>
          <w:szCs w:val="24"/>
        </w:rPr>
        <w:t xml:space="preserve">Os sintomas iniciais </w:t>
      </w:r>
      <w:r w:rsidR="000638EB">
        <w:rPr>
          <w:rFonts w:ascii="Times New Roman" w:hAnsi="Times New Roman" w:cs="Times New Roman"/>
          <w:sz w:val="24"/>
          <w:szCs w:val="24"/>
        </w:rPr>
        <w:t>das leucemias</w:t>
      </w:r>
      <w:r w:rsidR="00A043D1">
        <w:rPr>
          <w:rFonts w:ascii="Times New Roman" w:hAnsi="Times New Roman" w:cs="Times New Roman"/>
          <w:sz w:val="24"/>
          <w:szCs w:val="24"/>
        </w:rPr>
        <w:t xml:space="preserve"> </w:t>
      </w:r>
      <w:r w:rsidR="00773225" w:rsidRPr="0032755A">
        <w:rPr>
          <w:rFonts w:ascii="Times New Roman" w:hAnsi="Times New Roman" w:cs="Times New Roman"/>
          <w:sz w:val="24"/>
          <w:szCs w:val="24"/>
        </w:rPr>
        <w:t xml:space="preserve">são de difícil diagnóstico, </w:t>
      </w:r>
      <w:r w:rsidR="008560A3">
        <w:rPr>
          <w:rFonts w:ascii="Times New Roman" w:hAnsi="Times New Roman" w:cs="Times New Roman"/>
          <w:sz w:val="24"/>
          <w:szCs w:val="24"/>
        </w:rPr>
        <w:t>uma vez que podem ser confundidos com</w:t>
      </w:r>
      <w:r w:rsidR="00773225" w:rsidRPr="0032755A">
        <w:rPr>
          <w:rFonts w:ascii="Times New Roman" w:hAnsi="Times New Roman" w:cs="Times New Roman"/>
          <w:sz w:val="24"/>
          <w:szCs w:val="24"/>
        </w:rPr>
        <w:t xml:space="preserve"> </w:t>
      </w:r>
      <w:r w:rsidR="000A41B4" w:rsidRPr="0032755A">
        <w:rPr>
          <w:rFonts w:ascii="Times New Roman" w:hAnsi="Times New Roman" w:cs="Times New Roman"/>
          <w:sz w:val="24"/>
          <w:szCs w:val="24"/>
        </w:rPr>
        <w:t xml:space="preserve">diagnósticos menos </w:t>
      </w:r>
      <w:r w:rsidR="000A41B4">
        <w:rPr>
          <w:rFonts w:ascii="Times New Roman" w:hAnsi="Times New Roman" w:cs="Times New Roman"/>
          <w:sz w:val="24"/>
          <w:szCs w:val="24"/>
        </w:rPr>
        <w:t>grave</w:t>
      </w:r>
      <w:r w:rsidR="00773225" w:rsidRPr="0032755A">
        <w:rPr>
          <w:rFonts w:ascii="Times New Roman" w:hAnsi="Times New Roman" w:cs="Times New Roman"/>
          <w:sz w:val="24"/>
          <w:szCs w:val="24"/>
        </w:rPr>
        <w:t>s na infância</w:t>
      </w:r>
      <w:r w:rsidR="004A4B1F">
        <w:rPr>
          <w:rFonts w:ascii="Times New Roman" w:hAnsi="Times New Roman" w:cs="Times New Roman"/>
          <w:sz w:val="24"/>
          <w:szCs w:val="24"/>
        </w:rPr>
        <w:t>. Entretanto,</w:t>
      </w:r>
      <w:r w:rsidR="00773225" w:rsidRPr="0032755A">
        <w:rPr>
          <w:rFonts w:ascii="Times New Roman" w:hAnsi="Times New Roman" w:cs="Times New Roman"/>
          <w:sz w:val="24"/>
          <w:szCs w:val="24"/>
        </w:rPr>
        <w:t xml:space="preserve"> sintomas </w:t>
      </w:r>
      <w:r w:rsidR="00773225" w:rsidRPr="0032755A">
        <w:rPr>
          <w:rFonts w:ascii="Times New Roman" w:hAnsi="Times New Roman" w:cs="Times New Roman"/>
          <w:sz w:val="24"/>
          <w:szCs w:val="24"/>
        </w:rPr>
        <w:lastRenderedPageBreak/>
        <w:t>persistentes</w:t>
      </w:r>
      <w:r w:rsidR="00082D84">
        <w:rPr>
          <w:rFonts w:ascii="Times New Roman" w:hAnsi="Times New Roman" w:cs="Times New Roman"/>
          <w:sz w:val="24"/>
          <w:szCs w:val="24"/>
        </w:rPr>
        <w:t xml:space="preserve"> como</w:t>
      </w:r>
      <w:r w:rsidR="00773225" w:rsidRPr="0032755A">
        <w:rPr>
          <w:rFonts w:ascii="Times New Roman" w:hAnsi="Times New Roman" w:cs="Times New Roman"/>
          <w:sz w:val="24"/>
          <w:szCs w:val="24"/>
        </w:rPr>
        <w:t xml:space="preserve"> sangramentos e hematomas </w:t>
      </w:r>
      <w:r w:rsidR="00082D84" w:rsidRPr="0032755A">
        <w:rPr>
          <w:rFonts w:ascii="Times New Roman" w:hAnsi="Times New Roman" w:cs="Times New Roman"/>
          <w:sz w:val="24"/>
          <w:szCs w:val="24"/>
        </w:rPr>
        <w:t xml:space="preserve">facilmente </w:t>
      </w:r>
      <w:r w:rsidR="00773225" w:rsidRPr="0032755A">
        <w:rPr>
          <w:rFonts w:ascii="Times New Roman" w:hAnsi="Times New Roman" w:cs="Times New Roman"/>
          <w:sz w:val="24"/>
          <w:szCs w:val="24"/>
        </w:rPr>
        <w:t>presentes</w:t>
      </w:r>
      <w:r w:rsidR="00082D84">
        <w:rPr>
          <w:rFonts w:ascii="Times New Roman" w:hAnsi="Times New Roman" w:cs="Times New Roman"/>
          <w:sz w:val="24"/>
          <w:szCs w:val="24"/>
        </w:rPr>
        <w:t xml:space="preserve"> devem ser sinal de atenção</w:t>
      </w:r>
      <w:r w:rsidR="00773225" w:rsidRPr="0032755A">
        <w:rPr>
          <w:rFonts w:ascii="Times New Roman" w:hAnsi="Times New Roman" w:cs="Times New Roman"/>
          <w:sz w:val="24"/>
          <w:szCs w:val="24"/>
        </w:rPr>
        <w:t xml:space="preserve">. </w:t>
      </w:r>
      <w:r w:rsidR="004A4B1F">
        <w:rPr>
          <w:rFonts w:ascii="Times New Roman" w:hAnsi="Times New Roman" w:cs="Times New Roman"/>
          <w:sz w:val="24"/>
          <w:szCs w:val="24"/>
        </w:rPr>
        <w:t>Não raramente</w:t>
      </w:r>
      <w:r w:rsidR="00082D84">
        <w:rPr>
          <w:rFonts w:ascii="Times New Roman" w:hAnsi="Times New Roman" w:cs="Times New Roman"/>
          <w:sz w:val="24"/>
          <w:szCs w:val="24"/>
        </w:rPr>
        <w:t>,</w:t>
      </w:r>
      <w:r w:rsidR="004A4B1F">
        <w:rPr>
          <w:rFonts w:ascii="Times New Roman" w:hAnsi="Times New Roman" w:cs="Times New Roman"/>
          <w:sz w:val="24"/>
          <w:szCs w:val="24"/>
        </w:rPr>
        <w:t xml:space="preserve"> o</w:t>
      </w:r>
      <w:r w:rsidR="00773225" w:rsidRPr="0032755A">
        <w:rPr>
          <w:rFonts w:ascii="Times New Roman" w:hAnsi="Times New Roman" w:cs="Times New Roman"/>
          <w:sz w:val="24"/>
          <w:szCs w:val="24"/>
        </w:rPr>
        <w:t xml:space="preserve">s sintomas se sobrepõem com plaquetas, glóbulos brancos e vermelhos disfuncionais ou </w:t>
      </w:r>
      <w:r w:rsidR="004A4B1F">
        <w:rPr>
          <w:rFonts w:ascii="Times New Roman" w:hAnsi="Times New Roman" w:cs="Times New Roman"/>
          <w:sz w:val="24"/>
          <w:szCs w:val="24"/>
        </w:rPr>
        <w:t xml:space="preserve">em </w:t>
      </w:r>
      <w:r w:rsidR="00773225" w:rsidRPr="0032755A">
        <w:rPr>
          <w:rFonts w:ascii="Times New Roman" w:hAnsi="Times New Roman" w:cs="Times New Roman"/>
          <w:sz w:val="24"/>
          <w:szCs w:val="24"/>
        </w:rPr>
        <w:t>baixos</w:t>
      </w:r>
      <w:r w:rsidR="004A4B1F">
        <w:rPr>
          <w:rFonts w:ascii="Times New Roman" w:hAnsi="Times New Roman" w:cs="Times New Roman"/>
          <w:sz w:val="24"/>
          <w:szCs w:val="24"/>
        </w:rPr>
        <w:t xml:space="preserve"> níveis</w:t>
      </w:r>
      <w:r w:rsidR="00773225" w:rsidRPr="0032755A">
        <w:rPr>
          <w:rFonts w:ascii="Times New Roman" w:hAnsi="Times New Roman" w:cs="Times New Roman"/>
          <w:sz w:val="24"/>
          <w:szCs w:val="24"/>
        </w:rPr>
        <w:t xml:space="preserve">. Características específicas a cada subtipo </w:t>
      </w:r>
      <w:r w:rsidR="00565439">
        <w:rPr>
          <w:rFonts w:ascii="Times New Roman" w:hAnsi="Times New Roman" w:cs="Times New Roman"/>
          <w:sz w:val="24"/>
          <w:szCs w:val="24"/>
        </w:rPr>
        <w:t xml:space="preserve">de câncer </w:t>
      </w:r>
      <w:r w:rsidR="00773225" w:rsidRPr="0032755A">
        <w:rPr>
          <w:rFonts w:ascii="Times New Roman" w:hAnsi="Times New Roman" w:cs="Times New Roman"/>
          <w:sz w:val="24"/>
          <w:szCs w:val="24"/>
        </w:rPr>
        <w:t>podem ser encontradas como hipertrofia gengival, infiltrações em pele, fraqueza e fadiga em pacientes com LMA</w:t>
      </w:r>
      <w:r w:rsidR="00D336FD" w:rsidRPr="0032755A">
        <w:rPr>
          <w:rFonts w:ascii="Times New Roman" w:hAnsi="Times New Roman" w:cs="Times New Roman"/>
          <w:sz w:val="24"/>
          <w:szCs w:val="24"/>
        </w:rPr>
        <w:t xml:space="preserve"> (</w:t>
      </w:r>
      <w:r w:rsidR="007A662F" w:rsidRPr="0032755A">
        <w:rPr>
          <w:rFonts w:ascii="Times New Roman" w:hAnsi="Times New Roman" w:cs="Times New Roman"/>
          <w:sz w:val="24"/>
          <w:szCs w:val="24"/>
          <w:shd w:val="clear" w:color="auto" w:fill="FFFFFF"/>
        </w:rPr>
        <w:t xml:space="preserve">ELGARTEN, APLENC, </w:t>
      </w:r>
      <w:r w:rsidR="00D336FD" w:rsidRPr="0032755A">
        <w:rPr>
          <w:rFonts w:ascii="Times New Roman" w:hAnsi="Times New Roman" w:cs="Times New Roman"/>
          <w:sz w:val="24"/>
          <w:szCs w:val="24"/>
          <w:shd w:val="clear" w:color="auto" w:fill="FFFFFF"/>
        </w:rPr>
        <w:t>2020)</w:t>
      </w:r>
      <w:r w:rsidR="00773225" w:rsidRPr="0032755A">
        <w:rPr>
          <w:rFonts w:ascii="Times New Roman" w:hAnsi="Times New Roman" w:cs="Times New Roman"/>
          <w:sz w:val="24"/>
          <w:szCs w:val="24"/>
        </w:rPr>
        <w:t>. Nos pacientes</w:t>
      </w:r>
    </w:p>
    <w:p w14:paraId="679D202B" w14:textId="1025E642" w:rsidR="00DC1AAC" w:rsidRPr="0032755A" w:rsidRDefault="00773225">
      <w:pPr>
        <w:pStyle w:val="Pr-formataoHTML"/>
        <w:spacing w:line="360" w:lineRule="auto"/>
        <w:jc w:val="both"/>
        <w:rPr>
          <w:rFonts w:ascii="Times New Roman" w:hAnsi="Times New Roman" w:cs="Times New Roman"/>
          <w:sz w:val="24"/>
          <w:szCs w:val="24"/>
        </w:rPr>
      </w:pPr>
      <w:r w:rsidRPr="0032755A">
        <w:rPr>
          <w:rFonts w:ascii="Times New Roman" w:hAnsi="Times New Roman" w:cs="Times New Roman"/>
          <w:sz w:val="24"/>
          <w:szCs w:val="24"/>
        </w:rPr>
        <w:t>com LLA</w:t>
      </w:r>
      <w:r w:rsidR="00565439">
        <w:rPr>
          <w:rFonts w:ascii="Times New Roman" w:hAnsi="Times New Roman" w:cs="Times New Roman"/>
          <w:sz w:val="24"/>
          <w:szCs w:val="24"/>
        </w:rPr>
        <w:t>,</w:t>
      </w:r>
      <w:r w:rsidRPr="0032755A">
        <w:rPr>
          <w:rFonts w:ascii="Times New Roman" w:hAnsi="Times New Roman" w:cs="Times New Roman"/>
          <w:sz w:val="24"/>
          <w:szCs w:val="24"/>
        </w:rPr>
        <w:t xml:space="preserve"> a </w:t>
      </w:r>
      <w:proofErr w:type="spellStart"/>
      <w:r w:rsidRPr="0032755A">
        <w:rPr>
          <w:rFonts w:ascii="Times New Roman" w:hAnsi="Times New Roman" w:cs="Times New Roman"/>
          <w:sz w:val="24"/>
          <w:szCs w:val="24"/>
        </w:rPr>
        <w:t>linfoadenopatia</w:t>
      </w:r>
      <w:proofErr w:type="spellEnd"/>
      <w:r w:rsidRPr="0032755A">
        <w:rPr>
          <w:rFonts w:ascii="Times New Roman" w:hAnsi="Times New Roman" w:cs="Times New Roman"/>
          <w:sz w:val="24"/>
          <w:szCs w:val="24"/>
        </w:rPr>
        <w:t xml:space="preserve"> é </w:t>
      </w:r>
      <w:r w:rsidR="00565439">
        <w:rPr>
          <w:rFonts w:ascii="Times New Roman" w:hAnsi="Times New Roman" w:cs="Times New Roman"/>
          <w:sz w:val="24"/>
          <w:szCs w:val="24"/>
        </w:rPr>
        <w:t xml:space="preserve">o sintoma </w:t>
      </w:r>
      <w:r w:rsidRPr="0032755A">
        <w:rPr>
          <w:rFonts w:ascii="Times New Roman" w:hAnsi="Times New Roman" w:cs="Times New Roman"/>
          <w:sz w:val="24"/>
          <w:szCs w:val="24"/>
        </w:rPr>
        <w:t>mais comumente presente (</w:t>
      </w:r>
      <w:r w:rsidR="007A662F" w:rsidRPr="0032755A">
        <w:rPr>
          <w:rFonts w:ascii="Times New Roman" w:hAnsi="Times New Roman" w:cs="Times New Roman"/>
          <w:sz w:val="24"/>
          <w:szCs w:val="24"/>
          <w:lang w:val="pt-PT"/>
        </w:rPr>
        <w:t>AMERICAN CANCER SOCIETY,</w:t>
      </w:r>
      <w:r w:rsidRPr="0032755A">
        <w:rPr>
          <w:rFonts w:ascii="Times New Roman" w:hAnsi="Times New Roman" w:cs="Times New Roman"/>
          <w:sz w:val="24"/>
          <w:szCs w:val="24"/>
          <w:lang w:val="pt-PT"/>
        </w:rPr>
        <w:t xml:space="preserve"> 2019</w:t>
      </w:r>
      <w:r w:rsidR="00AC065B">
        <w:rPr>
          <w:rFonts w:ascii="Times New Roman" w:hAnsi="Times New Roman" w:cs="Times New Roman"/>
          <w:sz w:val="24"/>
          <w:szCs w:val="24"/>
          <w:lang w:val="pt-PT"/>
        </w:rPr>
        <w:t>b</w:t>
      </w:r>
      <w:r w:rsidRPr="0032755A">
        <w:rPr>
          <w:rFonts w:ascii="Times New Roman" w:hAnsi="Times New Roman" w:cs="Times New Roman"/>
          <w:sz w:val="24"/>
          <w:szCs w:val="24"/>
        </w:rPr>
        <w:t xml:space="preserve">). </w:t>
      </w:r>
    </w:p>
    <w:p w14:paraId="42273CA7" w14:textId="5BD6F453" w:rsidR="0026486C" w:rsidRPr="0032755A" w:rsidRDefault="0024517C">
      <w:pPr>
        <w:spacing w:after="0" w:line="360" w:lineRule="auto"/>
        <w:jc w:val="both"/>
        <w:rPr>
          <w:rFonts w:cs="Times New Roman"/>
          <w:szCs w:val="24"/>
        </w:rPr>
      </w:pPr>
      <w:r w:rsidRPr="0032755A">
        <w:rPr>
          <w:rFonts w:cs="Times New Roman"/>
          <w:szCs w:val="24"/>
        </w:rPr>
        <w:tab/>
      </w:r>
      <w:r w:rsidR="00796597">
        <w:rPr>
          <w:rFonts w:cs="Times New Roman"/>
          <w:szCs w:val="24"/>
        </w:rPr>
        <w:t xml:space="preserve">Os </w:t>
      </w:r>
      <w:r w:rsidR="00F848A3" w:rsidRPr="0032755A">
        <w:rPr>
          <w:rFonts w:cs="Times New Roman"/>
          <w:szCs w:val="24"/>
        </w:rPr>
        <w:t>linfomas podem ser classificados como linfoma de Hodgkin (</w:t>
      </w:r>
      <w:r w:rsidR="002A2788">
        <w:rPr>
          <w:rFonts w:cs="Times New Roman"/>
          <w:szCs w:val="24"/>
        </w:rPr>
        <w:t>LH</w:t>
      </w:r>
      <w:r w:rsidR="006441D9">
        <w:rPr>
          <w:rFonts w:cs="Times New Roman"/>
          <w:szCs w:val="24"/>
        </w:rPr>
        <w:t>)</w:t>
      </w:r>
      <w:r w:rsidR="00F848A3" w:rsidRPr="0032755A">
        <w:rPr>
          <w:rFonts w:cs="Times New Roman"/>
          <w:szCs w:val="24"/>
        </w:rPr>
        <w:t xml:space="preserve"> e linfoma não</w:t>
      </w:r>
      <w:r w:rsidR="00B546BA">
        <w:rPr>
          <w:rFonts w:cs="Times New Roman"/>
          <w:szCs w:val="24"/>
        </w:rPr>
        <w:t>-</w:t>
      </w:r>
      <w:r w:rsidR="00F848A3" w:rsidRPr="0032755A">
        <w:rPr>
          <w:rFonts w:cs="Times New Roman"/>
          <w:szCs w:val="24"/>
        </w:rPr>
        <w:t>Hodgkin (L</w:t>
      </w:r>
      <w:r w:rsidR="002A2788">
        <w:rPr>
          <w:rFonts w:cs="Times New Roman"/>
          <w:szCs w:val="24"/>
        </w:rPr>
        <w:t>NH</w:t>
      </w:r>
      <w:r w:rsidR="00F848A3" w:rsidRPr="0032755A">
        <w:rPr>
          <w:rFonts w:cs="Times New Roman"/>
          <w:szCs w:val="24"/>
        </w:rPr>
        <w:t>)</w:t>
      </w:r>
      <w:r w:rsidR="0026486C" w:rsidRPr="0032755A">
        <w:rPr>
          <w:rFonts w:cs="Times New Roman"/>
          <w:szCs w:val="24"/>
        </w:rPr>
        <w:t xml:space="preserve"> </w:t>
      </w:r>
      <w:r w:rsidR="00F848A3" w:rsidRPr="0032755A">
        <w:rPr>
          <w:rFonts w:cs="Times New Roman"/>
          <w:szCs w:val="24"/>
        </w:rPr>
        <w:t>(</w:t>
      </w:r>
      <w:r w:rsidR="002B366E" w:rsidRPr="0032755A">
        <w:rPr>
          <w:rFonts w:cs="Times New Roman"/>
          <w:szCs w:val="24"/>
        </w:rPr>
        <w:t>I</w:t>
      </w:r>
      <w:r w:rsidR="002B366E">
        <w:rPr>
          <w:rFonts w:cs="Times New Roman"/>
          <w:szCs w:val="24"/>
        </w:rPr>
        <w:t>Y</w:t>
      </w:r>
      <w:r w:rsidR="002B366E" w:rsidRPr="0032755A">
        <w:rPr>
          <w:rFonts w:cs="Times New Roman"/>
          <w:szCs w:val="24"/>
        </w:rPr>
        <w:t>ER</w:t>
      </w:r>
      <w:r w:rsidR="00F848A3" w:rsidRPr="0032755A">
        <w:rPr>
          <w:rFonts w:cs="Times New Roman"/>
          <w:szCs w:val="24"/>
        </w:rPr>
        <w:t>, 2013).</w:t>
      </w:r>
      <w:r w:rsidR="0026486C" w:rsidRPr="0032755A">
        <w:rPr>
          <w:rFonts w:cs="Times New Roman"/>
          <w:szCs w:val="24"/>
        </w:rPr>
        <w:t xml:space="preserve"> Os </w:t>
      </w:r>
      <w:proofErr w:type="spellStart"/>
      <w:r w:rsidR="002A2788">
        <w:rPr>
          <w:rFonts w:cs="Times New Roman"/>
          <w:szCs w:val="24"/>
        </w:rPr>
        <w:t>LNH</w:t>
      </w:r>
      <w:r w:rsidR="002A2788" w:rsidRPr="0032755A">
        <w:rPr>
          <w:rFonts w:cs="Times New Roman"/>
          <w:szCs w:val="24"/>
        </w:rPr>
        <w:t>s</w:t>
      </w:r>
      <w:proofErr w:type="spellEnd"/>
      <w:r w:rsidR="002A2788" w:rsidRPr="0032755A">
        <w:rPr>
          <w:rFonts w:cs="Times New Roman"/>
          <w:szCs w:val="24"/>
        </w:rPr>
        <w:t xml:space="preserve"> </w:t>
      </w:r>
      <w:r w:rsidR="0026486C" w:rsidRPr="0032755A">
        <w:rPr>
          <w:rFonts w:cs="Times New Roman"/>
          <w:szCs w:val="24"/>
        </w:rPr>
        <w:t>da infância incluem linfoma de células B maduras de alto grau</w:t>
      </w:r>
      <w:r w:rsidR="00D02C73" w:rsidRPr="0032755A">
        <w:rPr>
          <w:rFonts w:cs="Times New Roman"/>
          <w:szCs w:val="24"/>
        </w:rPr>
        <w:t xml:space="preserve">, </w:t>
      </w:r>
      <w:r w:rsidR="0026486C" w:rsidRPr="0032755A">
        <w:rPr>
          <w:rFonts w:cs="Times New Roman"/>
          <w:szCs w:val="24"/>
        </w:rPr>
        <w:t xml:space="preserve">linfoma de </w:t>
      </w:r>
      <w:proofErr w:type="spellStart"/>
      <w:r w:rsidR="0026486C" w:rsidRPr="0032755A">
        <w:rPr>
          <w:rFonts w:cs="Times New Roman"/>
          <w:szCs w:val="24"/>
        </w:rPr>
        <w:t>Burkitt</w:t>
      </w:r>
      <w:proofErr w:type="spellEnd"/>
      <w:r w:rsidR="0026486C" w:rsidRPr="0032755A">
        <w:rPr>
          <w:rFonts w:cs="Times New Roman"/>
          <w:szCs w:val="24"/>
        </w:rPr>
        <w:t xml:space="preserve"> (</w:t>
      </w:r>
      <w:r w:rsidR="00FF5CFC">
        <w:rPr>
          <w:rFonts w:cs="Times New Roman"/>
          <w:szCs w:val="24"/>
        </w:rPr>
        <w:t>LB</w:t>
      </w:r>
      <w:r w:rsidR="0026486C" w:rsidRPr="0032755A">
        <w:rPr>
          <w:rFonts w:cs="Times New Roman"/>
          <w:szCs w:val="24"/>
        </w:rPr>
        <w:t>), linfoma difuso de grandes células B (</w:t>
      </w:r>
      <w:r w:rsidR="0034233A">
        <w:rPr>
          <w:rFonts w:cs="Times New Roman"/>
          <w:szCs w:val="24"/>
        </w:rPr>
        <w:t>LDGCB</w:t>
      </w:r>
      <w:r w:rsidR="0026486C" w:rsidRPr="0032755A">
        <w:rPr>
          <w:rFonts w:cs="Times New Roman"/>
          <w:szCs w:val="24"/>
        </w:rPr>
        <w:t>)</w:t>
      </w:r>
      <w:r w:rsidR="00D02C73" w:rsidRPr="0032755A">
        <w:rPr>
          <w:rFonts w:cs="Times New Roman"/>
          <w:szCs w:val="24"/>
        </w:rPr>
        <w:t>,</w:t>
      </w:r>
      <w:r w:rsidR="0026486C" w:rsidRPr="0032755A">
        <w:rPr>
          <w:rFonts w:cs="Times New Roman"/>
          <w:szCs w:val="24"/>
        </w:rPr>
        <w:t xml:space="preserve"> linfoma mediastinal primário de grandes células B (</w:t>
      </w:r>
      <w:r w:rsidR="00FF5CFC">
        <w:rPr>
          <w:rFonts w:cs="Times New Roman"/>
          <w:szCs w:val="24"/>
        </w:rPr>
        <w:t>LMPGCB</w:t>
      </w:r>
      <w:r w:rsidR="0026486C" w:rsidRPr="0032755A">
        <w:rPr>
          <w:rFonts w:cs="Times New Roman"/>
          <w:szCs w:val="24"/>
        </w:rPr>
        <w:t xml:space="preserve">), linfoma </w:t>
      </w:r>
      <w:proofErr w:type="spellStart"/>
      <w:r w:rsidR="0026486C" w:rsidRPr="0032755A">
        <w:rPr>
          <w:rFonts w:cs="Times New Roman"/>
          <w:szCs w:val="24"/>
        </w:rPr>
        <w:t>anaplásico</w:t>
      </w:r>
      <w:proofErr w:type="spellEnd"/>
      <w:r w:rsidR="0026486C" w:rsidRPr="0032755A">
        <w:rPr>
          <w:rFonts w:cs="Times New Roman"/>
          <w:szCs w:val="24"/>
        </w:rPr>
        <w:t xml:space="preserve"> de grandes células (ALCL) e linfoma </w:t>
      </w:r>
      <w:proofErr w:type="spellStart"/>
      <w:r w:rsidR="0026486C" w:rsidRPr="0032755A">
        <w:rPr>
          <w:rFonts w:cs="Times New Roman"/>
          <w:szCs w:val="24"/>
        </w:rPr>
        <w:t>linfoblástico</w:t>
      </w:r>
      <w:proofErr w:type="spellEnd"/>
      <w:r w:rsidR="0026486C" w:rsidRPr="0032755A">
        <w:rPr>
          <w:rFonts w:cs="Times New Roman"/>
          <w:szCs w:val="24"/>
        </w:rPr>
        <w:t xml:space="preserve"> (LL). </w:t>
      </w:r>
      <w:r w:rsidR="00522334">
        <w:rPr>
          <w:rFonts w:cs="Times New Roman"/>
          <w:szCs w:val="24"/>
        </w:rPr>
        <w:t>De um modo geral, o</w:t>
      </w:r>
      <w:r w:rsidR="0026486C" w:rsidRPr="0032755A">
        <w:rPr>
          <w:rFonts w:cs="Times New Roman"/>
          <w:szCs w:val="24"/>
        </w:rPr>
        <w:t xml:space="preserve"> prognóstico para crianças com LNH é excelente, embora existam alguns </w:t>
      </w:r>
      <w:r w:rsidR="001B7A09">
        <w:rPr>
          <w:rFonts w:cs="Times New Roman"/>
          <w:szCs w:val="24"/>
        </w:rPr>
        <w:t>subtipos</w:t>
      </w:r>
      <w:r w:rsidR="001B7A09" w:rsidRPr="0032755A">
        <w:rPr>
          <w:rFonts w:cs="Times New Roman"/>
          <w:szCs w:val="24"/>
        </w:rPr>
        <w:t xml:space="preserve"> </w:t>
      </w:r>
      <w:r w:rsidR="0026486C" w:rsidRPr="0032755A">
        <w:rPr>
          <w:rFonts w:cs="Times New Roman"/>
          <w:szCs w:val="24"/>
        </w:rPr>
        <w:t xml:space="preserve">de maior risco. A este respeito, </w:t>
      </w:r>
      <w:r w:rsidR="00FF5CFC">
        <w:rPr>
          <w:rFonts w:cs="Times New Roman"/>
          <w:szCs w:val="24"/>
        </w:rPr>
        <w:t>LMPGCB</w:t>
      </w:r>
      <w:r w:rsidR="0026486C" w:rsidRPr="0032755A">
        <w:rPr>
          <w:rFonts w:cs="Times New Roman"/>
          <w:szCs w:val="24"/>
        </w:rPr>
        <w:t xml:space="preserve"> </w:t>
      </w:r>
      <w:r w:rsidR="00A23669">
        <w:rPr>
          <w:rFonts w:cs="Times New Roman"/>
          <w:szCs w:val="24"/>
        </w:rPr>
        <w:t>está</w:t>
      </w:r>
      <w:r w:rsidR="00A23669" w:rsidRPr="0032755A">
        <w:rPr>
          <w:rFonts w:cs="Times New Roman"/>
          <w:szCs w:val="24"/>
        </w:rPr>
        <w:t xml:space="preserve"> </w:t>
      </w:r>
      <w:r w:rsidR="0026486C" w:rsidRPr="0032755A">
        <w:rPr>
          <w:rFonts w:cs="Times New Roman"/>
          <w:szCs w:val="24"/>
        </w:rPr>
        <w:t xml:space="preserve">geralmente associado a um resultado pior do que </w:t>
      </w:r>
      <w:r w:rsidR="00FF5CFC">
        <w:rPr>
          <w:rFonts w:cs="Times New Roman"/>
          <w:szCs w:val="24"/>
        </w:rPr>
        <w:t>LB</w:t>
      </w:r>
      <w:r w:rsidR="00FF5CFC" w:rsidRPr="0032755A">
        <w:rPr>
          <w:rFonts w:cs="Times New Roman"/>
          <w:szCs w:val="24"/>
        </w:rPr>
        <w:t xml:space="preserve"> </w:t>
      </w:r>
      <w:r w:rsidR="0026486C" w:rsidRPr="0032755A">
        <w:rPr>
          <w:rFonts w:cs="Times New Roman"/>
          <w:szCs w:val="24"/>
        </w:rPr>
        <w:t xml:space="preserve">ou </w:t>
      </w:r>
      <w:r w:rsidR="0034233A">
        <w:rPr>
          <w:rFonts w:cs="Times New Roman"/>
          <w:szCs w:val="24"/>
        </w:rPr>
        <w:t>LDGCB</w:t>
      </w:r>
      <w:r w:rsidR="0026486C" w:rsidRPr="0032755A">
        <w:rPr>
          <w:rFonts w:cs="Times New Roman"/>
          <w:szCs w:val="24"/>
        </w:rPr>
        <w:t xml:space="preserve"> </w:t>
      </w:r>
      <w:r w:rsidR="00A23669">
        <w:rPr>
          <w:rFonts w:cs="Times New Roman"/>
          <w:szCs w:val="24"/>
        </w:rPr>
        <w:t>em</w:t>
      </w:r>
      <w:r w:rsidR="0026486C" w:rsidRPr="0032755A">
        <w:rPr>
          <w:rFonts w:cs="Times New Roman"/>
          <w:szCs w:val="24"/>
        </w:rPr>
        <w:t xml:space="preserve"> estágio comparável. A sobrevida livre de eventos </w:t>
      </w:r>
      <w:r w:rsidR="00A23669">
        <w:rPr>
          <w:rFonts w:cs="Times New Roman"/>
          <w:szCs w:val="24"/>
        </w:rPr>
        <w:t>a</w:t>
      </w:r>
      <w:r w:rsidR="00A23669" w:rsidRPr="0032755A">
        <w:rPr>
          <w:rFonts w:cs="Times New Roman"/>
          <w:szCs w:val="24"/>
        </w:rPr>
        <w:t xml:space="preserve"> </w:t>
      </w:r>
      <w:r w:rsidR="0026486C" w:rsidRPr="0032755A">
        <w:rPr>
          <w:rFonts w:cs="Times New Roman"/>
          <w:szCs w:val="24"/>
        </w:rPr>
        <w:t>longo prazo para crianças com ALCL é de aproximadamente 70% (</w:t>
      </w:r>
      <w:r w:rsidR="007A662F" w:rsidRPr="0032755A">
        <w:rPr>
          <w:rFonts w:cs="Times New Roman"/>
          <w:szCs w:val="24"/>
        </w:rPr>
        <w:t xml:space="preserve">SANDLUND, </w:t>
      </w:r>
      <w:r w:rsidR="0026486C" w:rsidRPr="0032755A">
        <w:rPr>
          <w:rFonts w:cs="Times New Roman"/>
          <w:szCs w:val="24"/>
        </w:rPr>
        <w:t>2015)</w:t>
      </w:r>
      <w:r w:rsidR="00D02C73" w:rsidRPr="0032755A">
        <w:rPr>
          <w:rFonts w:cs="Times New Roman"/>
          <w:szCs w:val="24"/>
        </w:rPr>
        <w:t xml:space="preserve">. O </w:t>
      </w:r>
      <w:r w:rsidR="00FE44A3" w:rsidRPr="0032755A">
        <w:rPr>
          <w:rFonts w:cs="Times New Roman"/>
          <w:szCs w:val="24"/>
        </w:rPr>
        <w:t>LH</w:t>
      </w:r>
      <w:r w:rsidR="00D02C73" w:rsidRPr="0032755A">
        <w:rPr>
          <w:rFonts w:cs="Times New Roman"/>
          <w:szCs w:val="24"/>
        </w:rPr>
        <w:t xml:space="preserve"> é um dos cânceres pediátricos e adultos </w:t>
      </w:r>
      <w:r w:rsidR="00C662AF">
        <w:rPr>
          <w:rFonts w:cs="Times New Roman"/>
          <w:szCs w:val="24"/>
        </w:rPr>
        <w:t>com maior porcentagem de cura</w:t>
      </w:r>
      <w:r w:rsidR="008C3B89">
        <w:rPr>
          <w:rFonts w:cs="Times New Roman"/>
          <w:szCs w:val="24"/>
        </w:rPr>
        <w:t>, chegando até 95% em crianças após 5 anos do diagnóstico</w:t>
      </w:r>
      <w:r w:rsidR="00ED7BA9" w:rsidRPr="0032755A">
        <w:rPr>
          <w:rFonts w:cs="Times New Roman"/>
          <w:szCs w:val="24"/>
        </w:rPr>
        <w:t xml:space="preserve">. É caracterizado pela presença de células gigantes multinucleadas (células de Hodgkin / Reed-Sternberg) ou variantes de células mononucleares grandes (células </w:t>
      </w:r>
      <w:proofErr w:type="spellStart"/>
      <w:r w:rsidR="00ED7BA9" w:rsidRPr="0032755A">
        <w:rPr>
          <w:rFonts w:cs="Times New Roman"/>
          <w:szCs w:val="24"/>
        </w:rPr>
        <w:t>linfocíticas</w:t>
      </w:r>
      <w:proofErr w:type="spellEnd"/>
      <w:r w:rsidR="00ED7BA9" w:rsidRPr="0032755A">
        <w:rPr>
          <w:rFonts w:cs="Times New Roman"/>
          <w:szCs w:val="24"/>
        </w:rPr>
        <w:t xml:space="preserve"> e </w:t>
      </w:r>
      <w:proofErr w:type="spellStart"/>
      <w:r w:rsidR="00ED7BA9" w:rsidRPr="0032755A">
        <w:rPr>
          <w:rFonts w:cs="Times New Roman"/>
          <w:szCs w:val="24"/>
        </w:rPr>
        <w:t>histiocíticas</w:t>
      </w:r>
      <w:proofErr w:type="spellEnd"/>
      <w:r w:rsidR="00ED7BA9" w:rsidRPr="0032755A">
        <w:rPr>
          <w:rFonts w:cs="Times New Roman"/>
          <w:szCs w:val="24"/>
        </w:rPr>
        <w:t>)</w:t>
      </w:r>
      <w:r w:rsidR="00D02C73" w:rsidRPr="0032755A">
        <w:rPr>
          <w:rFonts w:cs="Times New Roman"/>
          <w:szCs w:val="24"/>
        </w:rPr>
        <w:t xml:space="preserve">, com taxas de sobrevida </w:t>
      </w:r>
      <w:r w:rsidR="00E64923">
        <w:rPr>
          <w:rFonts w:cs="Times New Roman"/>
          <w:szCs w:val="24"/>
        </w:rPr>
        <w:t>a</w:t>
      </w:r>
      <w:r w:rsidR="00D02C73" w:rsidRPr="0032755A">
        <w:rPr>
          <w:rFonts w:cs="Times New Roman"/>
          <w:szCs w:val="24"/>
        </w:rPr>
        <w:t xml:space="preserve"> longo prazo </w:t>
      </w:r>
      <w:r w:rsidR="000A41B4" w:rsidRPr="0032755A">
        <w:rPr>
          <w:rFonts w:cs="Times New Roman"/>
          <w:szCs w:val="24"/>
        </w:rPr>
        <w:t>superior</w:t>
      </w:r>
      <w:r w:rsidR="00D02C73" w:rsidRPr="0032755A">
        <w:rPr>
          <w:rFonts w:cs="Times New Roman"/>
          <w:szCs w:val="24"/>
        </w:rPr>
        <w:t xml:space="preserve"> a 90% após o tratamento com </w:t>
      </w:r>
      <w:r w:rsidR="00A169E8">
        <w:rPr>
          <w:rFonts w:cs="Times New Roman"/>
          <w:szCs w:val="24"/>
        </w:rPr>
        <w:t>quimioterapia (QT)</w:t>
      </w:r>
      <w:r w:rsidR="00D02C73" w:rsidRPr="0032755A">
        <w:rPr>
          <w:rFonts w:cs="Times New Roman"/>
          <w:szCs w:val="24"/>
        </w:rPr>
        <w:t xml:space="preserve"> isolada ou combinada com radioterapia (RT).  A alta eficácia do tratamento é alcançada com </w:t>
      </w:r>
      <w:r w:rsidR="00A169E8">
        <w:rPr>
          <w:rFonts w:cs="Times New Roman"/>
          <w:szCs w:val="24"/>
        </w:rPr>
        <w:t>QT</w:t>
      </w:r>
      <w:r w:rsidR="00D02C73" w:rsidRPr="0032755A">
        <w:rPr>
          <w:rFonts w:cs="Times New Roman"/>
          <w:szCs w:val="24"/>
        </w:rPr>
        <w:t xml:space="preserve"> de alta dose. O refinamento e a redução da RT foram implementados com base nos resultados de estudos de grupos colaborativos, de modo que a radiação foi completamente eliminada para certos subgrupos de pacientes (</w:t>
      </w:r>
      <w:r w:rsidR="007A662F" w:rsidRPr="0032755A">
        <w:rPr>
          <w:rFonts w:cs="Times New Roman"/>
          <w:szCs w:val="24"/>
        </w:rPr>
        <w:t xml:space="preserve">MAUZ-KÖRHOLZ </w:t>
      </w:r>
      <w:r w:rsidR="00981419" w:rsidRPr="00981419">
        <w:rPr>
          <w:rFonts w:cs="Times New Roman"/>
          <w:i/>
          <w:iCs/>
          <w:szCs w:val="24"/>
        </w:rPr>
        <w:t>et al</w:t>
      </w:r>
      <w:r w:rsidR="00D02C73" w:rsidRPr="0021493C">
        <w:rPr>
          <w:rFonts w:cs="Times New Roman"/>
          <w:i/>
          <w:szCs w:val="24"/>
        </w:rPr>
        <w:t>.</w:t>
      </w:r>
      <w:r w:rsidR="00D02C73" w:rsidRPr="0032755A">
        <w:rPr>
          <w:rFonts w:cs="Times New Roman"/>
          <w:szCs w:val="24"/>
        </w:rPr>
        <w:t>, 2015). </w:t>
      </w:r>
    </w:p>
    <w:p w14:paraId="5B62A899" w14:textId="18FF36B0" w:rsidR="00ED7BA9" w:rsidRPr="0032755A" w:rsidRDefault="004D6CED">
      <w:pPr>
        <w:spacing w:after="0" w:line="360" w:lineRule="auto"/>
        <w:jc w:val="both"/>
        <w:rPr>
          <w:rFonts w:cs="Times New Roman"/>
          <w:szCs w:val="24"/>
        </w:rPr>
      </w:pPr>
      <w:r w:rsidRPr="0032755A">
        <w:rPr>
          <w:rFonts w:cs="Times New Roman"/>
          <w:szCs w:val="24"/>
        </w:rPr>
        <w:tab/>
      </w:r>
      <w:r w:rsidR="00ED7BA9" w:rsidRPr="0032755A">
        <w:rPr>
          <w:rFonts w:cs="Times New Roman"/>
          <w:szCs w:val="24"/>
        </w:rPr>
        <w:t>Os sinais e sintomas variam</w:t>
      </w:r>
      <w:r w:rsidR="002C631B">
        <w:rPr>
          <w:rFonts w:cs="Times New Roman"/>
          <w:szCs w:val="24"/>
        </w:rPr>
        <w:t xml:space="preserve"> conforme</w:t>
      </w:r>
      <w:r w:rsidR="00ED7BA9" w:rsidRPr="0032755A">
        <w:rPr>
          <w:rFonts w:cs="Times New Roman"/>
          <w:szCs w:val="24"/>
        </w:rPr>
        <w:t xml:space="preserve"> a localização na qual o tumor se desenvolve</w:t>
      </w:r>
      <w:r w:rsidR="002C631B">
        <w:rPr>
          <w:rFonts w:cs="Times New Roman"/>
          <w:szCs w:val="24"/>
        </w:rPr>
        <w:t>.</w:t>
      </w:r>
      <w:r w:rsidR="00ED7BA9" w:rsidRPr="0032755A">
        <w:rPr>
          <w:rFonts w:cs="Times New Roman"/>
          <w:szCs w:val="24"/>
        </w:rPr>
        <w:t xml:space="preserve"> </w:t>
      </w:r>
      <w:r w:rsidR="002C631B">
        <w:rPr>
          <w:rFonts w:cs="Times New Roman"/>
          <w:szCs w:val="24"/>
        </w:rPr>
        <w:t>N</w:t>
      </w:r>
      <w:r w:rsidR="00ED7BA9" w:rsidRPr="0032755A">
        <w:rPr>
          <w:rFonts w:cs="Times New Roman"/>
          <w:szCs w:val="24"/>
        </w:rPr>
        <w:t xml:space="preserve">os casos </w:t>
      </w:r>
      <w:r w:rsidR="00205F1E" w:rsidRPr="0032755A">
        <w:rPr>
          <w:rFonts w:cs="Times New Roman"/>
          <w:szCs w:val="24"/>
        </w:rPr>
        <w:t>em que</w:t>
      </w:r>
      <w:r w:rsidR="00ED7BA9" w:rsidRPr="0032755A">
        <w:rPr>
          <w:rFonts w:cs="Times New Roman"/>
          <w:szCs w:val="24"/>
        </w:rPr>
        <w:t xml:space="preserve"> </w:t>
      </w:r>
      <w:r w:rsidR="002C631B">
        <w:rPr>
          <w:rFonts w:cs="Times New Roman"/>
          <w:szCs w:val="24"/>
        </w:rPr>
        <w:t xml:space="preserve">o tumor </w:t>
      </w:r>
      <w:r w:rsidR="00ED7BA9" w:rsidRPr="0032755A">
        <w:rPr>
          <w:rFonts w:cs="Times New Roman"/>
          <w:szCs w:val="24"/>
        </w:rPr>
        <w:t>se desenvolve em linfonodos do pescoço, axilas e virilha, formam-se ínguas, as quais geralmente são indolores. Em situações de doença na região do tórax</w:t>
      </w:r>
      <w:r w:rsidR="002C631B">
        <w:rPr>
          <w:rFonts w:cs="Times New Roman"/>
          <w:szCs w:val="24"/>
        </w:rPr>
        <w:t>, a presença de tosse é percebida</w:t>
      </w:r>
      <w:r w:rsidR="00ED7BA9" w:rsidRPr="0032755A">
        <w:rPr>
          <w:rFonts w:cs="Times New Roman"/>
          <w:szCs w:val="24"/>
        </w:rPr>
        <w:t>,</w:t>
      </w:r>
      <w:r w:rsidR="00F51296">
        <w:rPr>
          <w:rFonts w:cs="Times New Roman"/>
          <w:szCs w:val="24"/>
        </w:rPr>
        <w:t xml:space="preserve"> assim como</w:t>
      </w:r>
      <w:r w:rsidR="00ED7BA9" w:rsidRPr="0032755A">
        <w:rPr>
          <w:rFonts w:cs="Times New Roman"/>
          <w:szCs w:val="24"/>
        </w:rPr>
        <w:t xml:space="preserve"> falta de ar e dor</w:t>
      </w:r>
      <w:r w:rsidR="009D6093">
        <w:rPr>
          <w:rFonts w:cs="Times New Roman"/>
          <w:szCs w:val="24"/>
        </w:rPr>
        <w:t xml:space="preserve"> abdominal</w:t>
      </w:r>
      <w:r w:rsidR="00ED7BA9" w:rsidRPr="0032755A">
        <w:rPr>
          <w:rFonts w:cs="Times New Roman"/>
          <w:szCs w:val="24"/>
        </w:rPr>
        <w:t xml:space="preserve">. </w:t>
      </w:r>
      <w:r w:rsidR="00F51296">
        <w:rPr>
          <w:rFonts w:cs="Times New Roman"/>
          <w:szCs w:val="24"/>
        </w:rPr>
        <w:t xml:space="preserve">Ao </w:t>
      </w:r>
      <w:r w:rsidRPr="0032755A">
        <w:rPr>
          <w:rFonts w:cs="Times New Roman"/>
          <w:szCs w:val="24"/>
        </w:rPr>
        <w:t>se desenvolve</w:t>
      </w:r>
      <w:r w:rsidR="00F51296">
        <w:rPr>
          <w:rFonts w:cs="Times New Roman"/>
          <w:szCs w:val="24"/>
        </w:rPr>
        <w:t>r</w:t>
      </w:r>
      <w:r w:rsidRPr="0032755A">
        <w:rPr>
          <w:rFonts w:cs="Times New Roman"/>
          <w:szCs w:val="24"/>
        </w:rPr>
        <w:t xml:space="preserve"> na pelve ou </w:t>
      </w:r>
      <w:r w:rsidR="00F51296">
        <w:rPr>
          <w:rFonts w:cs="Times New Roman"/>
          <w:szCs w:val="24"/>
        </w:rPr>
        <w:t xml:space="preserve">no </w:t>
      </w:r>
      <w:r w:rsidRPr="0032755A">
        <w:rPr>
          <w:rFonts w:cs="Times New Roman"/>
          <w:szCs w:val="24"/>
        </w:rPr>
        <w:t xml:space="preserve">abdômen, os sintomas </w:t>
      </w:r>
      <w:r w:rsidR="00F51296">
        <w:rPr>
          <w:rFonts w:cs="Times New Roman"/>
          <w:szCs w:val="24"/>
        </w:rPr>
        <w:t xml:space="preserve">manifestados envolvem </w:t>
      </w:r>
      <w:r w:rsidRPr="0032755A">
        <w:rPr>
          <w:rFonts w:cs="Times New Roman"/>
          <w:szCs w:val="24"/>
        </w:rPr>
        <w:t>desconforto e distensão abdominal. Além destes, os pacientes podem apresentar febre, cansaço, fadiga, suor noturno</w:t>
      </w:r>
      <w:r w:rsidR="00F51296">
        <w:rPr>
          <w:rFonts w:cs="Times New Roman"/>
          <w:szCs w:val="24"/>
        </w:rPr>
        <w:t xml:space="preserve">, </w:t>
      </w:r>
      <w:r w:rsidRPr="0032755A">
        <w:rPr>
          <w:rFonts w:cs="Times New Roman"/>
          <w:szCs w:val="24"/>
        </w:rPr>
        <w:t>perda de peso sem causa aparente e coceira generalizada (</w:t>
      </w:r>
      <w:r w:rsidR="007A662F" w:rsidRPr="0032755A">
        <w:rPr>
          <w:rFonts w:cs="Times New Roman"/>
          <w:szCs w:val="24"/>
        </w:rPr>
        <w:t>KELLY</w:t>
      </w:r>
      <w:r w:rsidRPr="0032755A">
        <w:rPr>
          <w:rFonts w:cs="Times New Roman"/>
          <w:szCs w:val="24"/>
        </w:rPr>
        <w:t>, 2015)</w:t>
      </w:r>
      <w:r w:rsidR="00F51296">
        <w:rPr>
          <w:rFonts w:cs="Times New Roman"/>
          <w:szCs w:val="24"/>
        </w:rPr>
        <w:t>.</w:t>
      </w:r>
    </w:p>
    <w:p w14:paraId="0D5C7620" w14:textId="01CBCFB1" w:rsidR="008E61C2" w:rsidRPr="0032755A" w:rsidRDefault="004D6CED" w:rsidP="0021493C">
      <w:pPr>
        <w:spacing w:after="0" w:line="360" w:lineRule="auto"/>
        <w:jc w:val="both"/>
        <w:rPr>
          <w:rFonts w:cs="Times New Roman"/>
          <w:szCs w:val="24"/>
        </w:rPr>
      </w:pPr>
      <w:r w:rsidRPr="0032755A">
        <w:rPr>
          <w:rFonts w:cs="Times New Roman"/>
          <w:szCs w:val="24"/>
        </w:rPr>
        <w:lastRenderedPageBreak/>
        <w:tab/>
      </w:r>
      <w:r w:rsidR="00F848A3" w:rsidRPr="0032755A">
        <w:rPr>
          <w:rFonts w:cs="Times New Roman"/>
          <w:szCs w:val="24"/>
        </w:rPr>
        <w:t xml:space="preserve">Com o advento da terapia direcionada, a sobrevivência </w:t>
      </w:r>
      <w:r w:rsidR="00D41090" w:rsidRPr="0032755A">
        <w:rPr>
          <w:rFonts w:cs="Times New Roman"/>
          <w:szCs w:val="24"/>
        </w:rPr>
        <w:t xml:space="preserve">de </w:t>
      </w:r>
      <w:r w:rsidR="00D41090">
        <w:rPr>
          <w:rFonts w:cs="Times New Roman"/>
          <w:szCs w:val="24"/>
        </w:rPr>
        <w:t xml:space="preserve">até </w:t>
      </w:r>
      <w:r w:rsidR="00D41090" w:rsidRPr="0032755A">
        <w:rPr>
          <w:rFonts w:cs="Times New Roman"/>
          <w:szCs w:val="24"/>
        </w:rPr>
        <w:t>5 anos após o diagnóstico de linfoma</w:t>
      </w:r>
      <w:r w:rsidR="00D41090">
        <w:rPr>
          <w:rFonts w:cs="Times New Roman"/>
          <w:szCs w:val="24"/>
        </w:rPr>
        <w:t xml:space="preserve"> ou de leucemia </w:t>
      </w:r>
      <w:r w:rsidR="0029317A">
        <w:rPr>
          <w:rFonts w:cs="Times New Roman"/>
          <w:szCs w:val="24"/>
        </w:rPr>
        <w:t>do</w:t>
      </w:r>
      <w:r w:rsidR="00D41090">
        <w:rPr>
          <w:rFonts w:cs="Times New Roman"/>
          <w:szCs w:val="24"/>
        </w:rPr>
        <w:t>s</w:t>
      </w:r>
      <w:r w:rsidR="0029317A">
        <w:rPr>
          <w:rFonts w:cs="Times New Roman"/>
          <w:szCs w:val="24"/>
        </w:rPr>
        <w:t xml:space="preserve"> pacientes pediátricos</w:t>
      </w:r>
      <w:r w:rsidR="00A92FE4">
        <w:rPr>
          <w:rFonts w:cs="Times New Roman"/>
          <w:szCs w:val="24"/>
        </w:rPr>
        <w:t>, nos seus primeiros 15 anos de vida,</w:t>
      </w:r>
      <w:r w:rsidR="0029317A">
        <w:rPr>
          <w:rFonts w:cs="Times New Roman"/>
          <w:szCs w:val="24"/>
        </w:rPr>
        <w:t xml:space="preserve"> </w:t>
      </w:r>
      <w:r w:rsidR="00F848A3" w:rsidRPr="0032755A">
        <w:rPr>
          <w:rFonts w:cs="Times New Roman"/>
          <w:szCs w:val="24"/>
        </w:rPr>
        <w:t>melhorou para 70-80%</w:t>
      </w:r>
      <w:r w:rsidR="00596FDF" w:rsidRPr="0032755A">
        <w:rPr>
          <w:rFonts w:cs="Times New Roman"/>
          <w:szCs w:val="24"/>
        </w:rPr>
        <w:t xml:space="preserve"> e </w:t>
      </w:r>
      <w:r w:rsidR="00E73AE1">
        <w:rPr>
          <w:rFonts w:cs="Times New Roman"/>
          <w:szCs w:val="24"/>
        </w:rPr>
        <w:t xml:space="preserve">aproximadamente </w:t>
      </w:r>
      <w:r w:rsidR="00D54EE2" w:rsidRPr="0032755A">
        <w:rPr>
          <w:rFonts w:cs="Times New Roman"/>
          <w:szCs w:val="24"/>
        </w:rPr>
        <w:t>90%</w:t>
      </w:r>
      <w:r w:rsidR="00E73AE1">
        <w:rPr>
          <w:rFonts w:cs="Times New Roman"/>
          <w:szCs w:val="24"/>
        </w:rPr>
        <w:t xml:space="preserve"> dos casos, respectivamente. Dessa forma, o</w:t>
      </w:r>
      <w:r w:rsidR="00F848A3" w:rsidRPr="0032755A">
        <w:rPr>
          <w:rFonts w:cs="Times New Roman"/>
          <w:szCs w:val="24"/>
        </w:rPr>
        <w:t xml:space="preserve"> diagnóstico precoce </w:t>
      </w:r>
      <w:r w:rsidR="001228C4">
        <w:rPr>
          <w:rFonts w:cs="Times New Roman"/>
          <w:szCs w:val="24"/>
        </w:rPr>
        <w:t xml:space="preserve">contendo tanto a </w:t>
      </w:r>
      <w:r w:rsidR="00F848A3" w:rsidRPr="0032755A">
        <w:rPr>
          <w:rFonts w:cs="Times New Roman"/>
          <w:szCs w:val="24"/>
        </w:rPr>
        <w:t xml:space="preserve">completa </w:t>
      </w:r>
      <w:proofErr w:type="spellStart"/>
      <w:r w:rsidR="00F848A3" w:rsidRPr="0032755A">
        <w:rPr>
          <w:rFonts w:cs="Times New Roman"/>
          <w:szCs w:val="24"/>
        </w:rPr>
        <w:t>imunohistoquímica</w:t>
      </w:r>
      <w:proofErr w:type="spellEnd"/>
      <w:r w:rsidR="00F848A3" w:rsidRPr="0032755A">
        <w:rPr>
          <w:rFonts w:cs="Times New Roman"/>
          <w:szCs w:val="24"/>
        </w:rPr>
        <w:t xml:space="preserve"> </w:t>
      </w:r>
      <w:r w:rsidR="001228C4">
        <w:rPr>
          <w:rFonts w:cs="Times New Roman"/>
          <w:szCs w:val="24"/>
        </w:rPr>
        <w:t xml:space="preserve">como o </w:t>
      </w:r>
      <w:r w:rsidR="00F848A3" w:rsidRPr="0032755A">
        <w:rPr>
          <w:rFonts w:cs="Times New Roman"/>
          <w:szCs w:val="24"/>
        </w:rPr>
        <w:t xml:space="preserve">perfil molecular do tumor </w:t>
      </w:r>
      <w:r w:rsidR="001228C4">
        <w:rPr>
          <w:rFonts w:cs="Times New Roman"/>
          <w:szCs w:val="24"/>
        </w:rPr>
        <w:t>são de extrema importância</w:t>
      </w:r>
      <w:r w:rsidR="00D32DE7">
        <w:rPr>
          <w:rFonts w:cs="Times New Roman"/>
          <w:szCs w:val="24"/>
        </w:rPr>
        <w:t xml:space="preserve"> para o tratamento</w:t>
      </w:r>
      <w:r w:rsidR="001228C4">
        <w:rPr>
          <w:rFonts w:cs="Times New Roman"/>
          <w:szCs w:val="24"/>
        </w:rPr>
        <w:t xml:space="preserve"> </w:t>
      </w:r>
      <w:r w:rsidR="00F848A3" w:rsidRPr="0032755A">
        <w:rPr>
          <w:rFonts w:cs="Times New Roman"/>
          <w:szCs w:val="24"/>
        </w:rPr>
        <w:t>(</w:t>
      </w:r>
      <w:r w:rsidR="007A662F" w:rsidRPr="0032755A">
        <w:rPr>
          <w:rFonts w:cs="Times New Roman"/>
          <w:szCs w:val="24"/>
        </w:rPr>
        <w:t>BRAYLEY</w:t>
      </w:r>
      <w:r w:rsidR="00B40C9B" w:rsidRPr="0032755A">
        <w:rPr>
          <w:rFonts w:cs="Times New Roman"/>
          <w:szCs w:val="24"/>
        </w:rPr>
        <w:t xml:space="preserve"> </w:t>
      </w:r>
      <w:r w:rsidR="00981419" w:rsidRPr="00981419">
        <w:rPr>
          <w:rFonts w:cs="Times New Roman"/>
          <w:i/>
          <w:iCs/>
          <w:szCs w:val="24"/>
        </w:rPr>
        <w:t>et al</w:t>
      </w:r>
      <w:r w:rsidR="00B40C9B" w:rsidRPr="0009141E">
        <w:rPr>
          <w:rFonts w:cs="Times New Roman"/>
          <w:i/>
          <w:szCs w:val="24"/>
        </w:rPr>
        <w:t>.</w:t>
      </w:r>
      <w:r w:rsidR="00B40C9B" w:rsidRPr="0032755A">
        <w:rPr>
          <w:rFonts w:cs="Times New Roman"/>
          <w:szCs w:val="24"/>
        </w:rPr>
        <w:t xml:space="preserve">, 2019; </w:t>
      </w:r>
      <w:r w:rsidR="007A662F" w:rsidRPr="0032755A">
        <w:rPr>
          <w:rFonts w:cs="Times New Roman"/>
          <w:szCs w:val="24"/>
        </w:rPr>
        <w:t>GATTA</w:t>
      </w:r>
      <w:r w:rsidR="00F848A3" w:rsidRPr="0032755A">
        <w:rPr>
          <w:rFonts w:cs="Times New Roman"/>
          <w:szCs w:val="24"/>
        </w:rPr>
        <w:t xml:space="preserve"> </w:t>
      </w:r>
      <w:r w:rsidR="00981419" w:rsidRPr="00981419">
        <w:rPr>
          <w:rFonts w:cs="Times New Roman"/>
          <w:i/>
          <w:iCs/>
          <w:szCs w:val="24"/>
        </w:rPr>
        <w:t>et al</w:t>
      </w:r>
      <w:r w:rsidR="00F848A3" w:rsidRPr="0009141E">
        <w:rPr>
          <w:rFonts w:cs="Times New Roman"/>
          <w:i/>
          <w:szCs w:val="24"/>
        </w:rPr>
        <w:t>.</w:t>
      </w:r>
      <w:r w:rsidR="00F848A3" w:rsidRPr="0032755A">
        <w:rPr>
          <w:rFonts w:cs="Times New Roman"/>
          <w:szCs w:val="24"/>
        </w:rPr>
        <w:t xml:space="preserve">, 2005). </w:t>
      </w:r>
      <w:r w:rsidR="004F342F" w:rsidRPr="0032755A">
        <w:rPr>
          <w:rFonts w:cs="Times New Roman"/>
          <w:szCs w:val="24"/>
        </w:rPr>
        <w:t xml:space="preserve">O manejo inicial </w:t>
      </w:r>
      <w:r w:rsidR="00773DA7">
        <w:rPr>
          <w:rFonts w:cs="Times New Roman"/>
          <w:szCs w:val="24"/>
        </w:rPr>
        <w:t xml:space="preserve">dos sintomas </w:t>
      </w:r>
      <w:r w:rsidR="004F342F" w:rsidRPr="0032755A">
        <w:rPr>
          <w:rFonts w:cs="Times New Roman"/>
          <w:szCs w:val="24"/>
        </w:rPr>
        <w:t xml:space="preserve">se concentra no tratamento de quaisquer complicações causadas pela malignidade </w:t>
      </w:r>
      <w:r w:rsidR="00683B70">
        <w:rPr>
          <w:rFonts w:cs="Times New Roman"/>
          <w:szCs w:val="24"/>
        </w:rPr>
        <w:t xml:space="preserve">do tumor </w:t>
      </w:r>
      <w:r w:rsidR="004F342F" w:rsidRPr="0032755A">
        <w:rPr>
          <w:rFonts w:cs="Times New Roman"/>
          <w:szCs w:val="24"/>
        </w:rPr>
        <w:t>e na estabilização da criança antes de iniciar a terapia específica</w:t>
      </w:r>
      <w:r w:rsidR="008B1235" w:rsidRPr="0032755A">
        <w:rPr>
          <w:rFonts w:cs="Times New Roman"/>
          <w:szCs w:val="24"/>
        </w:rPr>
        <w:t xml:space="preserve">. </w:t>
      </w:r>
      <w:r w:rsidR="0003754D" w:rsidRPr="0032755A">
        <w:rPr>
          <w:rFonts w:cs="Times New Roman"/>
          <w:szCs w:val="24"/>
        </w:rPr>
        <w:t xml:space="preserve">A </w:t>
      </w:r>
      <w:r w:rsidR="00A169E8">
        <w:rPr>
          <w:rFonts w:cs="Times New Roman"/>
          <w:szCs w:val="24"/>
        </w:rPr>
        <w:t>QT</w:t>
      </w:r>
      <w:r w:rsidR="0003754D" w:rsidRPr="0032755A">
        <w:rPr>
          <w:rFonts w:cs="Times New Roman"/>
          <w:szCs w:val="24"/>
        </w:rPr>
        <w:t xml:space="preserve"> é o principal elemento do tratamento para o câncer infantil. Este tratamento tem como mecanismo fundamental a inibição não-seletiva da proliferação celular</w:t>
      </w:r>
      <w:r w:rsidR="008E61C2" w:rsidRPr="0032755A">
        <w:rPr>
          <w:rFonts w:cs="Times New Roman"/>
          <w:szCs w:val="24"/>
        </w:rPr>
        <w:t>,</w:t>
      </w:r>
      <w:r w:rsidR="0003754D" w:rsidRPr="0032755A">
        <w:rPr>
          <w:rFonts w:cs="Times New Roman"/>
          <w:szCs w:val="24"/>
        </w:rPr>
        <w:t xml:space="preserve"> isto porque a maior parte dos alvos moleculares sobre os quais os quimioterápicos atuam estão também presentes em células não-tumorais, de forma que esses agentes apresentam baixa ou nenhuma seletividade (</w:t>
      </w:r>
      <w:r w:rsidR="007A662F" w:rsidRPr="0032755A">
        <w:rPr>
          <w:rFonts w:cs="Times New Roman"/>
          <w:szCs w:val="24"/>
        </w:rPr>
        <w:t xml:space="preserve">RUHLE </w:t>
      </w:r>
      <w:r w:rsidR="00981419" w:rsidRPr="00981419">
        <w:rPr>
          <w:rFonts w:cs="Times New Roman"/>
          <w:i/>
          <w:iCs/>
          <w:szCs w:val="24"/>
        </w:rPr>
        <w:t>et al</w:t>
      </w:r>
      <w:r w:rsidR="00E91511" w:rsidRPr="0009141E">
        <w:rPr>
          <w:rFonts w:cs="Times New Roman"/>
          <w:i/>
          <w:szCs w:val="24"/>
        </w:rPr>
        <w:t>.</w:t>
      </w:r>
      <w:r w:rsidR="001B0B7F" w:rsidRPr="0032755A">
        <w:rPr>
          <w:rFonts w:cs="Times New Roman"/>
          <w:szCs w:val="24"/>
        </w:rPr>
        <w:t>, 2018</w:t>
      </w:r>
      <w:r w:rsidR="00844134">
        <w:rPr>
          <w:rFonts w:cs="Times New Roman"/>
          <w:szCs w:val="24"/>
        </w:rPr>
        <w:t>).</w:t>
      </w:r>
      <w:r w:rsidR="0003754D" w:rsidRPr="0032755A">
        <w:rPr>
          <w:rFonts w:cs="Times New Roman"/>
          <w:szCs w:val="24"/>
        </w:rPr>
        <w:t xml:space="preserve"> </w:t>
      </w:r>
    </w:p>
    <w:p w14:paraId="696E86BD" w14:textId="558C10FD" w:rsidR="00636E81" w:rsidRDefault="008E61C2" w:rsidP="00C25DFF">
      <w:pPr>
        <w:spacing w:after="0" w:line="360" w:lineRule="auto"/>
        <w:jc w:val="both"/>
        <w:rPr>
          <w:rFonts w:cs="Times New Roman"/>
          <w:szCs w:val="24"/>
        </w:rPr>
      </w:pPr>
      <w:r w:rsidRPr="0032755A">
        <w:rPr>
          <w:rFonts w:cs="Times New Roman"/>
          <w:szCs w:val="24"/>
        </w:rPr>
        <w:tab/>
      </w:r>
      <w:r w:rsidR="00192514" w:rsidRPr="0032755A">
        <w:rPr>
          <w:rFonts w:cs="Times New Roman"/>
          <w:szCs w:val="24"/>
        </w:rPr>
        <w:t xml:space="preserve">Os fármacos utilizados na </w:t>
      </w:r>
      <w:r w:rsidR="00A169E8">
        <w:rPr>
          <w:rFonts w:cs="Times New Roman"/>
          <w:szCs w:val="24"/>
        </w:rPr>
        <w:t xml:space="preserve">QT </w:t>
      </w:r>
      <w:r w:rsidR="00192514" w:rsidRPr="0032755A">
        <w:rPr>
          <w:rFonts w:cs="Times New Roman"/>
          <w:szCs w:val="24"/>
        </w:rPr>
        <w:t xml:space="preserve">para o paciente </w:t>
      </w:r>
      <w:proofErr w:type="spellStart"/>
      <w:r w:rsidR="00192514" w:rsidRPr="0032755A">
        <w:rPr>
          <w:rFonts w:cs="Times New Roman"/>
          <w:szCs w:val="24"/>
        </w:rPr>
        <w:t>oncopediátrico</w:t>
      </w:r>
      <w:proofErr w:type="spellEnd"/>
      <w:r w:rsidR="0003754D" w:rsidRPr="0032755A">
        <w:rPr>
          <w:rFonts w:cs="Times New Roman"/>
          <w:szCs w:val="24"/>
        </w:rPr>
        <w:t xml:space="preserve"> exibem, de modo geral, estreitas janelas terapêuticas e, portanto</w:t>
      </w:r>
      <w:r w:rsidR="007366A4" w:rsidRPr="0032755A">
        <w:rPr>
          <w:rFonts w:cs="Times New Roman"/>
          <w:szCs w:val="24"/>
        </w:rPr>
        <w:t>,</w:t>
      </w:r>
      <w:r w:rsidR="0003754D" w:rsidRPr="0032755A">
        <w:rPr>
          <w:rFonts w:cs="Times New Roman"/>
          <w:szCs w:val="24"/>
        </w:rPr>
        <w:t xml:space="preserve"> as diferenças entre as doses que produzem o efeito antitumoral e as que causam toxicidade são bastante pequenas. </w:t>
      </w:r>
      <w:r w:rsidR="008B719D">
        <w:rPr>
          <w:rFonts w:cs="Times New Roman"/>
          <w:szCs w:val="24"/>
        </w:rPr>
        <w:t>Por este motivo</w:t>
      </w:r>
      <w:r w:rsidR="0003754D" w:rsidRPr="0032755A">
        <w:rPr>
          <w:rFonts w:cs="Times New Roman"/>
          <w:szCs w:val="24"/>
        </w:rPr>
        <w:t xml:space="preserve">, a </w:t>
      </w:r>
      <w:r w:rsidR="00A169E8">
        <w:rPr>
          <w:rFonts w:cs="Times New Roman"/>
          <w:szCs w:val="24"/>
        </w:rPr>
        <w:t xml:space="preserve">QT </w:t>
      </w:r>
      <w:r w:rsidR="0003754D" w:rsidRPr="0032755A">
        <w:rPr>
          <w:rFonts w:cs="Times New Roman"/>
          <w:szCs w:val="24"/>
        </w:rPr>
        <w:t>tem sido associada a uma série de efeitos adversos que podem levar à modificação ou interrupção do tratamento quimioterápico resultando na redução d</w:t>
      </w:r>
      <w:r w:rsidR="00162D31">
        <w:rPr>
          <w:rFonts w:cs="Times New Roman"/>
          <w:szCs w:val="24"/>
        </w:rPr>
        <w:t>a</w:t>
      </w:r>
      <w:r w:rsidR="0003754D" w:rsidRPr="0032755A">
        <w:rPr>
          <w:rFonts w:cs="Times New Roman"/>
          <w:szCs w:val="24"/>
        </w:rPr>
        <w:t xml:space="preserve"> qualidade de vida e/ou </w:t>
      </w:r>
      <w:r w:rsidR="00162D31">
        <w:rPr>
          <w:rFonts w:cs="Times New Roman"/>
          <w:szCs w:val="24"/>
        </w:rPr>
        <w:t>d</w:t>
      </w:r>
      <w:r w:rsidR="0003754D" w:rsidRPr="0032755A">
        <w:rPr>
          <w:rFonts w:cs="Times New Roman"/>
          <w:szCs w:val="24"/>
        </w:rPr>
        <w:t>a sobrevida do paciente. Estes efeitos adversos incluem vômito, diarr</w:t>
      </w:r>
      <w:r w:rsidR="00147A74">
        <w:rPr>
          <w:rFonts w:cs="Times New Roman"/>
          <w:szCs w:val="24"/>
        </w:rPr>
        <w:t>e</w:t>
      </w:r>
      <w:r w:rsidR="0003754D" w:rsidRPr="0032755A">
        <w:rPr>
          <w:rFonts w:cs="Times New Roman"/>
          <w:szCs w:val="24"/>
        </w:rPr>
        <w:t>ia, toxicidade hepática</w:t>
      </w:r>
      <w:r w:rsidR="003B648F">
        <w:rPr>
          <w:rFonts w:cs="Times New Roman"/>
          <w:szCs w:val="24"/>
        </w:rPr>
        <w:t xml:space="preserve"> e</w:t>
      </w:r>
      <w:r w:rsidR="008E4238" w:rsidRPr="0032755A">
        <w:rPr>
          <w:rFonts w:cs="Times New Roman"/>
          <w:szCs w:val="24"/>
        </w:rPr>
        <w:t xml:space="preserve"> renal, alopecia,</w:t>
      </w:r>
      <w:r w:rsidR="0003754D" w:rsidRPr="0032755A">
        <w:rPr>
          <w:rFonts w:cs="Times New Roman"/>
          <w:szCs w:val="24"/>
        </w:rPr>
        <w:t xml:space="preserve"> dermatites, </w:t>
      </w:r>
      <w:r w:rsidR="00780DBF">
        <w:rPr>
          <w:rFonts w:cs="Times New Roman"/>
          <w:szCs w:val="24"/>
        </w:rPr>
        <w:t>mucosite oral (MO)</w:t>
      </w:r>
      <w:r w:rsidR="008E4238" w:rsidRPr="0032755A">
        <w:rPr>
          <w:rFonts w:cs="Times New Roman"/>
          <w:szCs w:val="24"/>
        </w:rPr>
        <w:t xml:space="preserve"> </w:t>
      </w:r>
      <w:r w:rsidR="0003754D" w:rsidRPr="0032755A">
        <w:rPr>
          <w:rFonts w:cs="Times New Roman"/>
          <w:szCs w:val="24"/>
        </w:rPr>
        <w:t xml:space="preserve">e </w:t>
      </w:r>
      <w:proofErr w:type="spellStart"/>
      <w:r w:rsidR="0003754D" w:rsidRPr="0032755A">
        <w:rPr>
          <w:rFonts w:cs="Times New Roman"/>
          <w:szCs w:val="24"/>
        </w:rPr>
        <w:t>mielossupressão</w:t>
      </w:r>
      <w:proofErr w:type="spellEnd"/>
      <w:r w:rsidR="00162D31">
        <w:rPr>
          <w:rFonts w:cs="Times New Roman"/>
          <w:szCs w:val="24"/>
        </w:rPr>
        <w:t>.</w:t>
      </w:r>
      <w:r w:rsidR="0003754D" w:rsidRPr="0032755A">
        <w:rPr>
          <w:rFonts w:cs="Times New Roman"/>
          <w:szCs w:val="24"/>
        </w:rPr>
        <w:t xml:space="preserve"> Por vezes, </w:t>
      </w:r>
      <w:r w:rsidR="00162D31">
        <w:rPr>
          <w:rFonts w:cs="Times New Roman"/>
          <w:szCs w:val="24"/>
        </w:rPr>
        <w:t>grave</w:t>
      </w:r>
      <w:r w:rsidR="0003754D" w:rsidRPr="0032755A">
        <w:rPr>
          <w:rFonts w:cs="Times New Roman"/>
          <w:szCs w:val="24"/>
        </w:rPr>
        <w:t xml:space="preserve"> toxicidade é observada após o uso de doses necessárias para a obtenção dos efeitos terapêuticos. O aprimoramento da </w:t>
      </w:r>
      <w:r w:rsidR="00A169E8">
        <w:rPr>
          <w:rFonts w:cs="Times New Roman"/>
          <w:szCs w:val="24"/>
        </w:rPr>
        <w:t>QT</w:t>
      </w:r>
      <w:r w:rsidR="0003754D" w:rsidRPr="0032755A">
        <w:rPr>
          <w:rFonts w:cs="Times New Roman"/>
          <w:szCs w:val="24"/>
        </w:rPr>
        <w:t xml:space="preserve"> está relacionado ao aumento da distância entre as curvas ‘dose x resposta’ e ‘dose x toxicidade’. Além da toxicidade, outro problema que ocorre frente ao tratamento quimioterápico convencional é a resistência às drogas, que ocorre </w:t>
      </w:r>
      <w:r w:rsidR="00780DBF">
        <w:rPr>
          <w:rFonts w:cs="Times New Roman"/>
          <w:szCs w:val="24"/>
        </w:rPr>
        <w:t xml:space="preserve">mesmo com </w:t>
      </w:r>
      <w:r w:rsidR="0003754D" w:rsidRPr="0032755A">
        <w:rPr>
          <w:rFonts w:cs="Times New Roman"/>
          <w:szCs w:val="24"/>
        </w:rPr>
        <w:t xml:space="preserve">o uso da </w:t>
      </w:r>
      <w:proofErr w:type="spellStart"/>
      <w:r w:rsidR="0003754D" w:rsidRPr="0032755A">
        <w:rPr>
          <w:rFonts w:cs="Times New Roman"/>
          <w:szCs w:val="24"/>
        </w:rPr>
        <w:t>poli</w:t>
      </w:r>
      <w:r w:rsidR="00A169E8">
        <w:rPr>
          <w:rFonts w:cs="Times New Roman"/>
          <w:szCs w:val="24"/>
        </w:rPr>
        <w:t>quimioterapia</w:t>
      </w:r>
      <w:proofErr w:type="spellEnd"/>
      <w:r w:rsidR="00780DBF">
        <w:rPr>
          <w:rFonts w:cs="Times New Roman"/>
          <w:szCs w:val="24"/>
        </w:rPr>
        <w:t>,</w:t>
      </w:r>
      <w:r w:rsidR="0003754D" w:rsidRPr="0032755A">
        <w:rPr>
          <w:rFonts w:cs="Times New Roman"/>
          <w:szCs w:val="24"/>
        </w:rPr>
        <w:t xml:space="preserve"> que tem por objetivo atingir diferentes alvos moleculares e vias intracelulares justamente para reduzir </w:t>
      </w:r>
      <w:r w:rsidR="00DD2B1B">
        <w:rPr>
          <w:rFonts w:cs="Times New Roman"/>
          <w:szCs w:val="24"/>
        </w:rPr>
        <w:t>a</w:t>
      </w:r>
      <w:r w:rsidR="0003754D" w:rsidRPr="0032755A">
        <w:rPr>
          <w:rFonts w:cs="Times New Roman"/>
          <w:szCs w:val="24"/>
        </w:rPr>
        <w:t xml:space="preserve"> probabilidade</w:t>
      </w:r>
      <w:r w:rsidR="00F53D34" w:rsidRPr="0032755A">
        <w:rPr>
          <w:rFonts w:cs="Times New Roman"/>
          <w:szCs w:val="24"/>
        </w:rPr>
        <w:t xml:space="preserve"> </w:t>
      </w:r>
      <w:r w:rsidR="00DD2B1B">
        <w:rPr>
          <w:rFonts w:cs="Times New Roman"/>
          <w:szCs w:val="24"/>
        </w:rPr>
        <w:t xml:space="preserve">de isso ocorrer </w:t>
      </w:r>
      <w:r w:rsidR="00A91608" w:rsidRPr="0032755A">
        <w:rPr>
          <w:rFonts w:cs="Times New Roman"/>
          <w:szCs w:val="24"/>
        </w:rPr>
        <w:t>(</w:t>
      </w:r>
      <w:r w:rsidR="008859BA" w:rsidRPr="0032755A">
        <w:rPr>
          <w:rFonts w:cs="Times New Roman"/>
          <w:szCs w:val="24"/>
        </w:rPr>
        <w:t xml:space="preserve">LIU </w:t>
      </w:r>
      <w:r w:rsidR="008859BA" w:rsidRPr="00981419">
        <w:rPr>
          <w:rFonts w:cs="Times New Roman"/>
          <w:i/>
          <w:iCs/>
          <w:szCs w:val="24"/>
        </w:rPr>
        <w:t>et al</w:t>
      </w:r>
      <w:r w:rsidR="008859BA" w:rsidRPr="0009141E">
        <w:rPr>
          <w:rFonts w:cs="Times New Roman"/>
          <w:i/>
          <w:szCs w:val="24"/>
        </w:rPr>
        <w:t>.</w:t>
      </w:r>
      <w:r w:rsidR="008859BA" w:rsidRPr="0032755A">
        <w:rPr>
          <w:rFonts w:cs="Times New Roman"/>
          <w:szCs w:val="24"/>
        </w:rPr>
        <w:t>, 201</w:t>
      </w:r>
      <w:r w:rsidR="008859BA">
        <w:rPr>
          <w:rFonts w:cs="Times New Roman"/>
          <w:szCs w:val="24"/>
        </w:rPr>
        <w:t xml:space="preserve">7; </w:t>
      </w:r>
      <w:r w:rsidR="007A662F" w:rsidRPr="0032755A">
        <w:rPr>
          <w:rFonts w:cs="Times New Roman"/>
          <w:szCs w:val="24"/>
        </w:rPr>
        <w:t>RUHLE</w:t>
      </w:r>
      <w:r w:rsidR="00A91608" w:rsidRPr="0032755A">
        <w:rPr>
          <w:rFonts w:cs="Times New Roman"/>
          <w:szCs w:val="24"/>
        </w:rPr>
        <w:t xml:space="preserve"> </w:t>
      </w:r>
      <w:r w:rsidR="00981419" w:rsidRPr="00981419">
        <w:rPr>
          <w:rFonts w:cs="Times New Roman"/>
          <w:i/>
          <w:iCs/>
          <w:szCs w:val="24"/>
        </w:rPr>
        <w:t>et al</w:t>
      </w:r>
      <w:r w:rsidR="00A91608" w:rsidRPr="0009141E">
        <w:rPr>
          <w:rFonts w:cs="Times New Roman"/>
          <w:i/>
          <w:szCs w:val="24"/>
        </w:rPr>
        <w:t>.</w:t>
      </w:r>
      <w:r w:rsidR="00A91608" w:rsidRPr="0032755A">
        <w:rPr>
          <w:rFonts w:cs="Times New Roman"/>
          <w:szCs w:val="24"/>
        </w:rPr>
        <w:t>, 2018).</w:t>
      </w:r>
      <w:r w:rsidR="00A91608" w:rsidRPr="0032755A" w:rsidDel="00A91608">
        <w:rPr>
          <w:rFonts w:cs="Times New Roman"/>
          <w:szCs w:val="24"/>
        </w:rPr>
        <w:t xml:space="preserve"> </w:t>
      </w:r>
      <w:r w:rsidR="0003754D" w:rsidRPr="0032755A">
        <w:rPr>
          <w:rFonts w:cs="Times New Roman"/>
          <w:szCs w:val="24"/>
        </w:rPr>
        <w:t xml:space="preserve">Dentre os diversos quimioterápicos </w:t>
      </w:r>
      <w:r w:rsidR="007D0FCD">
        <w:rPr>
          <w:rFonts w:cs="Times New Roman"/>
          <w:szCs w:val="24"/>
        </w:rPr>
        <w:t xml:space="preserve">comercialmente disponíveis, </w:t>
      </w:r>
      <w:r w:rsidR="0003754D" w:rsidRPr="0032755A">
        <w:rPr>
          <w:rFonts w:cs="Times New Roman"/>
          <w:szCs w:val="24"/>
        </w:rPr>
        <w:t xml:space="preserve">o metotrexato (MTX), a ciclofosfamida e </w:t>
      </w:r>
      <w:r w:rsidR="00907AA2">
        <w:rPr>
          <w:rFonts w:cs="Times New Roman"/>
          <w:szCs w:val="24"/>
        </w:rPr>
        <w:t xml:space="preserve">a </w:t>
      </w:r>
      <w:r w:rsidR="0003754D" w:rsidRPr="0032755A">
        <w:rPr>
          <w:rFonts w:cs="Times New Roman"/>
          <w:szCs w:val="24"/>
        </w:rPr>
        <w:t xml:space="preserve">doxorrubicina são de relevância no presente estudo, uma vez que são amplamente utilizados no tratamento de doenças malignas da infância e desencadeiam efeitos adversos </w:t>
      </w:r>
      <w:r w:rsidR="00907AA2">
        <w:rPr>
          <w:rFonts w:cs="Times New Roman"/>
          <w:szCs w:val="24"/>
        </w:rPr>
        <w:t xml:space="preserve">bastante importantes </w:t>
      </w:r>
      <w:r w:rsidR="0003754D" w:rsidRPr="0032755A">
        <w:rPr>
          <w:rFonts w:cs="Times New Roman"/>
          <w:szCs w:val="24"/>
        </w:rPr>
        <w:t xml:space="preserve">dentre </w:t>
      </w:r>
      <w:r w:rsidR="00907AA2">
        <w:rPr>
          <w:rFonts w:cs="Times New Roman"/>
          <w:szCs w:val="24"/>
        </w:rPr>
        <w:t>os quais destaca-se</w:t>
      </w:r>
      <w:r w:rsidR="0003754D" w:rsidRPr="0032755A">
        <w:rPr>
          <w:rFonts w:cs="Times New Roman"/>
          <w:szCs w:val="24"/>
        </w:rPr>
        <w:t xml:space="preserve"> a </w:t>
      </w:r>
      <w:r w:rsidR="00555098" w:rsidRPr="0032755A">
        <w:rPr>
          <w:rFonts w:cs="Times New Roman"/>
          <w:szCs w:val="24"/>
        </w:rPr>
        <w:t>MO</w:t>
      </w:r>
      <w:r w:rsidR="0003754D" w:rsidRPr="0032755A">
        <w:rPr>
          <w:rFonts w:cs="Times New Roman"/>
          <w:szCs w:val="24"/>
        </w:rPr>
        <w:t xml:space="preserve"> (</w:t>
      </w:r>
      <w:r w:rsidR="007A662F" w:rsidRPr="0032755A">
        <w:rPr>
          <w:rFonts w:cs="Times New Roman"/>
          <w:szCs w:val="24"/>
        </w:rPr>
        <w:t>CINASEURO</w:t>
      </w:r>
      <w:r w:rsidR="00DC29EF" w:rsidRPr="0032755A">
        <w:rPr>
          <w:rFonts w:cs="Times New Roman"/>
          <w:szCs w:val="24"/>
        </w:rPr>
        <w:t xml:space="preserve"> </w:t>
      </w:r>
      <w:r w:rsidR="00981419" w:rsidRPr="00981419">
        <w:rPr>
          <w:rFonts w:cs="Times New Roman"/>
          <w:i/>
          <w:iCs/>
          <w:szCs w:val="24"/>
        </w:rPr>
        <w:t>et al</w:t>
      </w:r>
      <w:r w:rsidR="00DC29EF" w:rsidRPr="0032755A">
        <w:rPr>
          <w:rFonts w:cs="Times New Roman"/>
          <w:szCs w:val="24"/>
        </w:rPr>
        <w:t>., 2017</w:t>
      </w:r>
      <w:r w:rsidR="002118E0" w:rsidRPr="0032755A">
        <w:rPr>
          <w:rFonts w:cs="Times New Roman"/>
          <w:szCs w:val="24"/>
        </w:rPr>
        <w:t xml:space="preserve">; </w:t>
      </w:r>
      <w:r w:rsidR="007A662F" w:rsidRPr="0032755A">
        <w:rPr>
          <w:rFonts w:cs="Times New Roman"/>
          <w:szCs w:val="24"/>
        </w:rPr>
        <w:t>LIU</w:t>
      </w:r>
      <w:r w:rsidR="004D6CED" w:rsidRPr="00FE5856">
        <w:rPr>
          <w:rFonts w:cs="Times New Roman"/>
          <w:szCs w:val="24"/>
        </w:rPr>
        <w:t xml:space="preserve"> </w:t>
      </w:r>
      <w:r w:rsidR="00981419" w:rsidRPr="00981419">
        <w:rPr>
          <w:rFonts w:cs="Times New Roman"/>
          <w:i/>
          <w:iCs/>
          <w:szCs w:val="24"/>
        </w:rPr>
        <w:t>et al</w:t>
      </w:r>
      <w:r w:rsidR="004D6CED" w:rsidRPr="00FE5856">
        <w:rPr>
          <w:rFonts w:cs="Times New Roman"/>
          <w:i/>
          <w:iCs/>
          <w:szCs w:val="24"/>
        </w:rPr>
        <w:t>.</w:t>
      </w:r>
      <w:r w:rsidR="004D6CED" w:rsidRPr="00FE5856">
        <w:rPr>
          <w:rFonts w:cs="Times New Roman"/>
          <w:szCs w:val="24"/>
        </w:rPr>
        <w:t>, 201</w:t>
      </w:r>
      <w:r w:rsidR="00844134">
        <w:rPr>
          <w:rFonts w:cs="Times New Roman"/>
          <w:szCs w:val="24"/>
        </w:rPr>
        <w:t>7).</w:t>
      </w:r>
    </w:p>
    <w:p w14:paraId="2BFF0291" w14:textId="21D530D3" w:rsidR="00D62D7B" w:rsidRPr="00636E81" w:rsidRDefault="00D62D7B">
      <w:pPr>
        <w:spacing w:after="0" w:line="360" w:lineRule="auto"/>
        <w:ind w:firstLine="708"/>
        <w:jc w:val="both"/>
        <w:rPr>
          <w:rFonts w:cs="Times New Roman"/>
          <w:szCs w:val="24"/>
        </w:rPr>
      </w:pPr>
      <w:r w:rsidRPr="0032755A">
        <w:t xml:space="preserve">O MTX é um agente </w:t>
      </w:r>
      <w:proofErr w:type="spellStart"/>
      <w:r w:rsidRPr="0032755A">
        <w:t>antimetabólito</w:t>
      </w:r>
      <w:proofErr w:type="spellEnd"/>
      <w:r w:rsidRPr="0032755A">
        <w:t>, análogo do folato,</w:t>
      </w:r>
      <w:r w:rsidR="009348B3">
        <w:t xml:space="preserve"> sendo </w:t>
      </w:r>
      <w:r w:rsidR="00E85A1B" w:rsidRPr="0032755A">
        <w:t xml:space="preserve">uma estratégia de </w:t>
      </w:r>
      <w:r w:rsidR="00A169E8">
        <w:t>QT</w:t>
      </w:r>
      <w:r w:rsidRPr="0032755A">
        <w:t xml:space="preserve"> intravenosa em altas doses (HD</w:t>
      </w:r>
      <w:r w:rsidR="00147A74">
        <w:t>-</w:t>
      </w:r>
      <w:r w:rsidRPr="0032755A">
        <w:t>MTX) para o tratamento de LLA</w:t>
      </w:r>
      <w:r w:rsidR="00A04E69" w:rsidRPr="0032755A">
        <w:t xml:space="preserve"> (</w:t>
      </w:r>
      <w:r w:rsidR="008859BA" w:rsidRPr="0032755A">
        <w:t xml:space="preserve">ASSELIN </w:t>
      </w:r>
      <w:r w:rsidR="008859BA" w:rsidRPr="00981419">
        <w:rPr>
          <w:i/>
          <w:iCs/>
        </w:rPr>
        <w:t>et al</w:t>
      </w:r>
      <w:r w:rsidR="008859BA" w:rsidRPr="0009141E">
        <w:rPr>
          <w:i/>
        </w:rPr>
        <w:t>.</w:t>
      </w:r>
      <w:r w:rsidR="008859BA" w:rsidRPr="0032755A">
        <w:t xml:space="preserve">, </w:t>
      </w:r>
      <w:r w:rsidR="008859BA" w:rsidRPr="0032755A">
        <w:lastRenderedPageBreak/>
        <w:t>2011</w:t>
      </w:r>
      <w:r w:rsidR="008859BA">
        <w:t xml:space="preserve">; </w:t>
      </w:r>
      <w:r w:rsidR="007A662F" w:rsidRPr="0032755A">
        <w:t>CHANG</w:t>
      </w:r>
      <w:r w:rsidR="00237167">
        <w:t xml:space="preserve"> </w:t>
      </w:r>
      <w:r w:rsidR="00981419" w:rsidRPr="00981419">
        <w:rPr>
          <w:i/>
          <w:iCs/>
        </w:rPr>
        <w:t>et al</w:t>
      </w:r>
      <w:r w:rsidR="00237167">
        <w:rPr>
          <w:i/>
        </w:rPr>
        <w:t>.</w:t>
      </w:r>
      <w:r w:rsidR="007A662F" w:rsidRPr="0032755A">
        <w:t>,</w:t>
      </w:r>
      <w:r w:rsidR="00237167">
        <w:t xml:space="preserve"> </w:t>
      </w:r>
      <w:r w:rsidR="0012437A" w:rsidRPr="0032755A">
        <w:t>2017</w:t>
      </w:r>
      <w:r w:rsidR="00A04E69" w:rsidRPr="0032755A">
        <w:t>)</w:t>
      </w:r>
      <w:r w:rsidR="00E85A1B" w:rsidRPr="0032755A">
        <w:t xml:space="preserve">. </w:t>
      </w:r>
      <w:r w:rsidR="00610B5B" w:rsidRPr="0032755A">
        <w:t>A farmacocinética do MTX apresenta uma ampla variabilidade interindividual</w:t>
      </w:r>
      <w:r w:rsidR="009348B3">
        <w:t>.</w:t>
      </w:r>
      <w:r w:rsidR="00DF767A" w:rsidRPr="0032755A">
        <w:t xml:space="preserve"> </w:t>
      </w:r>
      <w:r w:rsidR="009348B3">
        <w:t>N</w:t>
      </w:r>
      <w:r w:rsidR="00321331" w:rsidRPr="0032755A">
        <w:t>o entanto</w:t>
      </w:r>
      <w:r w:rsidR="009348B3">
        <w:t>,</w:t>
      </w:r>
      <w:r w:rsidR="00321331" w:rsidRPr="0032755A">
        <w:t xml:space="preserve"> </w:t>
      </w:r>
      <w:r w:rsidR="006976BB">
        <w:t xml:space="preserve">é amplamente divulgado que </w:t>
      </w:r>
      <w:r w:rsidR="00321331" w:rsidRPr="0032755A">
        <w:t xml:space="preserve">tanto </w:t>
      </w:r>
      <w:r w:rsidR="00610B5B" w:rsidRPr="0032755A">
        <w:t>a eficácia</w:t>
      </w:r>
      <w:r w:rsidR="00321331" w:rsidRPr="0032755A">
        <w:t xml:space="preserve"> quanto</w:t>
      </w:r>
      <w:r w:rsidR="00610B5B" w:rsidRPr="0032755A">
        <w:t xml:space="preserve"> a toxicidade </w:t>
      </w:r>
      <w:r w:rsidR="006976BB">
        <w:t>est</w:t>
      </w:r>
      <w:r w:rsidR="00321331" w:rsidRPr="0032755A">
        <w:t>ão</w:t>
      </w:r>
      <w:r w:rsidR="00610B5B" w:rsidRPr="0032755A">
        <w:t xml:space="preserve"> diretamente relacionadas à exposição</w:t>
      </w:r>
      <w:r w:rsidR="006976BB">
        <w:t xml:space="preserve"> ao fármaco</w:t>
      </w:r>
      <w:r w:rsidR="00BB2FFE">
        <w:t xml:space="preserve"> </w:t>
      </w:r>
      <w:r w:rsidR="00BB2FFE" w:rsidRPr="0032755A">
        <w:t>(SCHMIEGELOW, 2009)</w:t>
      </w:r>
      <w:r w:rsidR="00321331" w:rsidRPr="0032755A">
        <w:t>. Por isso</w:t>
      </w:r>
      <w:r w:rsidR="00DF767A" w:rsidRPr="0032755A">
        <w:t>,</w:t>
      </w:r>
      <w:r w:rsidR="00610B5B" w:rsidRPr="0032755A">
        <w:t xml:space="preserve"> é </w:t>
      </w:r>
      <w:r w:rsidR="0039302C" w:rsidRPr="0032755A">
        <w:t xml:space="preserve">fundamental que sejam mantidas </w:t>
      </w:r>
      <w:r w:rsidR="00610B5B" w:rsidRPr="0032755A">
        <w:t>as concentrações plasmáticas de MTX dentro da faixa citotóxica para células leucêmicas, mas abaixo daquelas associadas à toxicidade</w:t>
      </w:r>
      <w:r w:rsidR="0040050E" w:rsidRPr="0032755A">
        <w:t>.</w:t>
      </w:r>
      <w:r w:rsidR="00AC035F" w:rsidRPr="0032755A">
        <w:t xml:space="preserve"> Alterações na eliminação desse fármaco se traduzem em altas concentrações plasmáticas em tempos prolongados, o que pode agravar o desenvolvimento de efeitos adversos</w:t>
      </w:r>
      <w:r w:rsidR="00304431" w:rsidRPr="0032755A">
        <w:t xml:space="preserve"> </w:t>
      </w:r>
      <w:r w:rsidR="00940C88" w:rsidRPr="0032755A">
        <w:t xml:space="preserve">como </w:t>
      </w:r>
      <w:r w:rsidR="009E2445">
        <w:t>danos</w:t>
      </w:r>
      <w:r w:rsidR="00E041F5" w:rsidRPr="0032755A">
        <w:t xml:space="preserve"> funcionais e estruturais</w:t>
      </w:r>
      <w:r w:rsidR="00940C88" w:rsidRPr="0032755A">
        <w:t xml:space="preserve"> ao trato gastrointestinal </w:t>
      </w:r>
      <w:r w:rsidR="00304431" w:rsidRPr="0032755A">
        <w:t>(</w:t>
      </w:r>
      <w:r w:rsidR="008E3369" w:rsidRPr="0032755A">
        <w:t xml:space="preserve">MEDELLIN </w:t>
      </w:r>
      <w:r w:rsidR="00981419" w:rsidRPr="00981419">
        <w:rPr>
          <w:i/>
          <w:iCs/>
        </w:rPr>
        <w:t>et al</w:t>
      </w:r>
      <w:r w:rsidR="008E3369" w:rsidRPr="0009141E">
        <w:rPr>
          <w:i/>
        </w:rPr>
        <w:t>.</w:t>
      </w:r>
      <w:r w:rsidR="008E3369" w:rsidRPr="0032755A">
        <w:t>, 2020</w:t>
      </w:r>
      <w:r w:rsidR="008E3369">
        <w:t xml:space="preserve">; </w:t>
      </w:r>
      <w:r w:rsidR="007A662F" w:rsidRPr="0032755A">
        <w:t>OOSTEROM</w:t>
      </w:r>
      <w:r w:rsidR="00773553">
        <w:t xml:space="preserve"> </w:t>
      </w:r>
      <w:r w:rsidR="00981419" w:rsidRPr="00981419">
        <w:rPr>
          <w:i/>
          <w:iCs/>
        </w:rPr>
        <w:t>et al</w:t>
      </w:r>
      <w:r w:rsidR="00773553">
        <w:rPr>
          <w:i/>
        </w:rPr>
        <w:t>.</w:t>
      </w:r>
      <w:r w:rsidR="007A662F" w:rsidRPr="0032755A">
        <w:t xml:space="preserve">, </w:t>
      </w:r>
      <w:r w:rsidR="00E041F5" w:rsidRPr="00744BF7">
        <w:t>2018</w:t>
      </w:r>
      <w:r w:rsidR="008E3369">
        <w:t>)</w:t>
      </w:r>
      <w:r w:rsidR="00AC035F" w:rsidRPr="0032755A">
        <w:t>.</w:t>
      </w:r>
    </w:p>
    <w:p w14:paraId="6D55FFB8" w14:textId="77777777" w:rsidR="00FE59FA" w:rsidRDefault="00A86287">
      <w:pPr>
        <w:spacing w:after="0" w:line="360" w:lineRule="auto"/>
        <w:ind w:firstLine="708"/>
        <w:jc w:val="both"/>
      </w:pPr>
      <w:r w:rsidRPr="0032755A">
        <w:t>A</w:t>
      </w:r>
      <w:r w:rsidR="001E2824" w:rsidRPr="0032755A">
        <w:t xml:space="preserve"> ciclofosfamida é uma das drogas anticâncer mais antigas</w:t>
      </w:r>
      <w:r w:rsidRPr="0032755A">
        <w:t xml:space="preserve"> </w:t>
      </w:r>
      <w:r w:rsidR="00511155" w:rsidRPr="0032755A">
        <w:t>e se caracteriza como um</w:t>
      </w:r>
      <w:r w:rsidRPr="0032755A">
        <w:t xml:space="preserve"> agente </w:t>
      </w:r>
      <w:proofErr w:type="spellStart"/>
      <w:r w:rsidRPr="0032755A">
        <w:t>alquilante</w:t>
      </w:r>
      <w:proofErr w:type="spellEnd"/>
      <w:r w:rsidRPr="0032755A">
        <w:t>. </w:t>
      </w:r>
      <w:r w:rsidR="00511155" w:rsidRPr="0032755A">
        <w:t xml:space="preserve">Além dos efeitos </w:t>
      </w:r>
      <w:proofErr w:type="spellStart"/>
      <w:r w:rsidR="00511155" w:rsidRPr="0032755A">
        <w:t>antimitóticos</w:t>
      </w:r>
      <w:proofErr w:type="spellEnd"/>
      <w:r w:rsidR="00511155" w:rsidRPr="0032755A">
        <w:t xml:space="preserve"> e </w:t>
      </w:r>
      <w:proofErr w:type="spellStart"/>
      <w:r w:rsidR="00511155" w:rsidRPr="0032755A">
        <w:t>anti-replicativos</w:t>
      </w:r>
      <w:proofErr w:type="spellEnd"/>
      <w:r w:rsidR="00511155" w:rsidRPr="0032755A">
        <w:t>, a ciclofosfamida tem propriedades imunossupressoras e imunomoduladoras.</w:t>
      </w:r>
      <w:r w:rsidR="00874F16" w:rsidRPr="0032755A">
        <w:t xml:space="preserve"> A ação da ciclofosfamida </w:t>
      </w:r>
      <w:r w:rsidR="00D5406D" w:rsidRPr="0032755A">
        <w:t>ocorre</w:t>
      </w:r>
      <w:r w:rsidR="00874F16" w:rsidRPr="0032755A">
        <w:t xml:space="preserve"> independente</w:t>
      </w:r>
      <w:r w:rsidR="00AE3D1C">
        <w:t>mente</w:t>
      </w:r>
      <w:r w:rsidR="00874F16" w:rsidRPr="0032755A">
        <w:t xml:space="preserve"> do ciclo celular, </w:t>
      </w:r>
      <w:r w:rsidR="00AE3D1C">
        <w:t>embora</w:t>
      </w:r>
      <w:r w:rsidR="00AE3D1C" w:rsidRPr="0032755A">
        <w:t xml:space="preserve"> </w:t>
      </w:r>
      <w:r w:rsidR="00874F16" w:rsidRPr="0032755A">
        <w:t xml:space="preserve">as células de proliferação rápida </w:t>
      </w:r>
      <w:r w:rsidR="00AE3D1C">
        <w:t>sejam</w:t>
      </w:r>
      <w:r w:rsidR="00AE3D1C" w:rsidRPr="0032755A">
        <w:t xml:space="preserve"> </w:t>
      </w:r>
      <w:r w:rsidR="00874F16" w:rsidRPr="0032755A">
        <w:t xml:space="preserve">mais sensíveis à </w:t>
      </w:r>
      <w:r w:rsidR="00D5406D" w:rsidRPr="0032755A">
        <w:t xml:space="preserve">sua ação. </w:t>
      </w:r>
      <w:r w:rsidR="00F05AAB" w:rsidRPr="0032755A">
        <w:t xml:space="preserve">Os efeitos colaterais </w:t>
      </w:r>
      <w:r w:rsidR="004B0DCF">
        <w:t xml:space="preserve">mais </w:t>
      </w:r>
      <w:r w:rsidR="00F05AAB" w:rsidRPr="0032755A">
        <w:t>importantes são leuco</w:t>
      </w:r>
      <w:r w:rsidR="004B0DCF">
        <w:t>penia</w:t>
      </w:r>
      <w:r w:rsidR="00F05AAB" w:rsidRPr="0032755A">
        <w:t xml:space="preserve"> e trombocitopenia, anemia, toxicidade da bexiga</w:t>
      </w:r>
      <w:r w:rsidR="004B0DCF">
        <w:t xml:space="preserve"> e do coração</w:t>
      </w:r>
      <w:r w:rsidR="000C089F" w:rsidRPr="0032755A">
        <w:t xml:space="preserve">, sendo todos esses efeitos adversos altamente </w:t>
      </w:r>
      <w:r w:rsidR="004B0DCF">
        <w:t>dose-</w:t>
      </w:r>
      <w:r w:rsidR="000C089F" w:rsidRPr="0032755A">
        <w:t>dependentes</w:t>
      </w:r>
      <w:r w:rsidR="00E60F24" w:rsidRPr="0032755A">
        <w:t xml:space="preserve"> (</w:t>
      </w:r>
      <w:r w:rsidR="007A662F" w:rsidRPr="0032755A">
        <w:t>AHLMANN, HEMPEL,</w:t>
      </w:r>
      <w:r w:rsidR="00E60F24" w:rsidRPr="0032755A">
        <w:t xml:space="preserve"> 2016</w:t>
      </w:r>
      <w:r w:rsidR="00DB1AAE" w:rsidRPr="0032755A">
        <w:t xml:space="preserve">; </w:t>
      </w:r>
      <w:r w:rsidR="007A662F" w:rsidRPr="0032755A">
        <w:t xml:space="preserve">CANDEIAS, GAIPL, </w:t>
      </w:r>
      <w:r w:rsidR="008065FD" w:rsidRPr="0032755A">
        <w:t>2016</w:t>
      </w:r>
      <w:r w:rsidR="00E60F24" w:rsidRPr="0032755A">
        <w:t xml:space="preserve">). </w:t>
      </w:r>
    </w:p>
    <w:p w14:paraId="5CD6BFE3" w14:textId="1650C30E" w:rsidR="005713D8" w:rsidRPr="00FE59FA" w:rsidRDefault="00D5406D">
      <w:pPr>
        <w:spacing w:after="0" w:line="360" w:lineRule="auto"/>
        <w:ind w:firstLine="708"/>
        <w:jc w:val="both"/>
      </w:pPr>
      <w:r w:rsidRPr="0032755A">
        <w:rPr>
          <w:rFonts w:cs="Times New Roman"/>
          <w:szCs w:val="24"/>
        </w:rPr>
        <w:t xml:space="preserve">A </w:t>
      </w:r>
      <w:r w:rsidR="00105E63">
        <w:rPr>
          <w:rFonts w:cs="Times New Roman"/>
          <w:szCs w:val="24"/>
        </w:rPr>
        <w:t>d</w:t>
      </w:r>
      <w:r w:rsidR="004246C4" w:rsidRPr="0032755A">
        <w:rPr>
          <w:rFonts w:cs="Times New Roman"/>
          <w:szCs w:val="24"/>
        </w:rPr>
        <w:t>oxorrubicina</w:t>
      </w:r>
      <w:r w:rsidR="00380AAC" w:rsidRPr="0032755A">
        <w:rPr>
          <w:rFonts w:cs="Times New Roman"/>
          <w:szCs w:val="24"/>
        </w:rPr>
        <w:t xml:space="preserve"> é</w:t>
      </w:r>
      <w:r w:rsidR="004246C4" w:rsidRPr="0032755A">
        <w:rPr>
          <w:rFonts w:cs="Times New Roman"/>
          <w:szCs w:val="24"/>
        </w:rPr>
        <w:t xml:space="preserve"> uma </w:t>
      </w:r>
      <w:proofErr w:type="spellStart"/>
      <w:r w:rsidR="004246C4" w:rsidRPr="0032755A">
        <w:rPr>
          <w:rFonts w:cs="Times New Roman"/>
          <w:szCs w:val="24"/>
        </w:rPr>
        <w:t>antraciclina</w:t>
      </w:r>
      <w:proofErr w:type="spellEnd"/>
      <w:r w:rsidR="004246C4" w:rsidRPr="0032755A">
        <w:rPr>
          <w:rFonts w:cs="Times New Roman"/>
          <w:szCs w:val="24"/>
        </w:rPr>
        <w:t xml:space="preserve"> derivada de bactérias pertencentes ao gênero </w:t>
      </w:r>
      <w:proofErr w:type="spellStart"/>
      <w:r w:rsidR="004246C4" w:rsidRPr="0032755A">
        <w:rPr>
          <w:rStyle w:val="nfase"/>
          <w:rFonts w:cs="Times New Roman"/>
          <w:szCs w:val="24"/>
        </w:rPr>
        <w:t>Streptomyces</w:t>
      </w:r>
      <w:proofErr w:type="spellEnd"/>
      <w:r w:rsidR="004246C4" w:rsidRPr="0032755A">
        <w:rPr>
          <w:rFonts w:cs="Times New Roman"/>
          <w:szCs w:val="24"/>
        </w:rPr>
        <w:t xml:space="preserve">, </w:t>
      </w:r>
      <w:r w:rsidR="009B2903">
        <w:rPr>
          <w:rFonts w:cs="Times New Roman"/>
          <w:szCs w:val="24"/>
        </w:rPr>
        <w:t xml:space="preserve">sendo considerada </w:t>
      </w:r>
      <w:r w:rsidR="004246C4" w:rsidRPr="0032755A">
        <w:rPr>
          <w:rFonts w:cs="Times New Roman"/>
          <w:szCs w:val="24"/>
        </w:rPr>
        <w:t>um agente eficaz comumente u</w:t>
      </w:r>
      <w:r w:rsidR="001131D3" w:rsidRPr="0032755A">
        <w:rPr>
          <w:rFonts w:cs="Times New Roman"/>
          <w:szCs w:val="24"/>
        </w:rPr>
        <w:t>tiliz</w:t>
      </w:r>
      <w:r w:rsidR="004246C4" w:rsidRPr="0032755A">
        <w:rPr>
          <w:rFonts w:cs="Times New Roman"/>
          <w:szCs w:val="24"/>
        </w:rPr>
        <w:t xml:space="preserve">ado para tratar </w:t>
      </w:r>
      <w:r w:rsidR="009B2903">
        <w:rPr>
          <w:rFonts w:cs="Times New Roman"/>
          <w:szCs w:val="24"/>
        </w:rPr>
        <w:t>diversos</w:t>
      </w:r>
      <w:r w:rsidR="009B2903" w:rsidRPr="0032755A">
        <w:rPr>
          <w:rFonts w:cs="Times New Roman"/>
          <w:szCs w:val="24"/>
        </w:rPr>
        <w:t xml:space="preserve"> </w:t>
      </w:r>
      <w:r w:rsidR="004246C4" w:rsidRPr="0032755A">
        <w:rPr>
          <w:rFonts w:cs="Times New Roman"/>
          <w:szCs w:val="24"/>
        </w:rPr>
        <w:t>tipos de câncer</w:t>
      </w:r>
      <w:r w:rsidR="009B2903">
        <w:rPr>
          <w:rFonts w:cs="Times New Roman"/>
          <w:szCs w:val="24"/>
        </w:rPr>
        <w:t>es</w:t>
      </w:r>
      <w:r w:rsidR="00380AAC" w:rsidRPr="0032755A">
        <w:rPr>
          <w:rFonts w:cs="Times New Roman"/>
          <w:szCs w:val="24"/>
        </w:rPr>
        <w:t xml:space="preserve"> (</w:t>
      </w:r>
      <w:r w:rsidR="007A662F" w:rsidRPr="0032755A">
        <w:rPr>
          <w:rFonts w:eastAsia="Times New Roman" w:cs="Times New Roman"/>
          <w:szCs w:val="24"/>
          <w:lang w:eastAsia="pt-BR"/>
        </w:rPr>
        <w:t>KHASRAW, BELL</w:t>
      </w:r>
      <w:r w:rsidR="00380AAC" w:rsidRPr="0032755A">
        <w:rPr>
          <w:rFonts w:eastAsia="Times New Roman" w:cs="Times New Roman"/>
          <w:szCs w:val="24"/>
          <w:lang w:eastAsia="pt-BR"/>
        </w:rPr>
        <w:t xml:space="preserve">, </w:t>
      </w:r>
      <w:r w:rsidR="00CD5634" w:rsidRPr="0032755A">
        <w:rPr>
          <w:rFonts w:eastAsia="Times New Roman" w:cs="Times New Roman"/>
          <w:szCs w:val="24"/>
          <w:lang w:eastAsia="pt-BR"/>
        </w:rPr>
        <w:t>2012)</w:t>
      </w:r>
      <w:r w:rsidR="00380AAC" w:rsidRPr="0032755A">
        <w:rPr>
          <w:rFonts w:cs="Times New Roman"/>
          <w:szCs w:val="24"/>
        </w:rPr>
        <w:t>.</w:t>
      </w:r>
      <w:r w:rsidR="000D29AC" w:rsidRPr="0032755A">
        <w:rPr>
          <w:rFonts w:cs="Times New Roman"/>
          <w:szCs w:val="24"/>
        </w:rPr>
        <w:t xml:space="preserve"> O mecanismo de ação </w:t>
      </w:r>
      <w:r w:rsidR="001163E1">
        <w:rPr>
          <w:rFonts w:cs="Times New Roman"/>
          <w:szCs w:val="24"/>
        </w:rPr>
        <w:t xml:space="preserve">deste fármaco </w:t>
      </w:r>
      <w:r w:rsidR="000D29AC" w:rsidRPr="0032755A">
        <w:rPr>
          <w:rFonts w:cs="Times New Roman"/>
          <w:szCs w:val="24"/>
        </w:rPr>
        <w:t>nas células tumorais se d</w:t>
      </w:r>
      <w:r w:rsidR="001131D3" w:rsidRPr="0032755A">
        <w:rPr>
          <w:rFonts w:cs="Times New Roman"/>
          <w:szCs w:val="24"/>
        </w:rPr>
        <w:t>á</w:t>
      </w:r>
      <w:r w:rsidR="000D29AC" w:rsidRPr="0032755A">
        <w:rPr>
          <w:rFonts w:cs="Times New Roman"/>
          <w:szCs w:val="24"/>
        </w:rPr>
        <w:t xml:space="preserve"> a partir da inibição da </w:t>
      </w:r>
      <w:proofErr w:type="spellStart"/>
      <w:r w:rsidR="000D29AC" w:rsidRPr="0032755A">
        <w:rPr>
          <w:rFonts w:cs="Times New Roman"/>
          <w:szCs w:val="24"/>
        </w:rPr>
        <w:t>topoisomerase</w:t>
      </w:r>
      <w:proofErr w:type="spellEnd"/>
      <w:r w:rsidR="000D29AC" w:rsidRPr="0032755A">
        <w:rPr>
          <w:rFonts w:cs="Times New Roman"/>
          <w:szCs w:val="24"/>
        </w:rPr>
        <w:t xml:space="preserve"> II, intercalação de DNA e geração de radicais livres (</w:t>
      </w:r>
      <w:bookmarkStart w:id="475" w:name="bbib11"/>
      <w:r w:rsidR="000D29AC" w:rsidRPr="0032755A">
        <w:rPr>
          <w:rFonts w:cs="Times New Roman"/>
          <w:szCs w:val="24"/>
        </w:rPr>
        <w:fldChar w:fldCharType="begin"/>
      </w:r>
      <w:r w:rsidR="000D29AC" w:rsidRPr="0032755A">
        <w:rPr>
          <w:rFonts w:cs="Times New Roman"/>
          <w:szCs w:val="24"/>
        </w:rPr>
        <w:instrText xml:space="preserve"> HYPERLINK "https://www.sciencedirect.com/science/article/pii/S0014299919307708?via=ihub" \l "bib11" </w:instrText>
      </w:r>
      <w:r w:rsidR="000D29AC" w:rsidRPr="0032755A">
        <w:rPr>
          <w:rFonts w:cs="Times New Roman"/>
          <w:szCs w:val="24"/>
        </w:rPr>
        <w:fldChar w:fldCharType="separate"/>
      </w:r>
      <w:r w:rsidR="007A662F" w:rsidRPr="0032755A">
        <w:rPr>
          <w:rStyle w:val="Hyperlink"/>
          <w:rFonts w:cs="Times New Roman"/>
          <w:color w:val="auto"/>
          <w:szCs w:val="24"/>
          <w:u w:val="none"/>
        </w:rPr>
        <w:t>DENARD</w:t>
      </w:r>
      <w:r w:rsidR="000D29AC" w:rsidRPr="0032755A">
        <w:rPr>
          <w:rStyle w:val="Hyperlink"/>
          <w:rFonts w:cs="Times New Roman"/>
          <w:color w:val="auto"/>
          <w:szCs w:val="24"/>
          <w:u w:val="none"/>
        </w:rPr>
        <w:t xml:space="preserve"> </w:t>
      </w:r>
      <w:r w:rsidR="00981419" w:rsidRPr="00981419">
        <w:rPr>
          <w:rStyle w:val="Hyperlink"/>
          <w:rFonts w:cs="Times New Roman"/>
          <w:i/>
          <w:iCs/>
          <w:color w:val="auto"/>
          <w:szCs w:val="24"/>
          <w:u w:val="none"/>
        </w:rPr>
        <w:t>et al</w:t>
      </w:r>
      <w:r w:rsidR="000D29AC" w:rsidRPr="0032755A">
        <w:rPr>
          <w:rStyle w:val="Hyperlink"/>
          <w:rFonts w:cs="Times New Roman"/>
          <w:color w:val="auto"/>
          <w:szCs w:val="24"/>
          <w:u w:val="none"/>
        </w:rPr>
        <w:t>., 2012</w:t>
      </w:r>
      <w:r w:rsidR="000D29AC" w:rsidRPr="0032755A">
        <w:rPr>
          <w:rFonts w:cs="Times New Roman"/>
          <w:szCs w:val="24"/>
        </w:rPr>
        <w:fldChar w:fldCharType="end"/>
      </w:r>
      <w:bookmarkEnd w:id="475"/>
      <w:r w:rsidR="000D29AC" w:rsidRPr="0032755A">
        <w:rPr>
          <w:rFonts w:cs="Times New Roman"/>
          <w:szCs w:val="24"/>
        </w:rPr>
        <w:t> ). </w:t>
      </w:r>
      <w:r w:rsidR="004559B1" w:rsidRPr="0032755A">
        <w:rPr>
          <w:rFonts w:cs="Times New Roman"/>
          <w:szCs w:val="24"/>
        </w:rPr>
        <w:t xml:space="preserve">Ainda que a doxorrubicina seja </w:t>
      </w:r>
      <w:r w:rsidR="000D29AC" w:rsidRPr="0032755A">
        <w:rPr>
          <w:rFonts w:cs="Times New Roman"/>
          <w:szCs w:val="24"/>
        </w:rPr>
        <w:t xml:space="preserve">eficaz em </w:t>
      </w:r>
      <w:r w:rsidR="004559B1" w:rsidRPr="0032755A">
        <w:rPr>
          <w:rFonts w:cs="Times New Roman"/>
          <w:szCs w:val="24"/>
        </w:rPr>
        <w:t xml:space="preserve">destruir </w:t>
      </w:r>
      <w:r w:rsidR="000D29AC" w:rsidRPr="0032755A">
        <w:rPr>
          <w:rFonts w:cs="Times New Roman"/>
          <w:szCs w:val="24"/>
        </w:rPr>
        <w:t xml:space="preserve">as células cancerosas, </w:t>
      </w:r>
      <w:r w:rsidR="004559B1" w:rsidRPr="0032755A">
        <w:rPr>
          <w:rFonts w:cs="Times New Roman"/>
          <w:szCs w:val="24"/>
        </w:rPr>
        <w:t>ela</w:t>
      </w:r>
      <w:r w:rsidR="000D29AC" w:rsidRPr="0032755A">
        <w:rPr>
          <w:rFonts w:cs="Times New Roman"/>
          <w:szCs w:val="24"/>
        </w:rPr>
        <w:t xml:space="preserve"> também exerce efeitos citotóxicos em células normais em vários órgãos, incluindo o coração, o cérebro e os rins</w:t>
      </w:r>
      <w:r w:rsidR="004559B1" w:rsidRPr="0032755A">
        <w:rPr>
          <w:rFonts w:cs="Times New Roman"/>
          <w:szCs w:val="24"/>
        </w:rPr>
        <w:t xml:space="preserve">, sendo que a </w:t>
      </w:r>
      <w:proofErr w:type="spellStart"/>
      <w:r w:rsidR="000D29AC" w:rsidRPr="0032755A">
        <w:rPr>
          <w:rFonts w:cs="Times New Roman"/>
          <w:szCs w:val="24"/>
        </w:rPr>
        <w:t>cardiotoxicidade</w:t>
      </w:r>
      <w:proofErr w:type="spellEnd"/>
      <w:r w:rsidR="000D29AC" w:rsidRPr="0032755A">
        <w:rPr>
          <w:rFonts w:cs="Times New Roman"/>
          <w:szCs w:val="24"/>
        </w:rPr>
        <w:t xml:space="preserve"> mostrou ser </w:t>
      </w:r>
      <w:r w:rsidR="004559B1" w:rsidRPr="0032755A">
        <w:rPr>
          <w:rFonts w:cs="Times New Roman"/>
          <w:szCs w:val="24"/>
        </w:rPr>
        <w:t>o principal</w:t>
      </w:r>
      <w:r w:rsidR="000D29AC" w:rsidRPr="0032755A">
        <w:rPr>
          <w:rFonts w:cs="Times New Roman"/>
          <w:szCs w:val="24"/>
        </w:rPr>
        <w:t xml:space="preserve"> efeito adverso em pacientes com câncer</w:t>
      </w:r>
      <w:r w:rsidR="001163E1">
        <w:rPr>
          <w:rFonts w:cs="Times New Roman"/>
          <w:szCs w:val="24"/>
        </w:rPr>
        <w:t xml:space="preserve"> tratados com este medicamento</w:t>
      </w:r>
      <w:r w:rsidR="000D29AC" w:rsidRPr="0032755A">
        <w:rPr>
          <w:rFonts w:cs="Times New Roman"/>
          <w:szCs w:val="24"/>
        </w:rPr>
        <w:t xml:space="preserve"> (</w:t>
      </w:r>
      <w:bookmarkStart w:id="476" w:name="bbib8"/>
      <w:r w:rsidR="001131D3" w:rsidRPr="0032755A">
        <w:rPr>
          <w:rFonts w:cs="Times New Roman"/>
          <w:szCs w:val="24"/>
        </w:rPr>
        <w:fldChar w:fldCharType="begin"/>
      </w:r>
      <w:r w:rsidR="001131D3" w:rsidRPr="0032755A">
        <w:rPr>
          <w:rFonts w:cs="Times New Roman"/>
          <w:szCs w:val="24"/>
        </w:rPr>
        <w:instrText xml:space="preserve"> HYPERLINK "https://www.sciencedirect.com/science/article/pii/S0014299919307708?via=ihub" \l "bib8" </w:instrText>
      </w:r>
      <w:r w:rsidR="001131D3" w:rsidRPr="0032755A">
        <w:rPr>
          <w:rFonts w:cs="Times New Roman"/>
          <w:szCs w:val="24"/>
        </w:rPr>
        <w:fldChar w:fldCharType="separate"/>
      </w:r>
      <w:r w:rsidR="007A662F" w:rsidRPr="0032755A">
        <w:rPr>
          <w:rStyle w:val="Hyperlink"/>
          <w:rFonts w:cs="Times New Roman"/>
          <w:color w:val="auto"/>
          <w:szCs w:val="24"/>
          <w:u w:val="none"/>
        </w:rPr>
        <w:t xml:space="preserve">CHEN, AI, </w:t>
      </w:r>
      <w:r w:rsidR="001131D3" w:rsidRPr="0032755A">
        <w:rPr>
          <w:rStyle w:val="Hyperlink"/>
          <w:rFonts w:cs="Times New Roman"/>
          <w:color w:val="auto"/>
          <w:szCs w:val="24"/>
          <w:u w:val="none"/>
        </w:rPr>
        <w:t>2016</w:t>
      </w:r>
      <w:r w:rsidR="001131D3" w:rsidRPr="0032755A">
        <w:rPr>
          <w:rFonts w:cs="Times New Roman"/>
          <w:szCs w:val="24"/>
        </w:rPr>
        <w:fldChar w:fldCharType="end"/>
      </w:r>
      <w:bookmarkEnd w:id="476"/>
      <w:r w:rsidR="001131D3" w:rsidRPr="0032755A">
        <w:rPr>
          <w:rFonts w:cs="Times New Roman"/>
          <w:szCs w:val="24"/>
        </w:rPr>
        <w:t>;</w:t>
      </w:r>
      <w:r w:rsidR="000D29AC" w:rsidRPr="0032755A">
        <w:rPr>
          <w:rFonts w:cs="Times New Roman"/>
          <w:szCs w:val="24"/>
        </w:rPr>
        <w:t> </w:t>
      </w:r>
      <w:bookmarkStart w:id="477" w:name="bbib36"/>
      <w:r w:rsidR="000D29AC" w:rsidRPr="0032755A">
        <w:rPr>
          <w:rFonts w:cs="Times New Roman"/>
          <w:szCs w:val="24"/>
        </w:rPr>
        <w:fldChar w:fldCharType="begin"/>
      </w:r>
      <w:r w:rsidR="000D29AC" w:rsidRPr="0032755A">
        <w:rPr>
          <w:rFonts w:cs="Times New Roman"/>
          <w:szCs w:val="24"/>
        </w:rPr>
        <w:instrText xml:space="preserve"> HYPERLINK "https://www.sciencedirect.com/science/article/pii/S0014299919307708?via=ihub" \l "bib36" </w:instrText>
      </w:r>
      <w:r w:rsidR="000D29AC" w:rsidRPr="0032755A">
        <w:rPr>
          <w:rFonts w:cs="Times New Roman"/>
          <w:szCs w:val="24"/>
        </w:rPr>
        <w:fldChar w:fldCharType="separate"/>
      </w:r>
      <w:r w:rsidR="007A662F" w:rsidRPr="0032755A">
        <w:rPr>
          <w:rStyle w:val="Hyperlink"/>
          <w:rFonts w:cs="Times New Roman"/>
          <w:color w:val="auto"/>
          <w:szCs w:val="24"/>
          <w:u w:val="none"/>
        </w:rPr>
        <w:t xml:space="preserve">LONGHI </w:t>
      </w:r>
      <w:r w:rsidR="00981419" w:rsidRPr="00981419">
        <w:rPr>
          <w:rStyle w:val="Hyperlink"/>
          <w:rFonts w:cs="Times New Roman"/>
          <w:i/>
          <w:iCs/>
          <w:color w:val="auto"/>
          <w:szCs w:val="24"/>
          <w:u w:val="none"/>
        </w:rPr>
        <w:t>et al</w:t>
      </w:r>
      <w:r w:rsidR="000D29AC" w:rsidRPr="0032755A">
        <w:rPr>
          <w:rStyle w:val="Hyperlink"/>
          <w:rFonts w:cs="Times New Roman"/>
          <w:color w:val="auto"/>
          <w:szCs w:val="24"/>
          <w:u w:val="none"/>
        </w:rPr>
        <w:t>., 2007</w:t>
      </w:r>
      <w:r w:rsidR="000D29AC" w:rsidRPr="0032755A">
        <w:rPr>
          <w:rFonts w:cs="Times New Roman"/>
          <w:szCs w:val="24"/>
        </w:rPr>
        <w:fldChar w:fldCharType="end"/>
      </w:r>
      <w:bookmarkEnd w:id="477"/>
      <w:r w:rsidR="000D29AC" w:rsidRPr="0032755A">
        <w:rPr>
          <w:rFonts w:cs="Times New Roman"/>
          <w:szCs w:val="24"/>
        </w:rPr>
        <w:t> ).</w:t>
      </w:r>
    </w:p>
    <w:p w14:paraId="55D366F2" w14:textId="1D9C1E51" w:rsidR="00AB7741" w:rsidRDefault="00C13977" w:rsidP="00FD36F5">
      <w:pPr>
        <w:spacing w:after="0" w:line="360" w:lineRule="auto"/>
        <w:ind w:firstLine="708"/>
        <w:jc w:val="both"/>
        <w:rPr>
          <w:lang w:val="pt-PT"/>
        </w:rPr>
      </w:pPr>
      <w:r>
        <w:t xml:space="preserve">Como já </w:t>
      </w:r>
      <w:r w:rsidR="00EE3275">
        <w:t>citado, a MO é um efeito adversos importante, e se caracteriza como</w:t>
      </w:r>
      <w:r w:rsidR="00AB7741" w:rsidRPr="00AB7741">
        <w:rPr>
          <w:lang w:val="pt-PT"/>
        </w:rPr>
        <w:t xml:space="preserve"> uma reação inflamatória</w:t>
      </w:r>
      <w:r w:rsidR="00AB7741">
        <w:rPr>
          <w:lang w:val="pt-PT"/>
        </w:rPr>
        <w:t xml:space="preserve"> aguda</w:t>
      </w:r>
      <w:r w:rsidR="00AB7741" w:rsidRPr="00AB7741">
        <w:rPr>
          <w:lang w:val="pt-PT"/>
        </w:rPr>
        <w:t xml:space="preserve"> em resposta a numerosos</w:t>
      </w:r>
      <w:r w:rsidR="00AB7741">
        <w:rPr>
          <w:lang w:val="pt-PT"/>
        </w:rPr>
        <w:t xml:space="preserve"> </w:t>
      </w:r>
      <w:r w:rsidR="00AB7741" w:rsidRPr="00AB7741">
        <w:rPr>
          <w:lang w:val="pt-PT"/>
        </w:rPr>
        <w:t>agentes quimioterápicos e radioterapia</w:t>
      </w:r>
      <w:r w:rsidR="00AB7741">
        <w:rPr>
          <w:lang w:val="pt-PT"/>
        </w:rPr>
        <w:t xml:space="preserve"> em </w:t>
      </w:r>
      <w:r w:rsidR="00AB7741" w:rsidRPr="00AB7741">
        <w:rPr>
          <w:lang w:val="pt-PT"/>
        </w:rPr>
        <w:t>cabeça e o pescoço</w:t>
      </w:r>
      <w:r w:rsidR="00AB7741" w:rsidRPr="0032755A">
        <w:rPr>
          <w:lang w:val="pt-PT"/>
        </w:rPr>
        <w:t xml:space="preserve"> </w:t>
      </w:r>
      <w:r w:rsidR="008A0854">
        <w:rPr>
          <w:lang w:val="pt-PT"/>
        </w:rPr>
        <w:t>e que causa um impacto negativo</w:t>
      </w:r>
      <w:r w:rsidR="0024517C" w:rsidRPr="0032755A">
        <w:rPr>
          <w:lang w:val="pt-PT"/>
        </w:rPr>
        <w:t xml:space="preserve"> na qualidade de vida dos pacientes.</w:t>
      </w:r>
      <w:r w:rsidR="0003754D" w:rsidRPr="0032755A">
        <w:rPr>
          <w:lang w:val="pt-PT"/>
        </w:rPr>
        <w:t xml:space="preserve"> </w:t>
      </w:r>
      <w:r w:rsidR="00AB7741" w:rsidRPr="00AB7741">
        <w:rPr>
          <w:lang w:val="pt-PT"/>
        </w:rPr>
        <w:t xml:space="preserve"> Clinicamente,</w:t>
      </w:r>
      <w:r w:rsidR="00AB7741">
        <w:rPr>
          <w:lang w:val="pt-PT"/>
        </w:rPr>
        <w:t xml:space="preserve"> MO</w:t>
      </w:r>
      <w:r w:rsidR="00AB7741" w:rsidRPr="00AB7741">
        <w:rPr>
          <w:lang w:val="pt-PT"/>
        </w:rPr>
        <w:t xml:space="preserve"> se apresenta como eritema e ulcerações em vários graus</w:t>
      </w:r>
      <w:r w:rsidR="00AB7741">
        <w:rPr>
          <w:lang w:val="pt-PT"/>
        </w:rPr>
        <w:t xml:space="preserve"> </w:t>
      </w:r>
      <w:r w:rsidR="00AB7741" w:rsidRPr="00AB7741">
        <w:rPr>
          <w:lang w:val="pt-PT"/>
        </w:rPr>
        <w:t>de intensidade</w:t>
      </w:r>
      <w:r w:rsidR="00AB7741">
        <w:rPr>
          <w:lang w:val="pt-PT"/>
        </w:rPr>
        <w:t xml:space="preserve"> podendo</w:t>
      </w:r>
      <w:r w:rsidR="00AB7741" w:rsidRPr="00AB7741">
        <w:rPr>
          <w:lang w:val="pt-PT"/>
        </w:rPr>
        <w:t xml:space="preserve"> afetar o estado nutricional do paciente,</w:t>
      </w:r>
      <w:r w:rsidR="00AB7741">
        <w:rPr>
          <w:lang w:val="pt-PT"/>
        </w:rPr>
        <w:t xml:space="preserve"> </w:t>
      </w:r>
      <w:r w:rsidR="00DD0DA2">
        <w:rPr>
          <w:lang w:val="pt-PT"/>
        </w:rPr>
        <w:t xml:space="preserve">pode </w:t>
      </w:r>
      <w:r w:rsidR="00AB7741" w:rsidRPr="00AB7741">
        <w:rPr>
          <w:lang w:val="pt-PT"/>
        </w:rPr>
        <w:t>ser extremamente doloros</w:t>
      </w:r>
      <w:r w:rsidR="00AB7741">
        <w:rPr>
          <w:lang w:val="pt-PT"/>
        </w:rPr>
        <w:t xml:space="preserve">a, </w:t>
      </w:r>
      <w:r w:rsidR="00AB7741" w:rsidRPr="00AB7741">
        <w:rPr>
          <w:lang w:val="pt-PT"/>
        </w:rPr>
        <w:t>requer</w:t>
      </w:r>
      <w:r w:rsidR="00AB7741">
        <w:rPr>
          <w:lang w:val="pt-PT"/>
        </w:rPr>
        <w:t>er</w:t>
      </w:r>
      <w:r w:rsidR="00DD0DA2">
        <w:rPr>
          <w:lang w:val="pt-PT"/>
        </w:rPr>
        <w:t>endo</w:t>
      </w:r>
      <w:r w:rsidR="00AB7741" w:rsidRPr="00AB7741">
        <w:rPr>
          <w:lang w:val="pt-PT"/>
        </w:rPr>
        <w:t xml:space="preserve"> o uso de analgésico</w:t>
      </w:r>
      <w:r w:rsidR="00AB7741">
        <w:rPr>
          <w:lang w:val="pt-PT"/>
        </w:rPr>
        <w:t xml:space="preserve"> e </w:t>
      </w:r>
      <w:r w:rsidR="00AB7741" w:rsidRPr="00AB7741">
        <w:rPr>
          <w:lang w:val="pt-PT"/>
        </w:rPr>
        <w:t>aumenta</w:t>
      </w:r>
      <w:r w:rsidR="00DD0DA2">
        <w:rPr>
          <w:lang w:val="pt-PT"/>
        </w:rPr>
        <w:t>ndo</w:t>
      </w:r>
      <w:r w:rsidR="00AB7741" w:rsidRPr="00AB7741">
        <w:rPr>
          <w:lang w:val="pt-PT"/>
        </w:rPr>
        <w:t xml:space="preserve"> o risco de infecções</w:t>
      </w:r>
      <w:r w:rsidR="00AB7741">
        <w:rPr>
          <w:lang w:val="pt-PT"/>
        </w:rPr>
        <w:t>. Além disso,</w:t>
      </w:r>
      <w:r w:rsidR="002C5496">
        <w:rPr>
          <w:lang w:val="pt-PT"/>
        </w:rPr>
        <w:t xml:space="preserve"> as evidências científicas mostram que </w:t>
      </w:r>
      <w:r w:rsidR="00AB7741">
        <w:rPr>
          <w:lang w:val="pt-PT"/>
        </w:rPr>
        <w:t>a MO pode levar a</w:t>
      </w:r>
      <w:r w:rsidR="00AB7741" w:rsidRPr="00AB7741">
        <w:rPr>
          <w:lang w:val="pt-PT"/>
        </w:rPr>
        <w:t xml:space="preserve"> redução</w:t>
      </w:r>
      <w:r w:rsidR="00AB7741">
        <w:rPr>
          <w:lang w:val="pt-PT"/>
        </w:rPr>
        <w:t xml:space="preserve"> </w:t>
      </w:r>
      <w:r w:rsidR="00AB7741" w:rsidRPr="00AB7741">
        <w:rPr>
          <w:lang w:val="pt-PT"/>
        </w:rPr>
        <w:t>na intensidade da dose de quimioterapia, atrasar o tratamento,</w:t>
      </w:r>
      <w:r w:rsidR="00AB7741">
        <w:rPr>
          <w:lang w:val="pt-PT"/>
        </w:rPr>
        <w:t xml:space="preserve"> </w:t>
      </w:r>
      <w:r w:rsidR="002C5496" w:rsidRPr="0021493C">
        <w:rPr>
          <w:rFonts w:cs="Times New Roman"/>
          <w:color w:val="202124"/>
          <w:szCs w:val="24"/>
          <w:lang w:val="pt-PT"/>
        </w:rPr>
        <w:t>aument</w:t>
      </w:r>
      <w:r w:rsidR="002C5496">
        <w:rPr>
          <w:rFonts w:cs="Times New Roman"/>
          <w:color w:val="202124"/>
          <w:szCs w:val="24"/>
          <w:lang w:val="pt-PT"/>
        </w:rPr>
        <w:t>ar</w:t>
      </w:r>
      <w:r w:rsidR="002C5496" w:rsidRPr="0021493C">
        <w:rPr>
          <w:rFonts w:cs="Times New Roman"/>
          <w:color w:val="202124"/>
          <w:szCs w:val="24"/>
          <w:lang w:val="pt-PT"/>
        </w:rPr>
        <w:t xml:space="preserve"> do uso de </w:t>
      </w:r>
      <w:r w:rsidR="002C5496" w:rsidRPr="0021493C">
        <w:rPr>
          <w:rFonts w:cs="Times New Roman"/>
          <w:color w:val="202124"/>
          <w:szCs w:val="24"/>
          <w:lang w:val="pt-PT"/>
        </w:rPr>
        <w:lastRenderedPageBreak/>
        <w:t>recursos</w:t>
      </w:r>
      <w:r w:rsidR="002C5496">
        <w:rPr>
          <w:rFonts w:cs="Times New Roman"/>
          <w:color w:val="202124"/>
          <w:szCs w:val="24"/>
          <w:lang w:val="pt-PT"/>
        </w:rPr>
        <w:t xml:space="preserve"> adicionais</w:t>
      </w:r>
      <w:r w:rsidR="002C5496" w:rsidRPr="0021493C">
        <w:rPr>
          <w:rFonts w:cs="Times New Roman"/>
          <w:color w:val="202124"/>
          <w:szCs w:val="24"/>
          <w:lang w:val="pt-PT"/>
        </w:rPr>
        <w:t xml:space="preserve">, </w:t>
      </w:r>
      <w:r w:rsidR="00CE50DB">
        <w:rPr>
          <w:rFonts w:cs="Times New Roman"/>
          <w:color w:val="202124"/>
          <w:szCs w:val="24"/>
          <w:lang w:val="pt-PT"/>
        </w:rPr>
        <w:t xml:space="preserve">de </w:t>
      </w:r>
      <w:r w:rsidR="002C5496" w:rsidRPr="0021493C">
        <w:rPr>
          <w:rFonts w:cs="Times New Roman"/>
          <w:color w:val="202124"/>
          <w:szCs w:val="24"/>
          <w:lang w:val="pt-PT"/>
        </w:rPr>
        <w:t>consultas, hospitaliza</w:t>
      </w:r>
      <w:r w:rsidR="002C5496" w:rsidRPr="0021493C">
        <w:rPr>
          <w:rFonts w:cs="Times New Roman" w:hint="eastAsia"/>
          <w:color w:val="202124"/>
          <w:szCs w:val="24"/>
          <w:lang w:val="pt-PT"/>
        </w:rPr>
        <w:t>çõ</w:t>
      </w:r>
      <w:r w:rsidR="002C5496" w:rsidRPr="0021493C">
        <w:rPr>
          <w:rFonts w:cs="Times New Roman"/>
          <w:color w:val="202124"/>
          <w:szCs w:val="24"/>
          <w:lang w:val="pt-PT"/>
        </w:rPr>
        <w:t>es</w:t>
      </w:r>
      <w:r w:rsidR="002C5496">
        <w:rPr>
          <w:rFonts w:cs="Times New Roman"/>
          <w:color w:val="202124"/>
          <w:szCs w:val="24"/>
          <w:lang w:val="pt-PT"/>
        </w:rPr>
        <w:t>,</w:t>
      </w:r>
      <w:r w:rsidR="002C5496" w:rsidRPr="0021493C">
        <w:rPr>
          <w:rFonts w:cs="Times New Roman"/>
          <w:color w:val="202124"/>
          <w:szCs w:val="24"/>
          <w:lang w:val="pt-PT"/>
        </w:rPr>
        <w:t xml:space="preserve"> hospitaliza</w:t>
      </w:r>
      <w:r w:rsidR="002C5496" w:rsidRPr="0021493C">
        <w:rPr>
          <w:rFonts w:cs="Times New Roman" w:hint="eastAsia"/>
          <w:color w:val="202124"/>
          <w:szCs w:val="24"/>
          <w:lang w:val="pt-PT"/>
        </w:rPr>
        <w:t>çõ</w:t>
      </w:r>
      <w:r w:rsidR="002C5496" w:rsidRPr="0021493C">
        <w:rPr>
          <w:rFonts w:cs="Times New Roman"/>
          <w:color w:val="202124"/>
          <w:szCs w:val="24"/>
          <w:lang w:val="pt-PT"/>
        </w:rPr>
        <w:t>es prolongada</w:t>
      </w:r>
      <w:r w:rsidR="002C5496">
        <w:rPr>
          <w:rFonts w:cs="Times New Roman"/>
          <w:color w:val="202124"/>
          <w:szCs w:val="24"/>
          <w:lang w:val="pt-PT"/>
        </w:rPr>
        <w:t>s e</w:t>
      </w:r>
      <w:r w:rsidR="002C5496">
        <w:rPr>
          <w:rFonts w:ascii="inherit" w:hAnsi="inherit"/>
          <w:color w:val="202124"/>
          <w:sz w:val="42"/>
          <w:szCs w:val="42"/>
        </w:rPr>
        <w:t xml:space="preserve"> </w:t>
      </w:r>
      <w:r w:rsidR="00AB7741" w:rsidRPr="00AB7741">
        <w:rPr>
          <w:lang w:val="pt-PT"/>
        </w:rPr>
        <w:t>afeta</w:t>
      </w:r>
      <w:r w:rsidR="00AB7741">
        <w:rPr>
          <w:lang w:val="pt-PT"/>
        </w:rPr>
        <w:t>r</w:t>
      </w:r>
      <w:r w:rsidR="00AB7741" w:rsidRPr="00AB7741">
        <w:rPr>
          <w:lang w:val="pt-PT"/>
        </w:rPr>
        <w:t xml:space="preserve"> a qualidade de vida </w:t>
      </w:r>
      <w:r w:rsidR="002C5496" w:rsidRPr="0032755A">
        <w:rPr>
          <w:rFonts w:cs="Times New Roman"/>
          <w:szCs w:val="24"/>
          <w:lang w:val="pt-PT"/>
        </w:rPr>
        <w:t>(</w:t>
      </w:r>
      <w:r w:rsidR="002C5496" w:rsidRPr="0032755A">
        <w:rPr>
          <w:rFonts w:cs="Times New Roman"/>
          <w:color w:val="212121"/>
          <w:szCs w:val="24"/>
          <w:shd w:val="clear" w:color="auto" w:fill="FFFFFF"/>
        </w:rPr>
        <w:t xml:space="preserve">KAUARK-FONTES </w:t>
      </w:r>
      <w:r w:rsidR="00981419" w:rsidRPr="00981419">
        <w:rPr>
          <w:rFonts w:cs="Times New Roman"/>
          <w:i/>
          <w:iCs/>
          <w:color w:val="212121"/>
          <w:szCs w:val="24"/>
          <w:shd w:val="clear" w:color="auto" w:fill="FFFFFF"/>
        </w:rPr>
        <w:t>et al</w:t>
      </w:r>
      <w:r w:rsidR="002C5496" w:rsidRPr="00FE5856">
        <w:rPr>
          <w:rFonts w:cs="Times New Roman"/>
          <w:color w:val="212121"/>
          <w:szCs w:val="24"/>
          <w:shd w:val="clear" w:color="auto" w:fill="FFFFFF"/>
        </w:rPr>
        <w:t>., 2021</w:t>
      </w:r>
      <w:r w:rsidR="002C5496" w:rsidRPr="0032755A">
        <w:rPr>
          <w:rFonts w:cs="Times New Roman"/>
          <w:color w:val="212121"/>
          <w:szCs w:val="24"/>
          <w:shd w:val="clear" w:color="auto" w:fill="FFFFFF"/>
        </w:rPr>
        <w:t xml:space="preserve">; MARTINS </w:t>
      </w:r>
      <w:r w:rsidR="00981419" w:rsidRPr="00981419">
        <w:rPr>
          <w:rFonts w:cs="Times New Roman"/>
          <w:i/>
          <w:iCs/>
          <w:color w:val="212121"/>
          <w:szCs w:val="24"/>
          <w:shd w:val="clear" w:color="auto" w:fill="FFFFFF"/>
        </w:rPr>
        <w:t>et al</w:t>
      </w:r>
      <w:r w:rsidR="002C5496" w:rsidRPr="0032755A">
        <w:rPr>
          <w:rFonts w:cs="Times New Roman"/>
          <w:color w:val="212121"/>
          <w:szCs w:val="24"/>
          <w:shd w:val="clear" w:color="auto" w:fill="FFFFFF"/>
        </w:rPr>
        <w:t>., 2020</w:t>
      </w:r>
      <w:r w:rsidR="002C5496">
        <w:rPr>
          <w:rFonts w:cs="Times New Roman"/>
          <w:color w:val="212121"/>
          <w:szCs w:val="24"/>
          <w:shd w:val="clear" w:color="auto" w:fill="FFFFFF"/>
        </w:rPr>
        <w:t xml:space="preserve">; RODRIGUES-OLIVEIRA </w:t>
      </w:r>
      <w:r w:rsidR="00981419" w:rsidRPr="00981419">
        <w:rPr>
          <w:rFonts w:cs="Times New Roman"/>
          <w:i/>
          <w:iCs/>
          <w:color w:val="212121"/>
          <w:szCs w:val="24"/>
          <w:shd w:val="clear" w:color="auto" w:fill="FFFFFF"/>
        </w:rPr>
        <w:t>et al</w:t>
      </w:r>
      <w:r w:rsidR="002C5496">
        <w:rPr>
          <w:rFonts w:cs="Times New Roman"/>
          <w:i/>
          <w:iCs/>
          <w:color w:val="212121"/>
          <w:szCs w:val="24"/>
          <w:shd w:val="clear" w:color="auto" w:fill="FFFFFF"/>
        </w:rPr>
        <w:t xml:space="preserve">., </w:t>
      </w:r>
      <w:r w:rsidR="002C5496" w:rsidRPr="0021493C">
        <w:rPr>
          <w:rFonts w:cs="Times New Roman"/>
          <w:color w:val="212121"/>
          <w:szCs w:val="24"/>
          <w:shd w:val="clear" w:color="auto" w:fill="FFFFFF"/>
        </w:rPr>
        <w:t>2021</w:t>
      </w:r>
      <w:r w:rsidR="002C5496">
        <w:rPr>
          <w:rFonts w:cs="Times New Roman"/>
          <w:i/>
          <w:iCs/>
          <w:color w:val="212121"/>
          <w:szCs w:val="24"/>
          <w:shd w:val="clear" w:color="auto" w:fill="FFFFFF"/>
        </w:rPr>
        <w:t>)</w:t>
      </w:r>
      <w:r w:rsidR="002C5496" w:rsidRPr="0032755A">
        <w:rPr>
          <w:rFonts w:cs="Times New Roman"/>
          <w:szCs w:val="24"/>
          <w:lang w:val="pt-PT"/>
        </w:rPr>
        <w:t>.</w:t>
      </w:r>
    </w:p>
    <w:p w14:paraId="5BEC2F7A" w14:textId="40DE4E0F" w:rsidR="004C2442" w:rsidRPr="0021493C" w:rsidRDefault="00590D0F" w:rsidP="0021493C">
      <w:pPr>
        <w:spacing w:after="0" w:line="360" w:lineRule="auto"/>
        <w:ind w:firstLine="708"/>
        <w:jc w:val="both"/>
        <w:rPr>
          <w:rFonts w:ascii="inherit" w:hAnsi="inherit"/>
          <w:color w:val="202124"/>
          <w:sz w:val="42"/>
          <w:szCs w:val="42"/>
        </w:rPr>
      </w:pPr>
      <w:r w:rsidRPr="00996A45">
        <w:rPr>
          <w:lang w:val="pt-PT"/>
        </w:rPr>
        <w:t xml:space="preserve">A MO pode ser classificada </w:t>
      </w:r>
      <w:r w:rsidR="00696580" w:rsidRPr="00996A45">
        <w:rPr>
          <w:lang w:val="pt-PT"/>
        </w:rPr>
        <w:t>considerando</w:t>
      </w:r>
      <w:r w:rsidR="0016012E" w:rsidRPr="00996A45">
        <w:rPr>
          <w:lang w:val="pt-PT"/>
        </w:rPr>
        <w:t xml:space="preserve"> </w:t>
      </w:r>
      <w:r w:rsidR="00D745F1">
        <w:rPr>
          <w:lang w:val="pt-PT"/>
        </w:rPr>
        <w:t xml:space="preserve">o </w:t>
      </w:r>
      <w:r w:rsidR="0016012E" w:rsidRPr="00996A45">
        <w:t>estado físico e nutricional do paciente, assim como o aspecto clínico da boca (</w:t>
      </w:r>
      <w:r w:rsidR="00996A45" w:rsidRPr="00996A45">
        <w:t>PARULEKAR</w:t>
      </w:r>
      <w:r w:rsidR="0016012E" w:rsidRPr="00996A45">
        <w:t xml:space="preserve"> </w:t>
      </w:r>
      <w:r w:rsidR="00981419" w:rsidRPr="00981419">
        <w:rPr>
          <w:i/>
          <w:iCs/>
        </w:rPr>
        <w:t>et al</w:t>
      </w:r>
      <w:r w:rsidR="0016012E" w:rsidRPr="00996A45">
        <w:rPr>
          <w:i/>
        </w:rPr>
        <w:t>.</w:t>
      </w:r>
      <w:r w:rsidR="0016012E" w:rsidRPr="00996A45">
        <w:t>, 1998). De acordo com esta classificação</w:t>
      </w:r>
      <w:r w:rsidR="005D01FD" w:rsidRPr="00996A45">
        <w:t>,</w:t>
      </w:r>
      <w:r w:rsidR="0016012E" w:rsidRPr="00996A45">
        <w:t xml:space="preserve"> a </w:t>
      </w:r>
      <w:r w:rsidR="005D01FD" w:rsidRPr="00996A45">
        <w:t>MO</w:t>
      </w:r>
      <w:r w:rsidR="0016012E" w:rsidRPr="00996A45">
        <w:t xml:space="preserve"> varia do </w:t>
      </w:r>
      <w:r w:rsidR="0016012E" w:rsidRPr="00F72625">
        <w:t>grau 0 ao grau 4</w:t>
      </w:r>
      <w:r w:rsidR="00F72625" w:rsidRPr="00F72625">
        <w:t>.</w:t>
      </w:r>
      <w:r w:rsidR="00696580" w:rsidRPr="00F72625">
        <w:t xml:space="preserve"> </w:t>
      </w:r>
      <w:r w:rsidR="00F72625">
        <w:rPr>
          <w:rFonts w:cs="Times New Roman"/>
          <w:szCs w:val="24"/>
        </w:rPr>
        <w:t>O</w:t>
      </w:r>
      <w:r w:rsidR="00F72625" w:rsidRPr="00F72625">
        <w:rPr>
          <w:rFonts w:cs="Times New Roman"/>
          <w:szCs w:val="24"/>
        </w:rPr>
        <w:t xml:space="preserve"> 0 (zero) significa ausência de anormalidade detectada</w:t>
      </w:r>
      <w:r w:rsidR="00F72625">
        <w:rPr>
          <w:rFonts w:cs="Times New Roman"/>
          <w:szCs w:val="24"/>
        </w:rPr>
        <w:t>, já quando há</w:t>
      </w:r>
      <w:r w:rsidR="00F72625" w:rsidRPr="00F72625">
        <w:rPr>
          <w:rFonts w:cs="Times New Roman"/>
          <w:szCs w:val="24"/>
        </w:rPr>
        <w:t xml:space="preserve"> presença de eritema sem tratamento necessário caracteriza </w:t>
      </w:r>
      <w:r w:rsidR="00F72625">
        <w:rPr>
          <w:rFonts w:cs="Times New Roman"/>
          <w:szCs w:val="24"/>
        </w:rPr>
        <w:t>a</w:t>
      </w:r>
      <w:r w:rsidR="00F72625" w:rsidRPr="00F72625">
        <w:rPr>
          <w:rFonts w:cs="Times New Roman"/>
          <w:szCs w:val="24"/>
        </w:rPr>
        <w:t xml:space="preserve"> pontuação 1</w:t>
      </w:r>
      <w:r w:rsidR="00F72625">
        <w:rPr>
          <w:rFonts w:cs="Times New Roman"/>
          <w:szCs w:val="24"/>
        </w:rPr>
        <w:t>, na</w:t>
      </w:r>
      <w:r w:rsidR="00F72625" w:rsidRPr="00F72625">
        <w:rPr>
          <w:rFonts w:cs="Times New Roman"/>
          <w:szCs w:val="24"/>
        </w:rPr>
        <w:t xml:space="preserve"> pontuação 2 há quadro</w:t>
      </w:r>
      <w:r w:rsidR="00F72625">
        <w:rPr>
          <w:rFonts w:cs="Times New Roman"/>
          <w:szCs w:val="24"/>
        </w:rPr>
        <w:t xml:space="preserve"> sintomático</w:t>
      </w:r>
      <w:r w:rsidR="00F72625" w:rsidRPr="00F72625">
        <w:rPr>
          <w:rFonts w:cs="Times New Roman"/>
          <w:szCs w:val="24"/>
        </w:rPr>
        <w:t xml:space="preserve"> doloroso sem necessidade de analgésicos, </w:t>
      </w:r>
      <w:r w:rsidR="00F72625">
        <w:rPr>
          <w:rFonts w:cs="Times New Roman"/>
          <w:szCs w:val="24"/>
        </w:rPr>
        <w:t xml:space="preserve">já comprometendo </w:t>
      </w:r>
      <w:r w:rsidR="00F72625" w:rsidRPr="00F72625">
        <w:rPr>
          <w:rFonts w:cs="Times New Roman"/>
          <w:szCs w:val="24"/>
        </w:rPr>
        <w:t>a alimentação</w:t>
      </w:r>
      <w:r w:rsidR="00F72625">
        <w:rPr>
          <w:rFonts w:cs="Times New Roman"/>
          <w:szCs w:val="24"/>
        </w:rPr>
        <w:t>,</w:t>
      </w:r>
      <w:r w:rsidR="00F72625" w:rsidRPr="00F72625">
        <w:rPr>
          <w:rFonts w:cs="Times New Roman"/>
          <w:szCs w:val="24"/>
        </w:rPr>
        <w:t xml:space="preserve"> no caso de pontuação 3, há presença de ulceração dolorosa exigindo o uso analgésicos e impossibilitando a alimentação</w:t>
      </w:r>
      <w:r w:rsidR="00F72625">
        <w:rPr>
          <w:rFonts w:cs="Times New Roman"/>
          <w:szCs w:val="24"/>
        </w:rPr>
        <w:t>, finalmente no</w:t>
      </w:r>
      <w:r w:rsidR="00F72625" w:rsidRPr="00F72625">
        <w:rPr>
          <w:rFonts w:cs="Times New Roman"/>
          <w:szCs w:val="24"/>
        </w:rPr>
        <w:t xml:space="preserve"> grau 4 </w:t>
      </w:r>
      <w:r w:rsidR="00F72625">
        <w:rPr>
          <w:rFonts w:cs="Times New Roman"/>
          <w:szCs w:val="24"/>
        </w:rPr>
        <w:t xml:space="preserve">ocorre </w:t>
      </w:r>
      <w:r w:rsidR="00F72625" w:rsidRPr="00F72625">
        <w:rPr>
          <w:rFonts w:cs="Times New Roman"/>
          <w:szCs w:val="24"/>
        </w:rPr>
        <w:t xml:space="preserve">a presença de necrose com necessidade de nutrição parenteral </w:t>
      </w:r>
      <w:r w:rsidR="00B2379C" w:rsidRPr="00F72625">
        <w:rPr>
          <w:rFonts w:cs="Times New Roman"/>
          <w:szCs w:val="24"/>
        </w:rPr>
        <w:t>(WHO, 1979)</w:t>
      </w:r>
      <w:r w:rsidR="005D01FD" w:rsidRPr="00996A45">
        <w:t>.</w:t>
      </w:r>
      <w:r w:rsidR="0016012E" w:rsidRPr="00996A45">
        <w:t xml:space="preserve"> </w:t>
      </w:r>
      <w:r w:rsidR="00AD23D3">
        <w:t xml:space="preserve">Outra forma de classificação </w:t>
      </w:r>
      <w:r w:rsidR="003B343E">
        <w:t xml:space="preserve">é pelo </w:t>
      </w:r>
      <w:proofErr w:type="spellStart"/>
      <w:r w:rsidR="003B343E" w:rsidRPr="0021493C">
        <w:rPr>
          <w:i/>
          <w:iCs/>
        </w:rPr>
        <w:t>National</w:t>
      </w:r>
      <w:proofErr w:type="spellEnd"/>
      <w:r w:rsidR="003B343E" w:rsidRPr="0021493C">
        <w:rPr>
          <w:i/>
          <w:iCs/>
        </w:rPr>
        <w:t xml:space="preserve"> </w:t>
      </w:r>
      <w:proofErr w:type="spellStart"/>
      <w:r w:rsidR="003B343E" w:rsidRPr="0021493C">
        <w:rPr>
          <w:i/>
          <w:iCs/>
        </w:rPr>
        <w:t>Cancer</w:t>
      </w:r>
      <w:proofErr w:type="spellEnd"/>
      <w:r w:rsidR="003B343E" w:rsidRPr="0021493C">
        <w:rPr>
          <w:i/>
          <w:iCs/>
        </w:rPr>
        <w:t xml:space="preserve"> </w:t>
      </w:r>
      <w:proofErr w:type="spellStart"/>
      <w:r w:rsidR="003B343E" w:rsidRPr="0021493C">
        <w:rPr>
          <w:i/>
          <w:iCs/>
        </w:rPr>
        <w:t>Institute</w:t>
      </w:r>
      <w:proofErr w:type="spellEnd"/>
      <w:r w:rsidR="003B343E">
        <w:rPr>
          <w:lang w:val="pt-PT"/>
        </w:rPr>
        <w:t xml:space="preserve"> (NCI), que considera grau 0 ausência de MO, grau 1 quando há presença de úlceras sem sintomatologia dolorosa ou dor leve associada à eritema, grau 2 na presença de eritema doloroso, edema ou úlceras mas mantendo a alimentação por via oral, grau 3 na presença de eritema doloroso, edema ou úlceras e indicação de nutrição parenteral, grau 4 o individuo apresenta ulceração grave com necessidade de nutrição parenteral ou entubação profilática e, por fim, grau 5 </w:t>
      </w:r>
      <w:r w:rsidR="00131C22">
        <w:rPr>
          <w:lang w:val="pt-PT"/>
        </w:rPr>
        <w:t xml:space="preserve">em caso de morte associada à toxicidade (SONIS </w:t>
      </w:r>
      <w:r w:rsidR="00981419" w:rsidRPr="00981419">
        <w:rPr>
          <w:i/>
          <w:iCs/>
          <w:lang w:val="pt-PT"/>
        </w:rPr>
        <w:t>et al</w:t>
      </w:r>
      <w:r w:rsidR="00131C22">
        <w:rPr>
          <w:lang w:val="pt-PT"/>
        </w:rPr>
        <w:t>., 1999).</w:t>
      </w:r>
      <w:r w:rsidR="003B343E">
        <w:rPr>
          <w:lang w:val="pt-PT"/>
        </w:rPr>
        <w:t xml:space="preserve"> </w:t>
      </w:r>
    </w:p>
    <w:p w14:paraId="0825DF2F" w14:textId="5B6EF54C" w:rsidR="006F11F3" w:rsidRPr="00700FEA" w:rsidRDefault="0003754D">
      <w:pPr>
        <w:shd w:val="clear" w:color="auto" w:fill="FFFFFF"/>
        <w:autoSpaceDE w:val="0"/>
        <w:spacing w:after="0" w:line="360" w:lineRule="auto"/>
        <w:ind w:firstLine="709"/>
        <w:jc w:val="both"/>
        <w:rPr>
          <w:rFonts w:cs="Times New Roman"/>
          <w:color w:val="FF0000"/>
          <w:szCs w:val="24"/>
        </w:rPr>
      </w:pPr>
      <w:r w:rsidRPr="0032755A">
        <w:rPr>
          <w:rFonts w:cs="Times New Roman"/>
          <w:szCs w:val="24"/>
          <w:lang w:val="pt-PT"/>
        </w:rPr>
        <w:t>A mucosa labial, jugal,</w:t>
      </w:r>
      <w:r w:rsidR="00953429">
        <w:rPr>
          <w:rFonts w:cs="Times New Roman"/>
          <w:szCs w:val="24"/>
          <w:lang w:val="pt-PT"/>
        </w:rPr>
        <w:t xml:space="preserve"> </w:t>
      </w:r>
      <w:r w:rsidRPr="0032755A">
        <w:rPr>
          <w:rFonts w:cs="Times New Roman"/>
          <w:szCs w:val="24"/>
          <w:lang w:val="pt-PT"/>
        </w:rPr>
        <w:t xml:space="preserve">língua, assoalho de boca e  palato mole são mais afetados pela </w:t>
      </w:r>
      <w:r w:rsidR="002C5496">
        <w:rPr>
          <w:rFonts w:cs="Times New Roman"/>
          <w:szCs w:val="24"/>
          <w:lang w:val="pt-PT"/>
        </w:rPr>
        <w:t xml:space="preserve">MO </w:t>
      </w:r>
      <w:r w:rsidRPr="0032755A">
        <w:rPr>
          <w:rFonts w:cs="Times New Roman"/>
          <w:szCs w:val="24"/>
          <w:lang w:val="pt-PT"/>
        </w:rPr>
        <w:t>do que os tecidos queratinizados, como o palato duro</w:t>
      </w:r>
      <w:r w:rsidRPr="00FE5856">
        <w:rPr>
          <w:rFonts w:cs="Times New Roman"/>
          <w:szCs w:val="24"/>
          <w:lang w:val="pt-PT"/>
        </w:rPr>
        <w:t>.</w:t>
      </w:r>
      <w:r w:rsidRPr="0032755A">
        <w:rPr>
          <w:rFonts w:cs="Times New Roman"/>
          <w:szCs w:val="24"/>
          <w:lang w:val="pt-PT"/>
        </w:rPr>
        <w:t xml:space="preserve"> </w:t>
      </w:r>
      <w:r w:rsidR="00866B0E">
        <w:rPr>
          <w:rFonts w:cs="Times New Roman"/>
          <w:szCs w:val="24"/>
        </w:rPr>
        <w:t>O</w:t>
      </w:r>
      <w:r w:rsidR="00AD23D3">
        <w:rPr>
          <w:rFonts w:cs="Times New Roman"/>
          <w:szCs w:val="24"/>
        </w:rPr>
        <w:t>s agentes quimioterápicos parecem ser os principais fatores para o desenvolvimento de MO em pacientes pediátricos, sendo as altas doses de MTX fortemente relacionadas ao desfecho (</w:t>
      </w:r>
      <w:r w:rsidR="00131C22">
        <w:rPr>
          <w:rFonts w:cs="Times New Roman"/>
          <w:szCs w:val="24"/>
        </w:rPr>
        <w:t xml:space="preserve">CURRA </w:t>
      </w:r>
      <w:r w:rsidR="00981419" w:rsidRPr="00981419">
        <w:rPr>
          <w:rFonts w:cs="Times New Roman"/>
          <w:i/>
          <w:iCs/>
          <w:szCs w:val="24"/>
        </w:rPr>
        <w:t>et al</w:t>
      </w:r>
      <w:r w:rsidR="00131C22">
        <w:rPr>
          <w:rFonts w:cs="Times New Roman"/>
          <w:szCs w:val="24"/>
        </w:rPr>
        <w:t xml:space="preserve">., 2021; </w:t>
      </w:r>
      <w:r w:rsidR="008859BA">
        <w:rPr>
          <w:rFonts w:cs="Times New Roman"/>
          <w:szCs w:val="24"/>
        </w:rPr>
        <w:t xml:space="preserve">RIBEIRO </w:t>
      </w:r>
      <w:r w:rsidR="008859BA" w:rsidRPr="00981419">
        <w:rPr>
          <w:rFonts w:cs="Times New Roman"/>
          <w:i/>
          <w:iCs/>
          <w:szCs w:val="24"/>
        </w:rPr>
        <w:t>et al</w:t>
      </w:r>
      <w:r w:rsidR="008859BA">
        <w:rPr>
          <w:rFonts w:cs="Times New Roman"/>
          <w:szCs w:val="24"/>
        </w:rPr>
        <w:t xml:space="preserve">., 2019; </w:t>
      </w:r>
      <w:r w:rsidR="000B178E">
        <w:rPr>
          <w:rFonts w:cs="Times New Roman"/>
          <w:szCs w:val="24"/>
        </w:rPr>
        <w:t xml:space="preserve">VALER </w:t>
      </w:r>
      <w:r w:rsidR="00981419" w:rsidRPr="00981419">
        <w:rPr>
          <w:rFonts w:cs="Times New Roman"/>
          <w:i/>
          <w:iCs/>
          <w:szCs w:val="24"/>
        </w:rPr>
        <w:t>et al</w:t>
      </w:r>
      <w:r w:rsidR="000B178E">
        <w:rPr>
          <w:rFonts w:cs="Times New Roman"/>
          <w:szCs w:val="24"/>
        </w:rPr>
        <w:t>., 2020</w:t>
      </w:r>
      <w:r w:rsidR="00AD23D3">
        <w:rPr>
          <w:rFonts w:cs="Times New Roman"/>
          <w:szCs w:val="24"/>
        </w:rPr>
        <w:t xml:space="preserve">). </w:t>
      </w:r>
      <w:r w:rsidR="00B144E4">
        <w:rPr>
          <w:rFonts w:cs="Times New Roman"/>
          <w:szCs w:val="24"/>
        </w:rPr>
        <w:t>Outros fatores de risco para o desenvolvimento da MO relatados são par</w:t>
      </w:r>
      <w:r w:rsidR="00CE75B2">
        <w:rPr>
          <w:rFonts w:cs="Times New Roman"/>
          <w:szCs w:val="24"/>
        </w:rPr>
        <w:t xml:space="preserve">âmetros hematológicos, hepáticos e renais, doença de base, microbiota oral, perfil genético e biomarcadores </w:t>
      </w:r>
      <w:r w:rsidR="00CE75B2" w:rsidRPr="00D9124A">
        <w:rPr>
          <w:rFonts w:cs="Times New Roman"/>
          <w:szCs w:val="24"/>
        </w:rPr>
        <w:t>(</w:t>
      </w:r>
      <w:r w:rsidR="00997811" w:rsidRPr="00D9124A">
        <w:rPr>
          <w:rFonts w:cs="Times New Roman"/>
          <w:szCs w:val="24"/>
        </w:rPr>
        <w:t xml:space="preserve">de FARIAS </w:t>
      </w:r>
      <w:r w:rsidR="00CE75B2" w:rsidRPr="00D9124A">
        <w:rPr>
          <w:rFonts w:cs="Times New Roman"/>
          <w:szCs w:val="24"/>
        </w:rPr>
        <w:t xml:space="preserve">GABRIEL </w:t>
      </w:r>
      <w:r w:rsidR="00981419" w:rsidRPr="00D9124A">
        <w:rPr>
          <w:rFonts w:cs="Times New Roman"/>
          <w:i/>
          <w:iCs/>
          <w:szCs w:val="24"/>
        </w:rPr>
        <w:t>et al</w:t>
      </w:r>
      <w:r w:rsidR="00CE75B2" w:rsidRPr="00D9124A">
        <w:rPr>
          <w:rFonts w:cs="Times New Roman"/>
          <w:szCs w:val="24"/>
        </w:rPr>
        <w:t>., 2021).</w:t>
      </w:r>
    </w:p>
    <w:p w14:paraId="184E170F" w14:textId="57D3E90D" w:rsidR="006F11F3" w:rsidRDefault="002C5496" w:rsidP="006B6A3A">
      <w:pPr>
        <w:spacing w:after="0" w:line="360" w:lineRule="auto"/>
        <w:ind w:firstLine="708"/>
        <w:jc w:val="both"/>
        <w:rPr>
          <w:rFonts w:ascii="AdvTT3713a231" w:hAnsi="AdvTT3713a231" w:cs="AdvTT3713a231"/>
          <w:color w:val="131413"/>
          <w:sz w:val="20"/>
          <w:szCs w:val="20"/>
        </w:rPr>
      </w:pPr>
      <w:r w:rsidRPr="00AB7741">
        <w:rPr>
          <w:rFonts w:cs="Times New Roman"/>
          <w:szCs w:val="24"/>
        </w:rPr>
        <w:t xml:space="preserve">A incidência e gravidade da </w:t>
      </w:r>
      <w:r w:rsidR="00CE50DB">
        <w:rPr>
          <w:rFonts w:cs="Times New Roman"/>
          <w:szCs w:val="24"/>
        </w:rPr>
        <w:t>MO</w:t>
      </w:r>
      <w:r w:rsidRPr="00AB7741">
        <w:rPr>
          <w:rFonts w:cs="Times New Roman"/>
          <w:szCs w:val="24"/>
        </w:rPr>
        <w:t xml:space="preserve"> em </w:t>
      </w:r>
      <w:r>
        <w:rPr>
          <w:rFonts w:cs="Times New Roman"/>
          <w:szCs w:val="24"/>
        </w:rPr>
        <w:t xml:space="preserve">pacientes oncológicos </w:t>
      </w:r>
      <w:r w:rsidRPr="00AB7741">
        <w:rPr>
          <w:rFonts w:cs="Times New Roman"/>
          <w:szCs w:val="24"/>
        </w:rPr>
        <w:t>adultos</w:t>
      </w:r>
      <w:r>
        <w:rPr>
          <w:rFonts w:cs="Times New Roman"/>
          <w:szCs w:val="24"/>
        </w:rPr>
        <w:t xml:space="preserve"> </w:t>
      </w:r>
      <w:r w:rsidRPr="00AB7741">
        <w:rPr>
          <w:rFonts w:cs="Times New Roman"/>
          <w:szCs w:val="24"/>
        </w:rPr>
        <w:t>são bem conhecidos e dependem do tipo de protocolo</w:t>
      </w:r>
      <w:r>
        <w:rPr>
          <w:rFonts w:cs="Times New Roman"/>
          <w:szCs w:val="24"/>
        </w:rPr>
        <w:t xml:space="preserve"> </w:t>
      </w:r>
      <w:r w:rsidRPr="00AB7741">
        <w:rPr>
          <w:rFonts w:cs="Times New Roman"/>
          <w:szCs w:val="24"/>
        </w:rPr>
        <w:t>usado em relação a agentes específicos e esquemas de dosagem</w:t>
      </w:r>
      <w:r w:rsidR="00D9124A">
        <w:rPr>
          <w:rFonts w:cs="Times New Roman"/>
          <w:szCs w:val="24"/>
        </w:rPr>
        <w:t>,</w:t>
      </w:r>
      <w:r w:rsidRPr="00AB7741">
        <w:rPr>
          <w:rFonts w:cs="Times New Roman"/>
          <w:szCs w:val="24"/>
        </w:rPr>
        <w:t xml:space="preserve"> no entanto, poucos estudos em oncologia pediátrica foram</w:t>
      </w:r>
      <w:r>
        <w:rPr>
          <w:rFonts w:cs="Times New Roman"/>
          <w:szCs w:val="24"/>
        </w:rPr>
        <w:t xml:space="preserve"> </w:t>
      </w:r>
      <w:r w:rsidRPr="00236EB7">
        <w:rPr>
          <w:rFonts w:cs="Times New Roman"/>
          <w:szCs w:val="24"/>
        </w:rPr>
        <w:t>conduzido</w:t>
      </w:r>
      <w:r w:rsidR="008B5B88" w:rsidRPr="00236EB7">
        <w:rPr>
          <w:rFonts w:cs="Times New Roman"/>
          <w:szCs w:val="24"/>
        </w:rPr>
        <w:t>s</w:t>
      </w:r>
      <w:r w:rsidRPr="00236EB7">
        <w:rPr>
          <w:rFonts w:cs="Times New Roman"/>
          <w:szCs w:val="24"/>
        </w:rPr>
        <w:t xml:space="preserve"> (</w:t>
      </w:r>
      <w:r w:rsidR="008859BA" w:rsidRPr="00236EB7">
        <w:rPr>
          <w:rFonts w:cs="Times New Roman"/>
          <w:szCs w:val="24"/>
        </w:rPr>
        <w:t xml:space="preserve">CHENG </w:t>
      </w:r>
      <w:r w:rsidR="008859BA" w:rsidRPr="00236EB7">
        <w:rPr>
          <w:rFonts w:cs="Times New Roman"/>
          <w:i/>
          <w:iCs/>
          <w:szCs w:val="24"/>
        </w:rPr>
        <w:t>et al</w:t>
      </w:r>
      <w:r w:rsidR="008859BA" w:rsidRPr="00236EB7">
        <w:rPr>
          <w:rFonts w:cs="Times New Roman"/>
          <w:szCs w:val="24"/>
        </w:rPr>
        <w:t>., 2011</w:t>
      </w:r>
      <w:r w:rsidR="008859BA">
        <w:rPr>
          <w:rFonts w:cs="Times New Roman"/>
          <w:szCs w:val="24"/>
        </w:rPr>
        <w:t xml:space="preserve">; </w:t>
      </w:r>
      <w:r w:rsidR="00F456AE" w:rsidRPr="00236EB7">
        <w:rPr>
          <w:rFonts w:cs="Times New Roman"/>
          <w:szCs w:val="24"/>
        </w:rPr>
        <w:t>SHOU</w:t>
      </w:r>
      <w:r w:rsidR="00236EB7" w:rsidRPr="00236EB7">
        <w:rPr>
          <w:rFonts w:cs="Times New Roman"/>
          <w:szCs w:val="24"/>
        </w:rPr>
        <w:t>V</w:t>
      </w:r>
      <w:r w:rsidR="00F456AE" w:rsidRPr="00236EB7">
        <w:rPr>
          <w:rFonts w:cs="Times New Roman"/>
          <w:szCs w:val="24"/>
        </w:rPr>
        <w:t xml:space="preserve">AL </w:t>
      </w:r>
      <w:r w:rsidR="00981419" w:rsidRPr="00236EB7">
        <w:rPr>
          <w:rFonts w:cs="Times New Roman"/>
          <w:i/>
          <w:iCs/>
          <w:szCs w:val="24"/>
        </w:rPr>
        <w:t>et al</w:t>
      </w:r>
      <w:r w:rsidR="00F456AE" w:rsidRPr="00236EB7">
        <w:rPr>
          <w:rFonts w:cs="Times New Roman"/>
          <w:szCs w:val="24"/>
        </w:rPr>
        <w:t>., 2019</w:t>
      </w:r>
      <w:r w:rsidRPr="00236EB7">
        <w:rPr>
          <w:rFonts w:cs="Times New Roman"/>
          <w:szCs w:val="24"/>
        </w:rPr>
        <w:t>).</w:t>
      </w:r>
      <w:r>
        <w:rPr>
          <w:rFonts w:cs="Times New Roman"/>
          <w:szCs w:val="24"/>
        </w:rPr>
        <w:t xml:space="preserve"> De acordo com a revisão sistemática realizad</w:t>
      </w:r>
      <w:r w:rsidR="00281FFC">
        <w:rPr>
          <w:rFonts w:cs="Times New Roman"/>
          <w:szCs w:val="24"/>
        </w:rPr>
        <w:t>a</w:t>
      </w:r>
      <w:r>
        <w:rPr>
          <w:rFonts w:cs="Times New Roman"/>
          <w:szCs w:val="24"/>
        </w:rPr>
        <w:t xml:space="preserve"> por Gabriel </w:t>
      </w:r>
      <w:r w:rsidR="00981419" w:rsidRPr="00981419">
        <w:rPr>
          <w:rFonts w:cs="Times New Roman"/>
          <w:i/>
          <w:iCs/>
          <w:szCs w:val="24"/>
        </w:rPr>
        <w:t>et al</w:t>
      </w:r>
      <w:r>
        <w:rPr>
          <w:rFonts w:cs="Times New Roman"/>
          <w:szCs w:val="24"/>
        </w:rPr>
        <w:t xml:space="preserve"> (2021) a</w:t>
      </w:r>
      <w:r w:rsidRPr="0032755A">
        <w:rPr>
          <w:rFonts w:cs="Times New Roman"/>
          <w:szCs w:val="24"/>
        </w:rPr>
        <w:t xml:space="preserve"> MO apresenta uma incidência variável</w:t>
      </w:r>
      <w:r>
        <w:rPr>
          <w:rFonts w:cs="Times New Roman"/>
          <w:szCs w:val="24"/>
        </w:rPr>
        <w:t xml:space="preserve"> em paciente </w:t>
      </w:r>
      <w:proofErr w:type="spellStart"/>
      <w:r>
        <w:rPr>
          <w:rFonts w:cs="Times New Roman"/>
          <w:szCs w:val="24"/>
        </w:rPr>
        <w:t>oncopediátricos</w:t>
      </w:r>
      <w:proofErr w:type="spellEnd"/>
      <w:r w:rsidRPr="0032755A">
        <w:rPr>
          <w:rFonts w:cs="Times New Roman"/>
          <w:szCs w:val="24"/>
        </w:rPr>
        <w:t xml:space="preserve">, variando de </w:t>
      </w:r>
      <w:r>
        <w:rPr>
          <w:rFonts w:cs="Times New Roman"/>
          <w:szCs w:val="24"/>
        </w:rPr>
        <w:t xml:space="preserve">20 </w:t>
      </w:r>
      <w:proofErr w:type="gramStart"/>
      <w:r>
        <w:rPr>
          <w:rFonts w:cs="Times New Roman"/>
          <w:szCs w:val="24"/>
        </w:rPr>
        <w:t>à</w:t>
      </w:r>
      <w:proofErr w:type="gramEnd"/>
      <w:r>
        <w:rPr>
          <w:rFonts w:cs="Times New Roman"/>
          <w:szCs w:val="24"/>
        </w:rPr>
        <w:t xml:space="preserve"> 80</w:t>
      </w:r>
      <w:r w:rsidRPr="0032755A">
        <w:rPr>
          <w:rFonts w:cs="Times New Roman"/>
          <w:szCs w:val="24"/>
        </w:rPr>
        <w:t xml:space="preserve">% em paciente submetidos </w:t>
      </w:r>
      <w:r>
        <w:rPr>
          <w:rFonts w:cs="Times New Roman"/>
          <w:szCs w:val="24"/>
        </w:rPr>
        <w:t>à</w:t>
      </w:r>
      <w:r w:rsidRPr="0032755A">
        <w:rPr>
          <w:rFonts w:cs="Times New Roman"/>
          <w:szCs w:val="24"/>
        </w:rPr>
        <w:t xml:space="preserve"> </w:t>
      </w:r>
      <w:r>
        <w:rPr>
          <w:rFonts w:cs="Times New Roman"/>
          <w:szCs w:val="24"/>
        </w:rPr>
        <w:t>QT</w:t>
      </w:r>
      <w:r w:rsidRPr="0032755A">
        <w:rPr>
          <w:rFonts w:cs="Times New Roman"/>
          <w:szCs w:val="24"/>
        </w:rPr>
        <w:t xml:space="preserve">. </w:t>
      </w:r>
      <w:r>
        <w:rPr>
          <w:rFonts w:cs="Times New Roman"/>
          <w:szCs w:val="24"/>
        </w:rPr>
        <w:t xml:space="preserve">Curra </w:t>
      </w:r>
      <w:r w:rsidR="00981419" w:rsidRPr="00981419">
        <w:rPr>
          <w:rFonts w:cs="Times New Roman"/>
          <w:i/>
          <w:iCs/>
          <w:szCs w:val="24"/>
        </w:rPr>
        <w:t>et al</w:t>
      </w:r>
      <w:r>
        <w:rPr>
          <w:rFonts w:cs="Times New Roman"/>
          <w:szCs w:val="24"/>
        </w:rPr>
        <w:t xml:space="preserve"> (2021)</w:t>
      </w:r>
      <w:r w:rsidRPr="00AB7741">
        <w:rPr>
          <w:rFonts w:cs="Times New Roman"/>
          <w:szCs w:val="24"/>
        </w:rPr>
        <w:t xml:space="preserve"> </w:t>
      </w:r>
      <w:r>
        <w:rPr>
          <w:rFonts w:cs="Times New Roman"/>
          <w:szCs w:val="24"/>
        </w:rPr>
        <w:t>avaliaram</w:t>
      </w:r>
      <w:r w:rsidRPr="00AB7741">
        <w:rPr>
          <w:rFonts w:cs="Times New Roman"/>
          <w:szCs w:val="24"/>
        </w:rPr>
        <w:t xml:space="preserve"> a incidência e os fatores de risco</w:t>
      </w:r>
      <w:r>
        <w:rPr>
          <w:rFonts w:cs="Times New Roman"/>
          <w:szCs w:val="24"/>
        </w:rPr>
        <w:t xml:space="preserve"> </w:t>
      </w:r>
      <w:r w:rsidRPr="00AB7741">
        <w:rPr>
          <w:rFonts w:cs="Times New Roman"/>
          <w:szCs w:val="24"/>
        </w:rPr>
        <w:t xml:space="preserve">para OM em pacientes com câncer </w:t>
      </w:r>
      <w:r w:rsidRPr="00AB7741">
        <w:rPr>
          <w:rFonts w:cs="Times New Roman"/>
          <w:szCs w:val="24"/>
        </w:rPr>
        <w:lastRenderedPageBreak/>
        <w:t>infantil em quimioterapia</w:t>
      </w:r>
      <w:r>
        <w:rPr>
          <w:rFonts w:cs="Times New Roman"/>
          <w:szCs w:val="24"/>
        </w:rPr>
        <w:t xml:space="preserve"> e demonstraram </w:t>
      </w:r>
      <w:r w:rsidRPr="00AB7741">
        <w:rPr>
          <w:rFonts w:cs="Times New Roman"/>
          <w:szCs w:val="24"/>
        </w:rPr>
        <w:t>que algu</w:t>
      </w:r>
      <w:r>
        <w:rPr>
          <w:rFonts w:cs="Times New Roman"/>
          <w:szCs w:val="24"/>
        </w:rPr>
        <w:t xml:space="preserve">ns protocolos de QT </w:t>
      </w:r>
      <w:r w:rsidRPr="00AB7741">
        <w:rPr>
          <w:rFonts w:cs="Times New Roman"/>
          <w:szCs w:val="24"/>
        </w:rPr>
        <w:t>foram associados a uma maior incidência de graus</w:t>
      </w:r>
      <w:r>
        <w:rPr>
          <w:rFonts w:cs="Times New Roman"/>
          <w:szCs w:val="24"/>
        </w:rPr>
        <w:t xml:space="preserve"> severos</w:t>
      </w:r>
      <w:r w:rsidRPr="00AB7741">
        <w:rPr>
          <w:rFonts w:cs="Times New Roman"/>
          <w:szCs w:val="24"/>
        </w:rPr>
        <w:t xml:space="preserve"> de </w:t>
      </w:r>
      <w:r>
        <w:rPr>
          <w:rFonts w:cs="Times New Roman"/>
          <w:szCs w:val="24"/>
        </w:rPr>
        <w:t>MO</w:t>
      </w:r>
      <w:r w:rsidRPr="00AB7741">
        <w:rPr>
          <w:rFonts w:cs="Times New Roman"/>
          <w:szCs w:val="24"/>
        </w:rPr>
        <w:t>. Além disso, demonstra</w:t>
      </w:r>
      <w:r>
        <w:rPr>
          <w:rFonts w:cs="Times New Roman"/>
          <w:szCs w:val="24"/>
        </w:rPr>
        <w:t>ram</w:t>
      </w:r>
      <w:r w:rsidRPr="00AB7741">
        <w:rPr>
          <w:rFonts w:cs="Times New Roman"/>
          <w:szCs w:val="24"/>
        </w:rPr>
        <w:t xml:space="preserve"> que outr</w:t>
      </w:r>
      <w:r>
        <w:rPr>
          <w:rFonts w:cs="Times New Roman"/>
          <w:szCs w:val="24"/>
        </w:rPr>
        <w:t>a</w:t>
      </w:r>
      <w:r w:rsidRPr="00AB7741">
        <w:rPr>
          <w:rFonts w:cs="Times New Roman"/>
          <w:szCs w:val="24"/>
        </w:rPr>
        <w:t>s</w:t>
      </w:r>
      <w:r>
        <w:rPr>
          <w:rFonts w:cs="Times New Roman"/>
          <w:szCs w:val="24"/>
        </w:rPr>
        <w:t xml:space="preserve"> </w:t>
      </w:r>
      <w:r w:rsidRPr="00AB7741">
        <w:rPr>
          <w:rFonts w:cs="Times New Roman"/>
          <w:szCs w:val="24"/>
        </w:rPr>
        <w:t>toxicidades como hematológicas, hepáticas e renais ocorreram em</w:t>
      </w:r>
      <w:r>
        <w:rPr>
          <w:rFonts w:cs="Times New Roman"/>
          <w:szCs w:val="24"/>
        </w:rPr>
        <w:t xml:space="preserve"> </w:t>
      </w:r>
      <w:r w:rsidRPr="00AB7741">
        <w:rPr>
          <w:rFonts w:cs="Times New Roman"/>
          <w:szCs w:val="24"/>
        </w:rPr>
        <w:t>associação com a gravidade da OM.</w:t>
      </w:r>
      <w:r>
        <w:rPr>
          <w:rFonts w:cs="Times New Roman"/>
          <w:szCs w:val="24"/>
        </w:rPr>
        <w:t xml:space="preserve"> Neste estudo os autores avaliaram </w:t>
      </w:r>
      <w:r w:rsidRPr="00AB7741">
        <w:rPr>
          <w:rFonts w:cs="Times New Roman"/>
          <w:szCs w:val="24"/>
        </w:rPr>
        <w:t>112 pacientes oncológicos pediátricos</w:t>
      </w:r>
      <w:r>
        <w:rPr>
          <w:rFonts w:cs="Times New Roman"/>
          <w:szCs w:val="24"/>
        </w:rPr>
        <w:t xml:space="preserve"> e</w:t>
      </w:r>
      <w:r w:rsidRPr="00AB7741">
        <w:rPr>
          <w:rFonts w:cs="Times New Roman"/>
          <w:szCs w:val="24"/>
        </w:rPr>
        <w:t xml:space="preserve"> um total de 829 ciclos de quimioterapia</w:t>
      </w:r>
      <w:r>
        <w:rPr>
          <w:rFonts w:cs="Times New Roman"/>
          <w:szCs w:val="24"/>
        </w:rPr>
        <w:t xml:space="preserve"> e observaram uma </w:t>
      </w:r>
      <w:r w:rsidRPr="00AB7741">
        <w:rPr>
          <w:rFonts w:cs="Times New Roman"/>
          <w:szCs w:val="24"/>
        </w:rPr>
        <w:t xml:space="preserve">incidência geral de OM de 63,57% </w:t>
      </w:r>
      <w:r>
        <w:rPr>
          <w:rFonts w:cs="Times New Roman"/>
          <w:szCs w:val="24"/>
        </w:rPr>
        <w:t xml:space="preserve">sendo que </w:t>
      </w:r>
      <w:r w:rsidR="00281FFC">
        <w:rPr>
          <w:rFonts w:cs="Times New Roman"/>
          <w:szCs w:val="24"/>
        </w:rPr>
        <w:t xml:space="preserve">deste, </w:t>
      </w:r>
      <w:r w:rsidR="00281FFC" w:rsidRPr="00AB7741">
        <w:rPr>
          <w:rFonts w:cs="Times New Roman"/>
          <w:szCs w:val="24"/>
        </w:rPr>
        <w:t>8</w:t>
      </w:r>
      <w:r w:rsidRPr="00AB7741">
        <w:rPr>
          <w:rFonts w:cs="Times New Roman"/>
          <w:szCs w:val="24"/>
        </w:rPr>
        <w:t xml:space="preserve">,44% apresentaram </w:t>
      </w:r>
      <w:r>
        <w:rPr>
          <w:rFonts w:cs="Times New Roman"/>
          <w:szCs w:val="24"/>
        </w:rPr>
        <w:t xml:space="preserve">graus severos </w:t>
      </w:r>
      <w:r w:rsidRPr="00AB7741">
        <w:rPr>
          <w:rFonts w:cs="Times New Roman"/>
          <w:szCs w:val="24"/>
        </w:rPr>
        <w:t xml:space="preserve">de </w:t>
      </w:r>
      <w:r>
        <w:rPr>
          <w:rFonts w:cs="Times New Roman"/>
          <w:szCs w:val="24"/>
        </w:rPr>
        <w:t>MO</w:t>
      </w:r>
      <w:r w:rsidRPr="00AB7741">
        <w:rPr>
          <w:rFonts w:cs="Times New Roman"/>
          <w:szCs w:val="24"/>
        </w:rPr>
        <w:t xml:space="preserve"> (graus 3 e 4). Em estudos semelhantes, </w:t>
      </w:r>
      <w:r w:rsidR="00281FFC">
        <w:rPr>
          <w:rFonts w:cs="Times New Roman"/>
          <w:szCs w:val="24"/>
        </w:rPr>
        <w:t xml:space="preserve">a </w:t>
      </w:r>
      <w:r w:rsidRPr="00AB7741">
        <w:rPr>
          <w:rFonts w:cs="Times New Roman"/>
          <w:szCs w:val="24"/>
        </w:rPr>
        <w:t>incidência de OM vari</w:t>
      </w:r>
      <w:r w:rsidR="00281FFC">
        <w:rPr>
          <w:rFonts w:cs="Times New Roman"/>
          <w:szCs w:val="24"/>
        </w:rPr>
        <w:t>ou</w:t>
      </w:r>
      <w:r w:rsidRPr="00AB7741">
        <w:rPr>
          <w:rFonts w:cs="Times New Roman"/>
          <w:szCs w:val="24"/>
        </w:rPr>
        <w:t xml:space="preserve"> de 18 a 80% e de 14 a</w:t>
      </w:r>
      <w:r>
        <w:rPr>
          <w:rFonts w:cs="Times New Roman"/>
          <w:szCs w:val="24"/>
        </w:rPr>
        <w:t xml:space="preserve"> </w:t>
      </w:r>
      <w:r w:rsidRPr="00AB7741">
        <w:rPr>
          <w:rFonts w:cs="Times New Roman"/>
          <w:szCs w:val="24"/>
        </w:rPr>
        <w:t>18,6% para graus severos</w:t>
      </w:r>
      <w:r w:rsidR="006B6A3A">
        <w:rPr>
          <w:rFonts w:cs="Times New Roman"/>
          <w:szCs w:val="24"/>
        </w:rPr>
        <w:t xml:space="preserve"> (ALLEN </w:t>
      </w:r>
      <w:r w:rsidR="00981419" w:rsidRPr="00981419">
        <w:rPr>
          <w:rFonts w:cs="Times New Roman"/>
          <w:i/>
          <w:iCs/>
          <w:szCs w:val="24"/>
        </w:rPr>
        <w:t>et al</w:t>
      </w:r>
      <w:r w:rsidR="006B6A3A">
        <w:rPr>
          <w:rFonts w:cs="Times New Roman"/>
          <w:szCs w:val="24"/>
        </w:rPr>
        <w:t>., 2018)</w:t>
      </w:r>
      <w:r w:rsidR="00236EB7">
        <w:rPr>
          <w:rFonts w:cs="Times New Roman"/>
          <w:szCs w:val="24"/>
        </w:rPr>
        <w:t xml:space="preserve">. </w:t>
      </w:r>
      <w:r w:rsidRPr="00AB7741">
        <w:rPr>
          <w:rFonts w:cs="Times New Roman"/>
          <w:szCs w:val="24"/>
        </w:rPr>
        <w:t>Essas variações n</w:t>
      </w:r>
      <w:r w:rsidR="00281FFC">
        <w:rPr>
          <w:rFonts w:cs="Times New Roman"/>
          <w:szCs w:val="24"/>
        </w:rPr>
        <w:t>a incidência de MO</w:t>
      </w:r>
      <w:r w:rsidRPr="00AB7741">
        <w:rPr>
          <w:rFonts w:cs="Times New Roman"/>
          <w:szCs w:val="24"/>
        </w:rPr>
        <w:t xml:space="preserve"> pode</w:t>
      </w:r>
      <w:r w:rsidR="00281FFC">
        <w:rPr>
          <w:rFonts w:cs="Times New Roman"/>
          <w:szCs w:val="24"/>
        </w:rPr>
        <w:t>m</w:t>
      </w:r>
      <w:r w:rsidRPr="00AB7741">
        <w:rPr>
          <w:rFonts w:cs="Times New Roman"/>
          <w:szCs w:val="24"/>
        </w:rPr>
        <w:t xml:space="preserve"> ocorrer devido às diferenças em cada estudo em relação</w:t>
      </w:r>
      <w:r>
        <w:rPr>
          <w:rFonts w:cs="Times New Roman"/>
          <w:szCs w:val="24"/>
        </w:rPr>
        <w:t xml:space="preserve"> </w:t>
      </w:r>
      <w:r w:rsidRPr="00AB7741">
        <w:rPr>
          <w:rFonts w:cs="Times New Roman"/>
          <w:szCs w:val="24"/>
        </w:rPr>
        <w:t>metodologia, tipos de tumor, combinações de quimioterapia,</w:t>
      </w:r>
      <w:r>
        <w:rPr>
          <w:rFonts w:cs="Times New Roman"/>
          <w:szCs w:val="24"/>
        </w:rPr>
        <w:t xml:space="preserve"> </w:t>
      </w:r>
      <w:r w:rsidRPr="00AB7741">
        <w:rPr>
          <w:rFonts w:cs="Times New Roman"/>
          <w:szCs w:val="24"/>
        </w:rPr>
        <w:t xml:space="preserve">tipo de profilaxia usada e histórico genético. </w:t>
      </w:r>
      <w:r w:rsidR="00281FFC">
        <w:rPr>
          <w:rFonts w:cs="Times New Roman"/>
          <w:szCs w:val="24"/>
        </w:rPr>
        <w:t>Outro fator que pode afetar essa incidência é que m</w:t>
      </w:r>
      <w:r w:rsidRPr="00AB7741">
        <w:rPr>
          <w:rFonts w:cs="Times New Roman"/>
          <w:szCs w:val="24"/>
        </w:rPr>
        <w:t>uitos</w:t>
      </w:r>
      <w:r>
        <w:rPr>
          <w:rFonts w:cs="Times New Roman"/>
          <w:szCs w:val="24"/>
        </w:rPr>
        <w:t xml:space="preserve"> </w:t>
      </w:r>
      <w:r w:rsidRPr="00AB7741">
        <w:rPr>
          <w:rFonts w:cs="Times New Roman"/>
          <w:szCs w:val="24"/>
        </w:rPr>
        <w:t>e</w:t>
      </w:r>
      <w:r>
        <w:rPr>
          <w:rFonts w:cs="Times New Roman"/>
          <w:szCs w:val="24"/>
        </w:rPr>
        <w:t>studos</w:t>
      </w:r>
      <w:r w:rsidRPr="00AB7741">
        <w:rPr>
          <w:rFonts w:cs="Times New Roman"/>
          <w:szCs w:val="24"/>
        </w:rPr>
        <w:t xml:space="preserve"> não ofereceram nenhum</w:t>
      </w:r>
      <w:r>
        <w:rPr>
          <w:rFonts w:cs="Times New Roman"/>
          <w:szCs w:val="24"/>
        </w:rPr>
        <w:t xml:space="preserve"> protocolo preventivo </w:t>
      </w:r>
      <w:r w:rsidRPr="00AB7741">
        <w:rPr>
          <w:rFonts w:cs="Times New Roman"/>
          <w:szCs w:val="24"/>
        </w:rPr>
        <w:t xml:space="preserve">para </w:t>
      </w:r>
      <w:r>
        <w:rPr>
          <w:rFonts w:cs="Times New Roman"/>
          <w:szCs w:val="24"/>
        </w:rPr>
        <w:t>MO.</w:t>
      </w:r>
    </w:p>
    <w:p w14:paraId="3D148EC4" w14:textId="6EA5A795" w:rsidR="006F11F3" w:rsidRPr="00AB7741" w:rsidRDefault="006F11F3" w:rsidP="006F11F3">
      <w:pPr>
        <w:shd w:val="clear" w:color="auto" w:fill="FFFFFF"/>
        <w:autoSpaceDE w:val="0"/>
        <w:spacing w:after="0" w:line="360" w:lineRule="auto"/>
        <w:ind w:firstLine="709"/>
        <w:jc w:val="both"/>
        <w:rPr>
          <w:rFonts w:cs="Times New Roman"/>
          <w:szCs w:val="24"/>
        </w:rPr>
      </w:pPr>
      <w:r w:rsidRPr="00FF4487">
        <w:rPr>
          <w:rFonts w:cs="Times New Roman"/>
          <w:szCs w:val="24"/>
        </w:rPr>
        <w:t xml:space="preserve">Fatores associados com </w:t>
      </w:r>
      <w:r w:rsidR="00281FFC" w:rsidRPr="00FF4487">
        <w:rPr>
          <w:rFonts w:cs="Times New Roman"/>
          <w:szCs w:val="24"/>
        </w:rPr>
        <w:t>desenvolvimento de MO tem sido</w:t>
      </w:r>
      <w:r w:rsidRPr="00FF4487">
        <w:rPr>
          <w:rFonts w:cs="Times New Roman"/>
          <w:szCs w:val="24"/>
        </w:rPr>
        <w:t xml:space="preserve"> </w:t>
      </w:r>
      <w:proofErr w:type="gramStart"/>
      <w:r w:rsidRPr="00FF4487">
        <w:rPr>
          <w:rFonts w:cs="Times New Roman"/>
          <w:szCs w:val="24"/>
        </w:rPr>
        <w:t>descritos</w:t>
      </w:r>
      <w:proofErr w:type="gramEnd"/>
      <w:r w:rsidRPr="00FF4487">
        <w:rPr>
          <w:rFonts w:cs="Times New Roman"/>
          <w:szCs w:val="24"/>
        </w:rPr>
        <w:t xml:space="preserve"> n</w:t>
      </w:r>
      <w:r w:rsidR="00281FFC" w:rsidRPr="00FF4487">
        <w:rPr>
          <w:rFonts w:cs="Times New Roman"/>
          <w:szCs w:val="24"/>
        </w:rPr>
        <w:t>a</w:t>
      </w:r>
      <w:r w:rsidR="00AB7741" w:rsidRPr="00FF4487">
        <w:rPr>
          <w:rFonts w:cs="Times New Roman"/>
          <w:szCs w:val="24"/>
        </w:rPr>
        <w:t xml:space="preserve"> </w:t>
      </w:r>
      <w:r w:rsidRPr="00FF4487">
        <w:rPr>
          <w:rFonts w:cs="Times New Roman"/>
          <w:szCs w:val="24"/>
        </w:rPr>
        <w:t xml:space="preserve">literatura, incluindo tipo de drogas quimioterápicas, </w:t>
      </w:r>
      <w:r w:rsidR="00281FFC" w:rsidRPr="00FF4487">
        <w:rPr>
          <w:rFonts w:cs="Times New Roman"/>
          <w:szCs w:val="24"/>
        </w:rPr>
        <w:t>doses dos agentes quimioterápicos,</w:t>
      </w:r>
      <w:r w:rsidRPr="00FF4487">
        <w:rPr>
          <w:rFonts w:cs="Times New Roman"/>
          <w:szCs w:val="24"/>
        </w:rPr>
        <w:t xml:space="preserve"> idade, estado nutricional e polimorfismos genéticos</w:t>
      </w:r>
      <w:r w:rsidR="00AB7741" w:rsidRPr="00FF4487">
        <w:rPr>
          <w:rFonts w:cs="Times New Roman"/>
          <w:szCs w:val="24"/>
        </w:rPr>
        <w:t xml:space="preserve"> </w:t>
      </w:r>
      <w:r w:rsidRPr="00FF4487">
        <w:rPr>
          <w:rFonts w:cs="Times New Roman"/>
          <w:szCs w:val="24"/>
        </w:rPr>
        <w:t>que codificam enzimas responsáveis ​​pelo metabolismo, transporte,</w:t>
      </w:r>
      <w:r w:rsidR="00AB7741" w:rsidRPr="00FF4487">
        <w:rPr>
          <w:rFonts w:cs="Times New Roman"/>
          <w:szCs w:val="24"/>
        </w:rPr>
        <w:t xml:space="preserve"> </w:t>
      </w:r>
      <w:r w:rsidRPr="00FF4487">
        <w:rPr>
          <w:rFonts w:cs="Times New Roman"/>
          <w:szCs w:val="24"/>
        </w:rPr>
        <w:t>e excreção de drogas quimioterápicas. Crianças com</w:t>
      </w:r>
      <w:r w:rsidR="00AB7741" w:rsidRPr="00FF4487">
        <w:rPr>
          <w:rFonts w:cs="Times New Roman"/>
          <w:szCs w:val="24"/>
        </w:rPr>
        <w:t xml:space="preserve"> </w:t>
      </w:r>
      <w:r w:rsidRPr="00FF4487">
        <w:rPr>
          <w:rFonts w:cs="Times New Roman"/>
          <w:szCs w:val="24"/>
        </w:rPr>
        <w:t xml:space="preserve">malignidades hematológicas apresentam </w:t>
      </w:r>
      <w:r w:rsidR="00281FFC" w:rsidRPr="00FF4487">
        <w:rPr>
          <w:rFonts w:cs="Times New Roman"/>
          <w:szCs w:val="24"/>
        </w:rPr>
        <w:t>MO</w:t>
      </w:r>
      <w:r w:rsidRPr="00FF4487">
        <w:rPr>
          <w:rFonts w:cs="Times New Roman"/>
          <w:szCs w:val="24"/>
        </w:rPr>
        <w:t xml:space="preserve"> com mais frequência</w:t>
      </w:r>
      <w:r w:rsidR="00AB7741" w:rsidRPr="00FF4487">
        <w:rPr>
          <w:rFonts w:cs="Times New Roman"/>
          <w:szCs w:val="24"/>
        </w:rPr>
        <w:t xml:space="preserve"> </w:t>
      </w:r>
      <w:r w:rsidRPr="00FF4487">
        <w:rPr>
          <w:rFonts w:cs="Times New Roman"/>
          <w:szCs w:val="24"/>
        </w:rPr>
        <w:t>do que aqueles com tumores sólidos</w:t>
      </w:r>
      <w:r w:rsidR="00FF4487" w:rsidRPr="00FF4487">
        <w:rPr>
          <w:rFonts w:cs="Times New Roman"/>
          <w:szCs w:val="24"/>
        </w:rPr>
        <w:t xml:space="preserve"> (de FARIAS GABRIEL </w:t>
      </w:r>
      <w:r w:rsidR="00FF4487" w:rsidRPr="00FF4487">
        <w:rPr>
          <w:rFonts w:cs="Times New Roman"/>
          <w:i/>
          <w:iCs/>
          <w:szCs w:val="24"/>
        </w:rPr>
        <w:t>et al</w:t>
      </w:r>
      <w:r w:rsidR="00FF4487" w:rsidRPr="00FF4487">
        <w:rPr>
          <w:rFonts w:cs="Times New Roman"/>
          <w:szCs w:val="24"/>
        </w:rPr>
        <w:t>., 2021)</w:t>
      </w:r>
      <w:r w:rsidRPr="00FF4487">
        <w:rPr>
          <w:rFonts w:cs="Times New Roman"/>
          <w:szCs w:val="24"/>
        </w:rPr>
        <w:t>.</w:t>
      </w:r>
      <w:r w:rsidRPr="00AB7741">
        <w:rPr>
          <w:rFonts w:cs="Times New Roman"/>
          <w:szCs w:val="24"/>
        </w:rPr>
        <w:t xml:space="preserve"> </w:t>
      </w:r>
    </w:p>
    <w:p w14:paraId="257CDEA5" w14:textId="4712CDA0" w:rsidR="00556E54" w:rsidRPr="0032755A" w:rsidRDefault="00556E54">
      <w:pPr>
        <w:shd w:val="clear" w:color="auto" w:fill="FFFFFF"/>
        <w:autoSpaceDE w:val="0"/>
        <w:spacing w:after="0" w:line="360" w:lineRule="auto"/>
        <w:ind w:firstLine="708"/>
        <w:jc w:val="both"/>
        <w:rPr>
          <w:rFonts w:cs="Times New Roman"/>
          <w:szCs w:val="24"/>
          <w:lang w:val="pt-PT"/>
        </w:rPr>
      </w:pPr>
      <w:r w:rsidRPr="0032755A">
        <w:rPr>
          <w:rFonts w:cs="Times New Roman"/>
          <w:szCs w:val="24"/>
        </w:rPr>
        <w:t xml:space="preserve">Os sintomas associados à MO em crianças e adolescentes submetidos a </w:t>
      </w:r>
      <w:r w:rsidR="00A169E8">
        <w:rPr>
          <w:rFonts w:cs="Times New Roman"/>
          <w:szCs w:val="24"/>
        </w:rPr>
        <w:t xml:space="preserve">QT </w:t>
      </w:r>
      <w:r w:rsidRPr="0032755A">
        <w:rPr>
          <w:rFonts w:cs="Times New Roman"/>
          <w:szCs w:val="24"/>
        </w:rPr>
        <w:t>incluem problemas ao engolir, falar e ao se alimentar</w:t>
      </w:r>
      <w:r w:rsidR="001F237F">
        <w:rPr>
          <w:rFonts w:cs="Times New Roman"/>
          <w:szCs w:val="24"/>
        </w:rPr>
        <w:t xml:space="preserve">, maior uso de analgésicos </w:t>
      </w:r>
      <w:r w:rsidRPr="0032755A">
        <w:rPr>
          <w:rFonts w:cs="Times New Roman"/>
          <w:szCs w:val="24"/>
        </w:rPr>
        <w:t>além do aumento dos níveis de estresse psicológico nesses pacientes (</w:t>
      </w:r>
      <w:r w:rsidR="00381299" w:rsidRPr="0032755A">
        <w:rPr>
          <w:rFonts w:cs="Times New Roman"/>
          <w:szCs w:val="24"/>
        </w:rPr>
        <w:t xml:space="preserve">CHENG </w:t>
      </w:r>
      <w:r w:rsidR="00381299" w:rsidRPr="00981419">
        <w:rPr>
          <w:rFonts w:cs="Times New Roman"/>
          <w:i/>
          <w:iCs/>
          <w:szCs w:val="24"/>
        </w:rPr>
        <w:t>et al</w:t>
      </w:r>
      <w:r w:rsidR="00381299" w:rsidRPr="0032755A">
        <w:rPr>
          <w:rFonts w:cs="Times New Roman"/>
          <w:szCs w:val="24"/>
        </w:rPr>
        <w:t>., 2012</w:t>
      </w:r>
      <w:r w:rsidR="00381299">
        <w:rPr>
          <w:rFonts w:cs="Times New Roman"/>
          <w:szCs w:val="24"/>
        </w:rPr>
        <w:t xml:space="preserve">; </w:t>
      </w:r>
      <w:r w:rsidR="004728BB" w:rsidRPr="0032755A">
        <w:rPr>
          <w:rFonts w:cs="Times New Roman"/>
          <w:szCs w:val="24"/>
        </w:rPr>
        <w:t>CIDON,</w:t>
      </w:r>
      <w:r w:rsidR="009745BC" w:rsidRPr="0032755A">
        <w:rPr>
          <w:rFonts w:cs="Times New Roman"/>
          <w:szCs w:val="24"/>
        </w:rPr>
        <w:t xml:space="preserve"> 2018</w:t>
      </w:r>
      <w:r w:rsidR="001F237F">
        <w:rPr>
          <w:rFonts w:cs="Times New Roman"/>
          <w:szCs w:val="24"/>
        </w:rPr>
        <w:t xml:space="preserve">; </w:t>
      </w:r>
      <w:proofErr w:type="gramStart"/>
      <w:r w:rsidR="001F237F">
        <w:rPr>
          <w:rFonts w:cs="Times New Roman"/>
          <w:szCs w:val="24"/>
        </w:rPr>
        <w:t xml:space="preserve">MAZHARI  </w:t>
      </w:r>
      <w:r w:rsidR="00981419" w:rsidRPr="00981419">
        <w:rPr>
          <w:rFonts w:cs="Times New Roman"/>
          <w:i/>
          <w:iCs/>
          <w:szCs w:val="24"/>
        </w:rPr>
        <w:t>et</w:t>
      </w:r>
      <w:proofErr w:type="gramEnd"/>
      <w:r w:rsidR="00981419" w:rsidRPr="00981419">
        <w:rPr>
          <w:rFonts w:cs="Times New Roman"/>
          <w:i/>
          <w:iCs/>
          <w:szCs w:val="24"/>
        </w:rPr>
        <w:t xml:space="preserve"> al</w:t>
      </w:r>
      <w:r w:rsidR="001F237F">
        <w:rPr>
          <w:rFonts w:cs="Times New Roman"/>
          <w:szCs w:val="24"/>
        </w:rPr>
        <w:t>., 2018</w:t>
      </w:r>
      <w:r w:rsidRPr="0032755A">
        <w:rPr>
          <w:rFonts w:cs="Times New Roman"/>
          <w:szCs w:val="24"/>
        </w:rPr>
        <w:t>).</w:t>
      </w:r>
      <w:r w:rsidR="00C47E3C" w:rsidRPr="0032755A">
        <w:rPr>
          <w:rFonts w:cs="Times New Roman"/>
          <w:szCs w:val="24"/>
        </w:rPr>
        <w:t xml:space="preserve"> Além disso, a </w:t>
      </w:r>
      <w:r w:rsidR="005E13C8" w:rsidRPr="0032755A">
        <w:rPr>
          <w:rFonts w:cs="Times New Roman"/>
          <w:szCs w:val="24"/>
        </w:rPr>
        <w:t>MO pode aumentar a mortalidade em até 40% em casos graves (</w:t>
      </w:r>
      <w:r w:rsidR="004728BB" w:rsidRPr="0032755A">
        <w:rPr>
          <w:rFonts w:cs="Times New Roman"/>
          <w:szCs w:val="24"/>
        </w:rPr>
        <w:t>MILLER</w:t>
      </w:r>
      <w:r w:rsidR="00D156FC">
        <w:rPr>
          <w:rFonts w:cs="Times New Roman"/>
          <w:szCs w:val="24"/>
        </w:rPr>
        <w:t xml:space="preserve"> </w:t>
      </w:r>
      <w:r w:rsidR="00981419" w:rsidRPr="00981419">
        <w:rPr>
          <w:rFonts w:cs="Times New Roman"/>
          <w:i/>
          <w:iCs/>
          <w:szCs w:val="24"/>
        </w:rPr>
        <w:t>et al</w:t>
      </w:r>
      <w:r w:rsidR="00D156FC">
        <w:rPr>
          <w:rFonts w:cs="Times New Roman"/>
          <w:i/>
          <w:szCs w:val="24"/>
        </w:rPr>
        <w:t>.</w:t>
      </w:r>
      <w:r w:rsidR="004728BB" w:rsidRPr="0032755A">
        <w:rPr>
          <w:rFonts w:cs="Times New Roman"/>
          <w:szCs w:val="24"/>
        </w:rPr>
        <w:t xml:space="preserve">, </w:t>
      </w:r>
      <w:r w:rsidR="0058035A" w:rsidRPr="0032755A">
        <w:rPr>
          <w:rFonts w:cs="Times New Roman"/>
          <w:szCs w:val="24"/>
        </w:rPr>
        <w:t>2012)</w:t>
      </w:r>
      <w:r w:rsidR="005E13C8" w:rsidRPr="0032755A">
        <w:rPr>
          <w:rFonts w:cs="Times New Roman"/>
          <w:szCs w:val="24"/>
        </w:rPr>
        <w:t>.</w:t>
      </w:r>
      <w:r w:rsidRPr="0032755A">
        <w:rPr>
          <w:rFonts w:cs="Times New Roman"/>
          <w:szCs w:val="24"/>
        </w:rPr>
        <w:t xml:space="preserve"> </w:t>
      </w:r>
      <w:r w:rsidR="009560A5" w:rsidRPr="0032755A">
        <w:rPr>
          <w:rFonts w:cs="Times New Roman"/>
          <w:szCs w:val="24"/>
        </w:rPr>
        <w:t>Apesar de diversos estudos avaliarem o manejo do paciente pediátrico com MO, a</w:t>
      </w:r>
      <w:r w:rsidR="006E7B2D" w:rsidRPr="0032755A">
        <w:rPr>
          <w:rFonts w:cs="Times New Roman"/>
          <w:szCs w:val="24"/>
        </w:rPr>
        <w:t xml:space="preserve">s evidências ainda não são concretas, </w:t>
      </w:r>
      <w:r w:rsidR="006B70E7" w:rsidRPr="0032755A">
        <w:rPr>
          <w:rFonts w:cs="Times New Roman"/>
          <w:szCs w:val="24"/>
        </w:rPr>
        <w:t xml:space="preserve">o </w:t>
      </w:r>
      <w:proofErr w:type="spellStart"/>
      <w:r w:rsidR="006B70E7" w:rsidRPr="00681F8A">
        <w:rPr>
          <w:rFonts w:cs="Times New Roman"/>
          <w:i/>
          <w:szCs w:val="24"/>
        </w:rPr>
        <w:t>guideline</w:t>
      </w:r>
      <w:proofErr w:type="spellEnd"/>
      <w:r w:rsidR="006B70E7" w:rsidRPr="0032755A">
        <w:rPr>
          <w:rFonts w:cs="Times New Roman"/>
          <w:szCs w:val="24"/>
        </w:rPr>
        <w:t xml:space="preserve"> proposto pel</w:t>
      </w:r>
      <w:r w:rsidR="00D276D3" w:rsidRPr="0032755A">
        <w:rPr>
          <w:rFonts w:cs="Times New Roman"/>
          <w:szCs w:val="24"/>
        </w:rPr>
        <w:t>a</w:t>
      </w:r>
      <w:r w:rsidR="006B70E7" w:rsidRPr="0032755A">
        <w:rPr>
          <w:rFonts w:cs="Times New Roman"/>
          <w:szCs w:val="24"/>
        </w:rPr>
        <w:t xml:space="preserve"> </w:t>
      </w:r>
      <w:r w:rsidR="004C0FF1" w:rsidRPr="00744BF7">
        <w:rPr>
          <w:rFonts w:cs="Times New Roman"/>
          <w:color w:val="000000"/>
          <w:szCs w:val="24"/>
          <w:shd w:val="clear" w:color="auto" w:fill="FFFFFF"/>
        </w:rPr>
        <w:t>Associação Multinacional de Cuidados de Suporte em Câncer e da Sociedade Internacional de Oncologia Oral (MASCC/ISOO) (</w:t>
      </w:r>
      <w:r w:rsidR="006B6A3A">
        <w:rPr>
          <w:rFonts w:cs="Times New Roman"/>
          <w:color w:val="000000"/>
          <w:szCs w:val="24"/>
          <w:shd w:val="clear" w:color="auto" w:fill="FFFFFF"/>
        </w:rPr>
        <w:t xml:space="preserve">MIRANDA-SILVA </w:t>
      </w:r>
      <w:r w:rsidR="00981419" w:rsidRPr="00981419">
        <w:rPr>
          <w:rFonts w:cs="Times New Roman"/>
          <w:i/>
          <w:iCs/>
          <w:color w:val="000000"/>
          <w:szCs w:val="24"/>
          <w:shd w:val="clear" w:color="auto" w:fill="FFFFFF"/>
        </w:rPr>
        <w:t>et al</w:t>
      </w:r>
      <w:r w:rsidR="006B6A3A">
        <w:rPr>
          <w:rFonts w:cs="Times New Roman"/>
          <w:color w:val="000000"/>
          <w:szCs w:val="24"/>
          <w:shd w:val="clear" w:color="auto" w:fill="FFFFFF"/>
        </w:rPr>
        <w:t xml:space="preserve">., </w:t>
      </w:r>
      <w:r w:rsidR="004C0FF1" w:rsidRPr="00744BF7">
        <w:rPr>
          <w:rFonts w:cs="Times New Roman"/>
          <w:color w:val="000000"/>
          <w:szCs w:val="24"/>
          <w:shd w:val="clear" w:color="auto" w:fill="FFFFFF"/>
        </w:rPr>
        <w:t>202</w:t>
      </w:r>
      <w:r w:rsidR="00352ABF">
        <w:rPr>
          <w:rFonts w:cs="Times New Roman"/>
          <w:color w:val="000000"/>
          <w:szCs w:val="24"/>
          <w:shd w:val="clear" w:color="auto" w:fill="FFFFFF"/>
        </w:rPr>
        <w:t>1</w:t>
      </w:r>
      <w:r w:rsidR="00381299">
        <w:rPr>
          <w:rFonts w:cs="Times New Roman"/>
          <w:color w:val="000000"/>
          <w:szCs w:val="24"/>
          <w:shd w:val="clear" w:color="auto" w:fill="FFFFFF"/>
        </w:rPr>
        <w:t>)</w:t>
      </w:r>
      <w:r w:rsidR="004C0FF1" w:rsidRPr="00744BF7">
        <w:rPr>
          <w:rFonts w:cs="Times New Roman"/>
          <w:color w:val="000000"/>
          <w:szCs w:val="24"/>
          <w:shd w:val="clear" w:color="auto" w:fill="FFFFFF"/>
        </w:rPr>
        <w:t xml:space="preserve"> publicou orientações sobre o uso de </w:t>
      </w:r>
      <w:proofErr w:type="spellStart"/>
      <w:r w:rsidR="004C0FF1" w:rsidRPr="00744BF7">
        <w:rPr>
          <w:rFonts w:cs="Times New Roman"/>
          <w:color w:val="000000"/>
          <w:szCs w:val="24"/>
          <w:shd w:val="clear" w:color="auto" w:fill="FFFFFF"/>
        </w:rPr>
        <w:t>fotobiomodulação</w:t>
      </w:r>
      <w:proofErr w:type="spellEnd"/>
      <w:r w:rsidR="004C0FF1" w:rsidRPr="00744BF7">
        <w:rPr>
          <w:rFonts w:cs="Times New Roman"/>
          <w:color w:val="000000"/>
          <w:szCs w:val="24"/>
          <w:shd w:val="clear" w:color="auto" w:fill="FFFFFF"/>
        </w:rPr>
        <w:t xml:space="preserve">, </w:t>
      </w:r>
      <w:r w:rsidR="00D72160" w:rsidRPr="00744BF7">
        <w:rPr>
          <w:rFonts w:cs="Times New Roman"/>
          <w:color w:val="000000"/>
          <w:szCs w:val="24"/>
          <w:shd w:val="clear" w:color="auto" w:fill="FFFFFF"/>
        </w:rPr>
        <w:t xml:space="preserve">reforçando os cuidados </w:t>
      </w:r>
      <w:r w:rsidR="00FB3DD8" w:rsidRPr="00744BF7">
        <w:rPr>
          <w:rFonts w:cs="Times New Roman"/>
          <w:color w:val="000000"/>
          <w:szCs w:val="24"/>
          <w:shd w:val="clear" w:color="auto" w:fill="FFFFFF"/>
        </w:rPr>
        <w:t>bucais combinado</w:t>
      </w:r>
      <w:r w:rsidR="00787EB6">
        <w:rPr>
          <w:rFonts w:cs="Times New Roman"/>
          <w:color w:val="000000"/>
          <w:szCs w:val="24"/>
          <w:shd w:val="clear" w:color="auto" w:fill="FFFFFF"/>
        </w:rPr>
        <w:t>s</w:t>
      </w:r>
      <w:r w:rsidR="00FB3DD8" w:rsidRPr="00744BF7">
        <w:rPr>
          <w:rFonts w:cs="Times New Roman"/>
          <w:color w:val="000000"/>
          <w:szCs w:val="24"/>
          <w:shd w:val="clear" w:color="auto" w:fill="FFFFFF"/>
        </w:rPr>
        <w:t xml:space="preserve"> com diversos agentes,</w:t>
      </w:r>
      <w:r w:rsidR="00D276D3" w:rsidRPr="00744BF7">
        <w:rPr>
          <w:rFonts w:cs="Times New Roman"/>
          <w:color w:val="000000"/>
          <w:szCs w:val="24"/>
          <w:shd w:val="clear" w:color="auto" w:fill="FFFFFF"/>
        </w:rPr>
        <w:t xml:space="preserve"> a</w:t>
      </w:r>
      <w:r w:rsidR="00EF5355" w:rsidRPr="00744BF7">
        <w:rPr>
          <w:rFonts w:cs="Times New Roman"/>
          <w:color w:val="000000"/>
          <w:szCs w:val="24"/>
          <w:shd w:val="clear" w:color="auto" w:fill="FFFFFF"/>
        </w:rPr>
        <w:t xml:space="preserve">ssim como </w:t>
      </w:r>
      <w:r w:rsidR="00F32C39" w:rsidRPr="0032755A">
        <w:rPr>
          <w:rFonts w:cs="Times New Roman"/>
          <w:color w:val="000000"/>
          <w:szCs w:val="24"/>
          <w:shd w:val="clear" w:color="auto" w:fill="FFFFFF"/>
        </w:rPr>
        <w:t xml:space="preserve">sugerindo </w:t>
      </w:r>
      <w:r w:rsidR="00EF5355" w:rsidRPr="00744BF7">
        <w:rPr>
          <w:rFonts w:cs="Times New Roman"/>
          <w:color w:val="000000"/>
          <w:szCs w:val="24"/>
          <w:shd w:val="clear" w:color="auto" w:fill="FFFFFF"/>
        </w:rPr>
        <w:t>a crioterapia e o uso de morfina</w:t>
      </w:r>
      <w:r w:rsidR="00922387">
        <w:rPr>
          <w:rFonts w:cs="Times New Roman"/>
          <w:color w:val="000000"/>
          <w:szCs w:val="24"/>
          <w:shd w:val="clear" w:color="auto" w:fill="FFFFFF"/>
        </w:rPr>
        <w:t xml:space="preserve"> </w:t>
      </w:r>
      <w:r w:rsidR="00D276D3" w:rsidRPr="0032755A">
        <w:rPr>
          <w:rFonts w:cs="Times New Roman"/>
          <w:szCs w:val="24"/>
        </w:rPr>
        <w:t xml:space="preserve">0,2% tópica em casos </w:t>
      </w:r>
      <w:r w:rsidR="00CC3E9D">
        <w:rPr>
          <w:rFonts w:cs="Times New Roman"/>
          <w:szCs w:val="24"/>
        </w:rPr>
        <w:t>específicos</w:t>
      </w:r>
      <w:r w:rsidR="00D276D3" w:rsidRPr="0032755A">
        <w:rPr>
          <w:rFonts w:cs="Times New Roman"/>
          <w:szCs w:val="24"/>
        </w:rPr>
        <w:t xml:space="preserve">. </w:t>
      </w:r>
      <w:r w:rsidRPr="0032755A">
        <w:rPr>
          <w:rFonts w:cs="Times New Roman"/>
          <w:szCs w:val="24"/>
        </w:rPr>
        <w:t xml:space="preserve">Dessa forma, a </w:t>
      </w:r>
      <w:r w:rsidR="00281FFC">
        <w:rPr>
          <w:rFonts w:cs="Times New Roman"/>
          <w:szCs w:val="24"/>
        </w:rPr>
        <w:t xml:space="preserve">prevenção, </w:t>
      </w:r>
      <w:r w:rsidRPr="0032755A">
        <w:rPr>
          <w:rFonts w:cs="Times New Roman"/>
          <w:szCs w:val="24"/>
        </w:rPr>
        <w:t xml:space="preserve">avaliação </w:t>
      </w:r>
      <w:r w:rsidR="00281FFC">
        <w:rPr>
          <w:rFonts w:cs="Times New Roman"/>
          <w:szCs w:val="24"/>
        </w:rPr>
        <w:t xml:space="preserve">e tratamento </w:t>
      </w:r>
      <w:r w:rsidRPr="0032755A">
        <w:rPr>
          <w:rFonts w:cs="Times New Roman"/>
          <w:szCs w:val="24"/>
        </w:rPr>
        <w:t xml:space="preserve">destas complicações no tratamento </w:t>
      </w:r>
      <w:r w:rsidR="00281FFC">
        <w:rPr>
          <w:rFonts w:cs="Times New Roman"/>
          <w:szCs w:val="24"/>
        </w:rPr>
        <w:t xml:space="preserve">do paciente </w:t>
      </w:r>
      <w:r w:rsidRPr="0032755A">
        <w:rPr>
          <w:rFonts w:cs="Times New Roman"/>
          <w:szCs w:val="24"/>
        </w:rPr>
        <w:t xml:space="preserve">pediátrico </w:t>
      </w:r>
      <w:r w:rsidR="009E4CDB" w:rsidRPr="0032755A">
        <w:rPr>
          <w:rFonts w:cs="Times New Roman"/>
          <w:szCs w:val="24"/>
        </w:rPr>
        <w:t>com</w:t>
      </w:r>
      <w:r w:rsidRPr="0032755A">
        <w:rPr>
          <w:rFonts w:cs="Times New Roman"/>
          <w:szCs w:val="24"/>
        </w:rPr>
        <w:t xml:space="preserve"> câncer e seu impacto na qualidade de vida se faz necessária.</w:t>
      </w:r>
    </w:p>
    <w:p w14:paraId="2E35F694" w14:textId="795F14A0" w:rsidR="005B49DD" w:rsidRDefault="0003754D" w:rsidP="0021493C">
      <w:pPr>
        <w:shd w:val="clear" w:color="auto" w:fill="FFFFFF"/>
        <w:spacing w:after="0" w:line="360" w:lineRule="auto"/>
        <w:ind w:firstLine="709"/>
        <w:jc w:val="both"/>
        <w:rPr>
          <w:rFonts w:cs="Times New Roman"/>
          <w:color w:val="000000"/>
          <w:szCs w:val="24"/>
          <w:shd w:val="clear" w:color="auto" w:fill="FFFFFF"/>
        </w:rPr>
      </w:pPr>
      <w:r w:rsidRPr="0032755A">
        <w:rPr>
          <w:rFonts w:cs="Times New Roman"/>
          <w:szCs w:val="24"/>
        </w:rPr>
        <w:t xml:space="preserve">A manifestação dos diferentes efeitos adversos, dentre eles a </w:t>
      </w:r>
      <w:r w:rsidR="0024517C" w:rsidRPr="0032755A">
        <w:rPr>
          <w:rFonts w:cs="Times New Roman"/>
          <w:szCs w:val="24"/>
        </w:rPr>
        <w:t>MO</w:t>
      </w:r>
      <w:r w:rsidRPr="0032755A">
        <w:rPr>
          <w:rFonts w:cs="Times New Roman"/>
          <w:szCs w:val="24"/>
        </w:rPr>
        <w:t>, assim como, a resposta frente ao tratamento varia entre os indivíduos submetidos ao mesmo protocolo quimioterápico</w:t>
      </w:r>
      <w:r w:rsidR="00076999">
        <w:rPr>
          <w:rFonts w:cs="Times New Roman"/>
          <w:szCs w:val="24"/>
        </w:rPr>
        <w:t>.</w:t>
      </w:r>
      <w:r w:rsidR="0055382F">
        <w:rPr>
          <w:rFonts w:cs="Times New Roman"/>
          <w:szCs w:val="24"/>
        </w:rPr>
        <w:t xml:space="preserve"> Tanto os efeitos adversos como a resposta à terapia</w:t>
      </w:r>
      <w:r w:rsidRPr="0032755A">
        <w:rPr>
          <w:rFonts w:cs="Times New Roman"/>
          <w:szCs w:val="24"/>
        </w:rPr>
        <w:t xml:space="preserve"> podem ser moduladas </w:t>
      </w:r>
      <w:r w:rsidRPr="0032755A">
        <w:rPr>
          <w:rFonts w:cs="Times New Roman"/>
          <w:szCs w:val="24"/>
        </w:rPr>
        <w:lastRenderedPageBreak/>
        <w:t xml:space="preserve">pelo estado de saúde do indivíduo, influências ambientais e características genéticas. A </w:t>
      </w:r>
      <w:proofErr w:type="spellStart"/>
      <w:r w:rsidRPr="0032755A">
        <w:rPr>
          <w:rFonts w:cs="Times New Roman"/>
          <w:szCs w:val="24"/>
        </w:rPr>
        <w:t>farmacogenética</w:t>
      </w:r>
      <w:proofErr w:type="spellEnd"/>
      <w:r w:rsidRPr="0032755A">
        <w:rPr>
          <w:rFonts w:cs="Times New Roman"/>
          <w:szCs w:val="24"/>
        </w:rPr>
        <w:t xml:space="preserve"> é </w:t>
      </w:r>
      <w:r w:rsidR="00933912">
        <w:rPr>
          <w:rFonts w:cs="Times New Roman"/>
          <w:szCs w:val="24"/>
        </w:rPr>
        <w:t>a</w:t>
      </w:r>
      <w:r w:rsidR="00933912" w:rsidRPr="0032755A">
        <w:rPr>
          <w:rFonts w:cs="Times New Roman"/>
          <w:szCs w:val="24"/>
        </w:rPr>
        <w:t xml:space="preserve"> </w:t>
      </w:r>
      <w:r w:rsidRPr="0032755A">
        <w:rPr>
          <w:rFonts w:cs="Times New Roman"/>
          <w:szCs w:val="24"/>
        </w:rPr>
        <w:t xml:space="preserve">ciência </w:t>
      </w:r>
      <w:r w:rsidRPr="0032755A">
        <w:rPr>
          <w:rFonts w:cs="Times New Roman"/>
          <w:szCs w:val="24"/>
          <w:lang w:val="pt-PT"/>
        </w:rPr>
        <w:t xml:space="preserve">que estuda </w:t>
      </w:r>
      <w:r w:rsidRPr="0032755A">
        <w:rPr>
          <w:rFonts w:cs="Times New Roman"/>
          <w:szCs w:val="24"/>
        </w:rPr>
        <w:t xml:space="preserve">como a variabilidade genética influencia na resposta individual ao tratamento farmacológico convencional. Tem sido demonstrado que </w:t>
      </w:r>
      <w:r w:rsidRPr="0032755A">
        <w:rPr>
          <w:rFonts w:eastAsia="Times New Roman" w:cs="Times New Roman"/>
          <w:szCs w:val="24"/>
          <w:lang w:eastAsia="ar-SA"/>
        </w:rPr>
        <w:t>variações genéticas alteram a suscetibilidade de grupos de pessoas a vários medicamentos</w:t>
      </w:r>
      <w:r w:rsidRPr="0032755A">
        <w:rPr>
          <w:rFonts w:cs="Times New Roman"/>
          <w:szCs w:val="24"/>
        </w:rPr>
        <w:t xml:space="preserve"> </w:t>
      </w:r>
      <w:r w:rsidRPr="0032755A">
        <w:rPr>
          <w:rFonts w:eastAsia="Times New Roman" w:cs="Times New Roman"/>
          <w:szCs w:val="24"/>
          <w:lang w:eastAsia="ar-SA"/>
        </w:rPr>
        <w:t>(</w:t>
      </w:r>
      <w:r w:rsidR="004728BB" w:rsidRPr="0032755A">
        <w:rPr>
          <w:rFonts w:eastAsia="Times New Roman" w:cs="Times New Roman"/>
          <w:szCs w:val="24"/>
          <w:lang w:eastAsia="ar-SA"/>
        </w:rPr>
        <w:t xml:space="preserve">BASILE </w:t>
      </w:r>
      <w:r w:rsidR="00981419" w:rsidRPr="00981419">
        <w:rPr>
          <w:rFonts w:eastAsia="Times New Roman" w:cs="Times New Roman"/>
          <w:i/>
          <w:iCs/>
          <w:szCs w:val="24"/>
          <w:lang w:eastAsia="ar-SA"/>
        </w:rPr>
        <w:t>et al</w:t>
      </w:r>
      <w:r w:rsidR="00C362FE" w:rsidRPr="0032755A">
        <w:rPr>
          <w:rFonts w:eastAsia="Times New Roman" w:cs="Times New Roman"/>
          <w:szCs w:val="24"/>
          <w:lang w:eastAsia="ar-SA"/>
        </w:rPr>
        <w:t>., 2019</w:t>
      </w:r>
      <w:r w:rsidR="004728BB" w:rsidRPr="0032755A">
        <w:rPr>
          <w:rFonts w:eastAsia="Times New Roman" w:cs="Times New Roman"/>
          <w:szCs w:val="24"/>
          <w:lang w:eastAsia="ar-SA"/>
        </w:rPr>
        <w:t xml:space="preserve">; LIU </w:t>
      </w:r>
      <w:r w:rsidR="00981419" w:rsidRPr="00981419">
        <w:rPr>
          <w:rFonts w:eastAsia="Times New Roman" w:cs="Times New Roman"/>
          <w:i/>
          <w:iCs/>
          <w:szCs w:val="24"/>
          <w:lang w:eastAsia="ar-SA"/>
        </w:rPr>
        <w:t>et al</w:t>
      </w:r>
      <w:r w:rsidR="00C362FE" w:rsidRPr="0032755A">
        <w:rPr>
          <w:rFonts w:eastAsia="Times New Roman" w:cs="Times New Roman"/>
          <w:i/>
          <w:iCs/>
          <w:szCs w:val="24"/>
          <w:lang w:eastAsia="ar-SA"/>
        </w:rPr>
        <w:t>.,</w:t>
      </w:r>
      <w:r w:rsidR="00C362FE" w:rsidRPr="0032755A">
        <w:rPr>
          <w:rFonts w:eastAsia="Times New Roman" w:cs="Times New Roman"/>
          <w:szCs w:val="24"/>
          <w:lang w:eastAsia="ar-SA"/>
        </w:rPr>
        <w:t xml:space="preserve"> 2017</w:t>
      </w:r>
      <w:r w:rsidRPr="00FE5856">
        <w:rPr>
          <w:rFonts w:eastAsia="Times New Roman" w:cs="Times New Roman"/>
          <w:szCs w:val="24"/>
          <w:lang w:eastAsia="ar-SA"/>
        </w:rPr>
        <w:t>).</w:t>
      </w:r>
      <w:r w:rsidRPr="0032755A">
        <w:rPr>
          <w:rFonts w:eastAsia="Times New Roman" w:cs="Times New Roman"/>
          <w:szCs w:val="24"/>
          <w:lang w:eastAsia="ar-SA"/>
        </w:rPr>
        <w:t xml:space="preserve"> </w:t>
      </w:r>
      <w:r w:rsidR="001F237F" w:rsidRPr="00947030">
        <w:rPr>
          <w:rFonts w:eastAsia="font466" w:cs="Times New Roman"/>
          <w:szCs w:val="24"/>
        </w:rPr>
        <w:t>A resposta frente ao tratamento varia entre os indivíduos submetidos ao mesmo protocolo quimioterápico e a manifestação dos diferentes efeitos adversos pode ser modulada pelo estado de saúde do indivíduo, influências ambientais e por características genéticas, ou seja, u</w:t>
      </w:r>
      <w:r w:rsidR="001F237F" w:rsidRPr="00947030">
        <w:rPr>
          <w:rFonts w:cs="Times New Roman"/>
          <w:color w:val="000000"/>
          <w:szCs w:val="24"/>
          <w:shd w:val="clear" w:color="auto" w:fill="FFFFFF"/>
        </w:rPr>
        <w:t xml:space="preserve">ma determinada terapia pode ser eficaz e causar eventos adversos graves em um subgrupo de pacientes, ao mesmo tempo que não oferece resposta em termos de toxicidade ou efeito terapêutico em outros </w:t>
      </w:r>
      <w:r w:rsidR="001F237F" w:rsidRPr="00947030">
        <w:rPr>
          <w:rFonts w:cs="Times New Roman"/>
          <w:color w:val="000000"/>
          <w:szCs w:val="24"/>
          <w:shd w:val="clear" w:color="auto" w:fill="FFFFFF"/>
        </w:rPr>
        <w:fldChar w:fldCharType="begin" w:fldLock="1"/>
      </w:r>
      <w:r w:rsidR="001F237F" w:rsidRPr="00947030">
        <w:rPr>
          <w:rFonts w:cs="Times New Roman"/>
          <w:color w:val="000000"/>
          <w:szCs w:val="24"/>
          <w:shd w:val="clear" w:color="auto" w:fill="FFFFFF"/>
        </w:rPr>
        <w:instrText>ADDIN CSL_CITATION {"citationItems":[{"id":"ITEM-1","itemData":{"DOI":"https://doi.org/10.1007/978-981-15-3895-7_1","ISBN":"978-981-15-3894-0","abstract":"The individual and ethnic differences of drug effects are very important issues in clinical drug therapy. They may be caused by genetic variations which mainly come from polymorphisms of genes encoding metabolic enzymes, transporters and drug targets that affect the in vivo pharmacokinetic and pharmacodynamics of drugs. With the development and huge successes of HGP project, one of its major applications is emerge of a new research area of pharmacogenomics, which is used in standardization and individualization of drug therapy. In order to fulfill its goal, precision medicine is the key to solve the problem.","author":[{"dropping-particle":"","family":"Cai","given":"Weimin","non-dropping-particle":"","parse-names":false,"suffix":""},{"dropping-particle":"","family":"Wang","given":"Ziteng","non-dropping-particle":"","parse-names":false,"suffix":""}],"chapter-number":"1","container-title":"Pharmacogenomics in Precision Medicine","editor":[{"dropping-particle":"","family":"Springer Nature Singapore Pte Ltd","given":"","non-dropping-particle":"","parse-names":false,"suffix":""}],"id":"ITEM-1","issued":{"date-parts":[["2020"]]},"page":"1-19","publisher":"Springer, Singapore","publisher-place":"Singapore","title":"Introduction and Principles of Pharmacogenomics in Precision Medicine","type":"chapter"},"uris":["http://www.mendeley.com/documents/?uuid=a0648e2c-0b8a-495a-8ed4-b1fe2e468c7d"]}],"mendeley":{"formattedCitation":"(CAI; WANG, 2020)","plainTextFormattedCitation":"(CAI; WANG, 2020)","previouslyFormattedCitation":"(CAI; WANG, 2020)"},"properties":{"noteIndex":0},"schema":"https://github.com/citation-style-language/schema/raw/master/csl-citation.json"}</w:instrText>
      </w:r>
      <w:r w:rsidR="001F237F" w:rsidRPr="00947030">
        <w:rPr>
          <w:rFonts w:cs="Times New Roman"/>
          <w:color w:val="000000"/>
          <w:szCs w:val="24"/>
          <w:shd w:val="clear" w:color="auto" w:fill="FFFFFF"/>
        </w:rPr>
        <w:fldChar w:fldCharType="separate"/>
      </w:r>
      <w:r w:rsidR="001F237F" w:rsidRPr="00947030">
        <w:rPr>
          <w:rFonts w:cs="Times New Roman"/>
          <w:noProof/>
          <w:color w:val="000000"/>
          <w:szCs w:val="24"/>
          <w:shd w:val="clear" w:color="auto" w:fill="FFFFFF"/>
        </w:rPr>
        <w:t>(CAI; WANG, 2020)</w:t>
      </w:r>
      <w:r w:rsidR="001F237F" w:rsidRPr="00947030">
        <w:rPr>
          <w:rFonts w:cs="Times New Roman"/>
          <w:color w:val="000000"/>
          <w:szCs w:val="24"/>
          <w:shd w:val="clear" w:color="auto" w:fill="FFFFFF"/>
        </w:rPr>
        <w:fldChar w:fldCharType="end"/>
      </w:r>
      <w:r w:rsidR="001F237F" w:rsidRPr="00947030">
        <w:rPr>
          <w:rFonts w:cs="Times New Roman"/>
          <w:color w:val="000000"/>
          <w:szCs w:val="24"/>
          <w:shd w:val="clear" w:color="auto" w:fill="FFFFFF"/>
        </w:rPr>
        <w:t>.</w:t>
      </w:r>
      <w:r w:rsidR="001F237F" w:rsidRPr="00947030">
        <w:rPr>
          <w:rFonts w:eastAsia="font466" w:cs="Times New Roman"/>
          <w:szCs w:val="24"/>
        </w:rPr>
        <w:t xml:space="preserve"> </w:t>
      </w:r>
      <w:r w:rsidR="001F237F" w:rsidRPr="00947030">
        <w:rPr>
          <w:rFonts w:cs="Times New Roman"/>
          <w:color w:val="000000"/>
          <w:szCs w:val="24"/>
          <w:shd w:val="clear" w:color="auto" w:fill="FFFFFF"/>
        </w:rPr>
        <w:t>Evidências crescentes demonstram que a composição genética de um indivíduo é um fator importante neste resultado diferencial, sendo responsável por cerca de 20%</w:t>
      </w:r>
      <w:r w:rsidR="00CE50DB">
        <w:rPr>
          <w:rFonts w:cs="Times New Roman"/>
          <w:color w:val="000000"/>
          <w:szCs w:val="24"/>
          <w:shd w:val="clear" w:color="auto" w:fill="FFFFFF"/>
        </w:rPr>
        <w:t xml:space="preserve"> à </w:t>
      </w:r>
      <w:r w:rsidR="001F237F" w:rsidRPr="00947030">
        <w:rPr>
          <w:rFonts w:cs="Times New Roman"/>
          <w:color w:val="000000"/>
          <w:szCs w:val="24"/>
          <w:shd w:val="clear" w:color="auto" w:fill="FFFFFF"/>
        </w:rPr>
        <w:t xml:space="preserve">95% da variabilidade na disposição e efeitos dos medicamentos </w:t>
      </w:r>
      <w:r w:rsidR="001F237F" w:rsidRPr="00947030">
        <w:rPr>
          <w:rFonts w:cs="Times New Roman"/>
          <w:color w:val="000000"/>
          <w:szCs w:val="24"/>
          <w:shd w:val="clear" w:color="auto" w:fill="FFFFFF"/>
        </w:rPr>
        <w:fldChar w:fldCharType="begin" w:fldLock="1"/>
      </w:r>
      <w:r w:rsidR="001F237F" w:rsidRPr="00947030">
        <w:rPr>
          <w:rFonts w:cs="Times New Roman"/>
          <w:color w:val="000000"/>
          <w:szCs w:val="24"/>
          <w:shd w:val="clear" w:color="auto" w:fill="FFFFFF"/>
        </w:rPr>
        <w:instrText>ADDIN CSL_CITATION {"citationItems":[{"id":"ITEM-1","itemData":{"DOI":"10.1038/clpt.2012.120","ISSN":"00099236","PMID":"22948889","abstract":"Research on genes and medications has advanced our understanding of the genetic basis of individual drug responses. The aim of pharmacogenomics is to develop strategies for individualizing therapy for patients, in order to optimize outcome through knowledge of the variability of the human genome and its influence on drug response. Pharmacogenomics research is translational in nature and ranges from discovery of genotype-phenotype relationships to clinical trials that can provide proof of clinical impact. Advances in pharmacogenomics offer significant potential for subsequent clinical application in individual patients; however, the translation of pharmacogenomics research findings into clinical practice has been slow. Key components to successful clinical implementation of pharmacogenomics will include consistent interpretation of pharmacogenomics test results, availability of clinical guidelines for prescribing on the basis of test results, and knowledge-based decision support systems. © 2012 American Society for Clinical Pharmacology and Therapeutics.","author":[{"dropping-particle":"","family":"Crews","given":"K. R.","non-dropping-particle":"","parse-names":false,"suffix":""},{"dropping-particle":"","family":"Hicks","given":"J. K.","non-dropping-particle":"","parse-names":false,"suffix":""},{"dropping-particle":"","family":"Pui","given":"C. H.","non-dropping-particle":"","parse-names":false,"suffix":""},{"dropping-particle":"V.","family":"Relling","given":"M.","non-dropping-particle":"","parse-names":false,"suffix":""},{"dropping-particle":"","family":"Evans","given":"W. E.","non-dropping-particle":"","parse-names":false,"suffix":""}],"container-title":"Clinical Pharmacology and Therapeutics","id":"ITEM-1","issue":"4","issued":{"date-parts":[["2012"]]},"page":"467-475","title":"Pharmacogenomics and individualized medicine: Translating science into practice","type":"article-journal","volume":"92"},"uris":["http://www.mendeley.com/documents/?uuid=12aec7cc-71f2-4b4f-8cc4-a1d67f972bbf"]}],"mendeley":{"formattedCitation":"(CREWS &lt;i&gt;et al.&lt;/i&gt;, 2012)","plainTextFormattedCitation":"(CREWS et al., 2012)","previouslyFormattedCitation":"(CREWS &lt;i&gt;et al.&lt;/i&gt;, 2012)"},"properties":{"noteIndex":0},"schema":"https://github.com/citation-style-language/schema/raw/master/csl-citation.json"}</w:instrText>
      </w:r>
      <w:r w:rsidR="001F237F" w:rsidRPr="00947030">
        <w:rPr>
          <w:rFonts w:cs="Times New Roman"/>
          <w:color w:val="000000"/>
          <w:szCs w:val="24"/>
          <w:shd w:val="clear" w:color="auto" w:fill="FFFFFF"/>
        </w:rPr>
        <w:fldChar w:fldCharType="separate"/>
      </w:r>
      <w:r w:rsidR="001F237F" w:rsidRPr="00947030">
        <w:rPr>
          <w:rFonts w:cs="Times New Roman"/>
          <w:noProof/>
          <w:color w:val="000000"/>
          <w:szCs w:val="24"/>
          <w:shd w:val="clear" w:color="auto" w:fill="FFFFFF"/>
        </w:rPr>
        <w:t xml:space="preserve">(CREWS </w:t>
      </w:r>
      <w:r w:rsidR="00981419" w:rsidRPr="00981419">
        <w:rPr>
          <w:rFonts w:cs="Times New Roman"/>
          <w:i/>
          <w:iCs/>
          <w:noProof/>
          <w:color w:val="000000"/>
          <w:szCs w:val="24"/>
          <w:shd w:val="clear" w:color="auto" w:fill="FFFFFF"/>
        </w:rPr>
        <w:t>et al</w:t>
      </w:r>
      <w:r w:rsidR="001F237F" w:rsidRPr="00947030">
        <w:rPr>
          <w:rFonts w:cs="Times New Roman"/>
          <w:i/>
          <w:noProof/>
          <w:color w:val="000000"/>
          <w:szCs w:val="24"/>
          <w:shd w:val="clear" w:color="auto" w:fill="FFFFFF"/>
        </w:rPr>
        <w:t>.</w:t>
      </w:r>
      <w:r w:rsidR="001F237F" w:rsidRPr="00947030">
        <w:rPr>
          <w:rFonts w:cs="Times New Roman"/>
          <w:noProof/>
          <w:color w:val="000000"/>
          <w:szCs w:val="24"/>
          <w:shd w:val="clear" w:color="auto" w:fill="FFFFFF"/>
        </w:rPr>
        <w:t>, 2012)</w:t>
      </w:r>
      <w:r w:rsidR="001F237F" w:rsidRPr="00947030">
        <w:rPr>
          <w:rFonts w:cs="Times New Roman"/>
          <w:color w:val="000000"/>
          <w:szCs w:val="24"/>
          <w:shd w:val="clear" w:color="auto" w:fill="FFFFFF"/>
        </w:rPr>
        <w:fldChar w:fldCharType="end"/>
      </w:r>
      <w:r w:rsidR="005B49DD">
        <w:rPr>
          <w:rFonts w:cs="Times New Roman"/>
          <w:color w:val="000000"/>
          <w:szCs w:val="24"/>
          <w:shd w:val="clear" w:color="auto" w:fill="FFFFFF"/>
        </w:rPr>
        <w:t>.</w:t>
      </w:r>
    </w:p>
    <w:p w14:paraId="33A01D7D" w14:textId="116D6E87" w:rsidR="005B49DD" w:rsidRPr="0021493C" w:rsidRDefault="005B49DD" w:rsidP="0021493C">
      <w:pPr>
        <w:shd w:val="clear" w:color="auto" w:fill="FFFFFF"/>
        <w:spacing w:after="0" w:line="360" w:lineRule="auto"/>
        <w:ind w:firstLine="709"/>
        <w:jc w:val="both"/>
        <w:rPr>
          <w:rFonts w:cs="Times New Roman"/>
          <w:color w:val="000000"/>
          <w:szCs w:val="24"/>
          <w:shd w:val="clear" w:color="auto" w:fill="FFFFFF"/>
        </w:rPr>
      </w:pPr>
      <w:r w:rsidRPr="00947030">
        <w:rPr>
          <w:rFonts w:eastAsia="font466" w:cs="Times New Roman"/>
          <w:szCs w:val="24"/>
        </w:rPr>
        <w:t xml:space="preserve">A </w:t>
      </w:r>
      <w:proofErr w:type="spellStart"/>
      <w:r w:rsidRPr="00947030">
        <w:rPr>
          <w:rFonts w:eastAsia="font466" w:cs="Times New Roman"/>
          <w:szCs w:val="24"/>
        </w:rPr>
        <w:t>farmacogenética</w:t>
      </w:r>
      <w:proofErr w:type="spellEnd"/>
      <w:r w:rsidRPr="00947030">
        <w:rPr>
          <w:rFonts w:eastAsia="font466" w:cs="Times New Roman"/>
          <w:szCs w:val="24"/>
        </w:rPr>
        <w:t xml:space="preserve"> estuda</w:t>
      </w:r>
      <w:r w:rsidRPr="00947030">
        <w:rPr>
          <w:rFonts w:cs="Times New Roman"/>
          <w:szCs w:val="24"/>
        </w:rPr>
        <w:t xml:space="preserve"> como a variabilidade </w:t>
      </w:r>
      <w:r w:rsidRPr="00947030">
        <w:rPr>
          <w:rFonts w:eastAsia="font466" w:cs="Times New Roman"/>
          <w:szCs w:val="24"/>
        </w:rPr>
        <w:t>da expressão gênica individual pode estar relacionada à maior suscetibilidade a doenças, bem como influenciar</w:t>
      </w:r>
      <w:r w:rsidRPr="00947030">
        <w:rPr>
          <w:rFonts w:cs="Times New Roman"/>
          <w:szCs w:val="24"/>
        </w:rPr>
        <w:t xml:space="preserve"> na resposta ao tratamento farmacológico em nível celular, ou seja, busca a causa genética para variações na resposta individual. Já a </w:t>
      </w:r>
      <w:proofErr w:type="spellStart"/>
      <w:r w:rsidRPr="00947030">
        <w:rPr>
          <w:rFonts w:cs="Times New Roman"/>
          <w:szCs w:val="24"/>
        </w:rPr>
        <w:t>farmacogenômica</w:t>
      </w:r>
      <w:proofErr w:type="spellEnd"/>
      <w:r w:rsidRPr="00947030">
        <w:rPr>
          <w:rFonts w:cs="Times New Roman"/>
          <w:szCs w:val="24"/>
        </w:rPr>
        <w:t xml:space="preserve"> é a análise genômica desses determinantes genéticos, embora usualmente os dois termos sejam utilizados como sinônimos </w:t>
      </w:r>
      <w:r w:rsidRPr="00947030">
        <w:rPr>
          <w:rFonts w:eastAsia="Times New Roman" w:cs="Times New Roman"/>
          <w:color w:val="000000"/>
          <w:szCs w:val="24"/>
          <w:lang w:eastAsia="ar-SA"/>
        </w:rPr>
        <w:fldChar w:fldCharType="begin" w:fldLock="1"/>
      </w:r>
      <w:r w:rsidRPr="00947030">
        <w:rPr>
          <w:rFonts w:eastAsia="Times New Roman" w:cs="Times New Roman"/>
          <w:color w:val="000000"/>
          <w:szCs w:val="24"/>
          <w:lang w:eastAsia="ar-SA"/>
        </w:rPr>
        <w:instrText>ADDIN CSL_CITATION {"citationItems":[{"id":"ITEM-1","itemData":{"DOI":"10.1146/annurev-pharmtox-031320-104151","ISSN":"0362-1642","abstract":"Cancer is the leading cause of death in American children older than 1 year of age. Major developments in drugs such as thiopurines and optimization in clinical trial protocols for treating cancer in children have led to a remarkable improvement in survival, from approximately 30% in the 1960s to more than 80% today. Short-term and long-term adverse effects of chemotherapy still affect most survivors of childhood cancer. Pharmacogenetics plays a major role in predicting the safety of cancer chemotherapy and, in the future, its effectiveness. Treatment failure in childhood cancer—due to either serious adverse effects that limit therapy or the failure of conventional dosing to induce remission—warrants development of new strategies for treatment. Here, we summarize the current knowledge of the pharmacogenomics of cancer drug treatment in children and of statistically and clinically relevant drug–gene associations and the mechanistic understandings that underscore their therapeutic value in the treatment of childhood cancer.Expected final online publication date for the Annual Review of Pharmacology and Toxicology, Volume 61 is January 7, 2021. Please see http://www.annualreviews.org/page/journal/pubdates for revised estimates.","author":[{"dropping-particle":"","family":"Elzagallaai","given":"Abdelbaset A.","non-dropping-particle":"","parse-names":false,"suffix":""},{"dropping-particle":"","family":"Carleton","given":"Bruce C.","non-dropping-particle":"","parse-names":false,"suffix":""},{"dropping-particle":"","family":"Rieder","given":"Michael J.","non-dropping-particle":"","parse-names":false,"suffix":""}],"container-title":"Annual Review of Pharmacology and Toxicology","id":"ITEM-1","issue":"1","issued":{"date-parts":[["2021"]]},"page":"1-21","title":"Pharmacogenomics in Pediatric Oncology: Mitigating Adverse Drug Reactions While Preserving Efficacy","type":"article-journal","volume":"61"},"uris":["http://www.mendeley.com/documents/?uuid=5913b08c-7c46-4d7e-a149-56b38d814a99"]}],"mendeley":{"formattedCitation":"(ELZAGALLAAI; CARLETON; RIEDER, 2021)","manualFormatting":"(ELZAGALLAAI; CARLETON; RIEDER, 2021)","plainTextFormattedCitation":"(ELZAGALLAAI; CARLETON; RIEDER, 2021)","previouslyFormattedCitation":"(ELZAGALLAAI; CARLETON; RIEDER, 2021)"},"properties":{"noteIndex":0},"schema":"https://github.com/citation-style-language/schema/raw/master/csl-citation.json"}</w:instrText>
      </w:r>
      <w:r w:rsidRPr="00947030">
        <w:rPr>
          <w:rFonts w:eastAsia="Times New Roman" w:cs="Times New Roman"/>
          <w:color w:val="000000"/>
          <w:szCs w:val="24"/>
          <w:lang w:eastAsia="ar-SA"/>
        </w:rPr>
        <w:fldChar w:fldCharType="separate"/>
      </w:r>
      <w:r w:rsidRPr="00947030">
        <w:rPr>
          <w:rFonts w:eastAsia="Times New Roman" w:cs="Times New Roman"/>
          <w:noProof/>
          <w:color w:val="000000"/>
          <w:szCs w:val="24"/>
          <w:lang w:eastAsia="ar-SA"/>
        </w:rPr>
        <w:t>(ELZAGALLAAI; CARLETON; RIEDER, 2021)</w:t>
      </w:r>
      <w:r w:rsidRPr="00947030">
        <w:rPr>
          <w:rFonts w:eastAsia="Times New Roman" w:cs="Times New Roman"/>
          <w:color w:val="000000"/>
          <w:szCs w:val="24"/>
          <w:lang w:eastAsia="ar-SA"/>
        </w:rPr>
        <w:fldChar w:fldCharType="end"/>
      </w:r>
      <w:r w:rsidRPr="00947030">
        <w:rPr>
          <w:rFonts w:eastAsia="Times New Roman" w:cs="Times New Roman"/>
          <w:color w:val="000000"/>
          <w:szCs w:val="24"/>
          <w:lang w:eastAsia="ar-SA"/>
        </w:rPr>
        <w:t xml:space="preserve">. </w:t>
      </w:r>
      <w:r w:rsidRPr="00947030">
        <w:rPr>
          <w:rFonts w:eastAsia="font466" w:cs="Times New Roman"/>
          <w:szCs w:val="24"/>
        </w:rPr>
        <w:t xml:space="preserve">Utilizar a </w:t>
      </w:r>
      <w:proofErr w:type="spellStart"/>
      <w:r w:rsidRPr="00947030">
        <w:rPr>
          <w:rFonts w:eastAsia="font466" w:cs="Times New Roman"/>
          <w:szCs w:val="24"/>
        </w:rPr>
        <w:t>farmacogenética</w:t>
      </w:r>
      <w:proofErr w:type="spellEnd"/>
      <w:r w:rsidRPr="00947030">
        <w:rPr>
          <w:rFonts w:eastAsia="font466" w:cs="Times New Roman"/>
          <w:szCs w:val="24"/>
        </w:rPr>
        <w:t xml:space="preserve"> como movimento para a medicina individualizada ou personalizada vem crescendo. </w:t>
      </w:r>
      <w:r w:rsidRPr="00947030">
        <w:rPr>
          <w:rFonts w:cs="Times New Roman"/>
          <w:szCs w:val="24"/>
        </w:rPr>
        <w:t xml:space="preserve">As variações em um gene podem afetar a farmacocinética ou a farmacodinâmica de um medicamento, o que, por sua vez, afeta os resultados clínicos. A farmacocinética é o processo pelo qual uma droga é absorvida, distribuída, metabolizada e excretada pelo corpo; farmacodinâmica é o efeito de uma droga no corpo. Esses fatores podem determinar potencialmente a eficácia ou toxicidade de um medicamento; por exemplo, uma variante genética pode levar ao aumento das concentrações plasmáticas do medicamento, o que, por sua vez, se traduz em aumento da eficácia do medicamento ou efeitos adversos </w:t>
      </w:r>
      <w:r w:rsidRPr="00947030">
        <w:rPr>
          <w:rFonts w:cs="Times New Roman"/>
          <w:szCs w:val="24"/>
        </w:rPr>
        <w:fldChar w:fldCharType="begin" w:fldLock="1"/>
      </w:r>
      <w:r w:rsidRPr="00947030">
        <w:rPr>
          <w:rFonts w:cs="Times New Roman"/>
          <w:szCs w:val="24"/>
        </w:rPr>
        <w:instrText>ADDIN CSL_CITATION {"citationItems":[{"id":"ITEM-1","itemData":{"DOI":"10.1201/b19000","ISBN":"9781466582682","abstract":"Recent advances in high-throughput gene sequencing and other omics biotechnologies have served as a springboard for the field of pharmacogenomics. Pharmacogenomics is now generally accepted as the major determinant of variable drug safety, efficacy, and cost-effectiveness. Therefore, widespread use of pharmacogenomics for patient care has become a critical requirement. There is an unprecedented urgency for aspiring and practicing clinicians to become trained on how to interpret data from pharmacogenomic testing in preparation for the future of healthcare-i.e., personalized medicine. Applying Pharmacogenomics in Therapeutics provides timely coverage of the principles, practice, and potential of pharmacogenomics and personalized medicine. Comprised of chapters contributed by well-established pharmacologists and scientists from US and Chinese academia and industry, this authoritative text: • Demonstrates how to apply the principles of pharmacogenomics and its biotechnologies in patient care • Depicts the use of genetic biomarkers in drug discovery and development, laboratory medicine, and clinical services • Describes the practice of pharmacogenomics in the treatment of cancers, cardiovascular diseases, neurologic and psychiatric disorders, and pulmonary diseases • Discusses the merging of pharmacogenomics and alternative medicine, as well as the integration of pharmacogenomics into pharmacoeconomics Each chapter begins with the key concepts, followed by in-depth explorations of case reports or critical evaluations of genetic variants/biomarkers, and concludes with questions for self-examination.","author":[{"dropping-particle":"","family":"Feng","given":"Xiaodong","non-dropping-particle":"","parse-names":false,"suffix":""},{"dropping-particle":"","family":"Xie","given":"Hong Guang","non-dropping-particle":"","parse-names":false,"suffix":""}],"container-title":"Applying Pharmacogenomics in Therapeutics","id":"ITEM-1","issued":{"date-parts":[["2016"]]},"number-of-pages":"1-286","title":"Applying pharmacogenomics in therapeutics","type":"book"},"uris":["http://www.mendeley.com/documents/?uuid=f4520af6-742a-44a3-a676-28356fbbd7b4"]},{"id":"ITEM-2","itemData":{"DOI":"10.1002/wsbm.42.Pharmacogenomics","author":[{"dropping-particle":"","family":"Wang","given":"Liewei","non-dropping-particle":"","parse-names":false,"suffix":""}],"id":"ITEM-2","issue":"1","issued":{"date-parts":[["2010"]]},"page":"3-22","title":"Pharmacogenomics : a systems approach","type":"article-journal","volume":"2"},"uris":["http://www.mendeley.com/documents/?uuid=03802d99-a1d7-4114-8b9a-6f5a8a7a4ce8"]}],"mendeley":{"formattedCitation":"(FENG; XIE, 2016; WANG, 2010)","plainTextFormattedCitation":"(FENG; XIE, 2016; WANG, 2010)","previouslyFormattedCitation":"(FENG; XIE, 2016; WANG, 2010)"},"properties":{"noteIndex":0},"schema":"https://github.com/citation-style-language/schema/raw/master/csl-citation.json"}</w:instrText>
      </w:r>
      <w:r w:rsidRPr="00947030">
        <w:rPr>
          <w:rFonts w:cs="Times New Roman"/>
          <w:szCs w:val="24"/>
        </w:rPr>
        <w:fldChar w:fldCharType="separate"/>
      </w:r>
      <w:r w:rsidRPr="00947030">
        <w:rPr>
          <w:rFonts w:cs="Times New Roman"/>
          <w:noProof/>
          <w:szCs w:val="24"/>
        </w:rPr>
        <w:t>(FENG; XIE, 2016; WANG, 2010)</w:t>
      </w:r>
      <w:r w:rsidRPr="00947030">
        <w:rPr>
          <w:rFonts w:cs="Times New Roman"/>
          <w:szCs w:val="24"/>
        </w:rPr>
        <w:fldChar w:fldCharType="end"/>
      </w:r>
      <w:r w:rsidRPr="00947030">
        <w:rPr>
          <w:rFonts w:cs="Times New Roman"/>
          <w:szCs w:val="24"/>
        </w:rPr>
        <w:t>.</w:t>
      </w:r>
    </w:p>
    <w:p w14:paraId="0208D9AA" w14:textId="6016E690" w:rsidR="001F237F" w:rsidRDefault="005B49DD" w:rsidP="0021493C">
      <w:pPr>
        <w:shd w:val="clear" w:color="auto" w:fill="FFFFFF"/>
        <w:spacing w:after="0" w:line="360" w:lineRule="auto"/>
        <w:ind w:firstLine="709"/>
        <w:jc w:val="both"/>
        <w:rPr>
          <w:rFonts w:eastAsia="ArialMT" w:cs="Times New Roman"/>
          <w:szCs w:val="24"/>
        </w:rPr>
      </w:pPr>
      <w:r w:rsidRPr="00947030">
        <w:rPr>
          <w:rFonts w:cs="Times New Roman"/>
          <w:szCs w:val="24"/>
        </w:rPr>
        <w:t xml:space="preserve">Em </w:t>
      </w:r>
      <w:proofErr w:type="spellStart"/>
      <w:r w:rsidRPr="00947030">
        <w:rPr>
          <w:rFonts w:cs="Times New Roman"/>
          <w:szCs w:val="24"/>
        </w:rPr>
        <w:t>farmacogenética</w:t>
      </w:r>
      <w:proofErr w:type="spellEnd"/>
      <w:r w:rsidRPr="00947030">
        <w:rPr>
          <w:rFonts w:cs="Times New Roman"/>
          <w:szCs w:val="24"/>
        </w:rPr>
        <w:t xml:space="preserve">, </w:t>
      </w:r>
      <w:r w:rsidR="00F46923">
        <w:rPr>
          <w:rFonts w:cs="Times New Roman"/>
          <w:szCs w:val="24"/>
        </w:rPr>
        <w:t>variantes genéticas</w:t>
      </w:r>
      <w:r w:rsidRPr="00947030">
        <w:rPr>
          <w:rFonts w:cs="Times New Roman"/>
          <w:szCs w:val="24"/>
        </w:rPr>
        <w:t xml:space="preserve"> e mutações são conceitos importantes que devem ser destacados. Costuma-se definir </w:t>
      </w:r>
      <w:r w:rsidR="00F46923">
        <w:rPr>
          <w:rFonts w:cs="Times New Roman"/>
          <w:szCs w:val="24"/>
        </w:rPr>
        <w:t>variante genética</w:t>
      </w:r>
      <w:r w:rsidRPr="00947030">
        <w:rPr>
          <w:rFonts w:cs="Times New Roman"/>
          <w:szCs w:val="24"/>
        </w:rPr>
        <w:t xml:space="preserve"> como uma variante da sequência de DNA presente em mais de 1% da população geral; se uma variante estiver em menos de 1% da população, ela é considerada uma mutação. No entanto, com o aumento no número de genes nas bases de dados, sabe-se que esta distinção não é assim </w:t>
      </w:r>
      <w:r w:rsidRPr="00947030">
        <w:rPr>
          <w:rFonts w:cs="Times New Roman"/>
          <w:szCs w:val="24"/>
        </w:rPr>
        <w:lastRenderedPageBreak/>
        <w:t xml:space="preserve">tão linear e ambas são consideradas variantes genéticas </w:t>
      </w:r>
      <w:r w:rsidRPr="00947030">
        <w:rPr>
          <w:rFonts w:cs="Times New Roman"/>
          <w:szCs w:val="24"/>
        </w:rPr>
        <w:fldChar w:fldCharType="begin" w:fldLock="1"/>
      </w:r>
      <w:r w:rsidRPr="00947030">
        <w:rPr>
          <w:rFonts w:cs="Times New Roman"/>
          <w:szCs w:val="24"/>
        </w:rPr>
        <w:instrText>ADDIN CSL_CITATION {"citationItems":[{"id":"ITEM-1","itemData":{"author":[{"dropping-particle":"","family":"Malsagova","given":"Kristina A","non-dropping-particle":"","parse-names":false,"suffix":""},{"dropping-particle":"V","family":"Butkova","given":"Tatyana","non-dropping-particle":"","parse-names":false,"suffix":""},{"dropping-particle":"","family":"Kopylov","given":"Arthur T","non-dropping-particle":"","parse-names":false,"suffix":""},{"dropping-particle":"","family":"Izotov","given":"Alexander A","non-dropping-particle":"","parse-names":false,"suffix":""},{"dropping-particle":"V","family":"Potoldykova","given":"Natalia","non-dropping-particle":"","parse-names":false,"suffix":""},{"dropping-particle":"V","family":"Enikeev","given":"Dmitry","non-dropping-particle":"","parse-names":false,"suffix":""},{"dropping-particle":"","family":"Grigoryan","given":"Vagarshak","non-dropping-particle":"","parse-names":false,"suffix":""},{"dropping-particle":"","family":"Tarasov","given":"Alexander","non-dropping-particle":"","parse-names":false,"suffix":""}],"id":"ITEM-1","issued":{"date-parts":[["2020"]]},"page":"1-23","title":"Pharmacogenetic Testing : A Tool for Personalized Drug Therapy Optimization","type":"article-journal"},"uris":["http://www.mendeley.com/documents/?uuid=cfbac879-81b7-41b7-896c-b1cac48798dc"]},{"id":"ITEM-2","itemData":{"DOI":"10.1016/j.mcna.2019.07.002","ISSN":"15579859","PMID":"31582008","abstract":"Pharmacogenomics (PGx) is a powerful tool that can predict increased risks of adverse effects and sub-therapeutic response to medications. This article establishes the core principles necessary for a primary care provider to meaningfully and prudently use PGx testing. Key topics include in which patients PGx testing should be considered, how PGx tests are ordered, how the results are translated into clinical recommendations, and what further advancements are likely in the near future. This will provide clinicians with a foundational knowledge of PGx that can allow incorporation of this tool into their practice or support further personal investigation.","author":[{"dropping-particle":"","family":"Wake","given":"Dyson T.","non-dropping-particle":"","parse-names":false,"suffix":""},{"dropping-particle":"","family":"Ilbawi","given":"Nadim","non-dropping-particle":"","parse-names":false,"suffix":""},{"dropping-particle":"","family":"Dunnenberger","given":"Henry Mark","non-dropping-particle":"","parse-names":false,"suffix":""},{"dropping-particle":"","family":"Hulick","given":"Peter J.","non-dropping-particle":"","parse-names":false,"suffix":""}],"container-title":"Medical Clinics of North America","id":"ITEM-2","issue":"6","issued":{"date-parts":[["2019"]]},"page":"977-990","title":"Pharmacogenomics: Prescribing Precisely","type":"article-journal","volume":"103"},"uris":["http://www.mendeley.com/documents/?uuid=b36d88ae-1bc3-4180-b88f-bf9af53e0c9f"]}],"mendeley":{"formattedCitation":"(MALSAGOVA &lt;i&gt;et al.&lt;/i&gt;, 2020; WAKE &lt;i&gt;et al.&lt;/i&gt;, 2019)","plainTextFormattedCitation":"(MALSAGOVA et al., 2020; WAKE et al., 2019)","previouslyFormattedCitation":"(MALSAGOVA &lt;i&gt;et al.&lt;/i&gt;, 2020; WAKE &lt;i&gt;et al.&lt;/i&gt;, 2019)"},"properties":{"noteIndex":0},"schema":"https://github.com/citation-style-language/schema/raw/master/csl-citation.json"}</w:instrText>
      </w:r>
      <w:r w:rsidRPr="00947030">
        <w:rPr>
          <w:rFonts w:cs="Times New Roman"/>
          <w:szCs w:val="24"/>
        </w:rPr>
        <w:fldChar w:fldCharType="separate"/>
      </w:r>
      <w:r w:rsidRPr="00947030">
        <w:rPr>
          <w:rFonts w:cs="Times New Roman"/>
          <w:noProof/>
          <w:szCs w:val="24"/>
        </w:rPr>
        <w:t xml:space="preserve">(MALSAGOVA </w:t>
      </w:r>
      <w:r w:rsidR="00981419" w:rsidRPr="00981419">
        <w:rPr>
          <w:rFonts w:cs="Times New Roman"/>
          <w:i/>
          <w:iCs/>
          <w:noProof/>
          <w:szCs w:val="24"/>
        </w:rPr>
        <w:t>et al</w:t>
      </w:r>
      <w:r w:rsidRPr="00947030">
        <w:rPr>
          <w:rFonts w:cs="Times New Roman"/>
          <w:i/>
          <w:noProof/>
          <w:szCs w:val="24"/>
        </w:rPr>
        <w:t>.</w:t>
      </w:r>
      <w:r w:rsidRPr="00947030">
        <w:rPr>
          <w:rFonts w:cs="Times New Roman"/>
          <w:noProof/>
          <w:szCs w:val="24"/>
        </w:rPr>
        <w:t xml:space="preserve">, 2020; WAKE </w:t>
      </w:r>
      <w:r w:rsidR="00981419" w:rsidRPr="00981419">
        <w:rPr>
          <w:rFonts w:cs="Times New Roman"/>
          <w:i/>
          <w:iCs/>
          <w:noProof/>
          <w:szCs w:val="24"/>
        </w:rPr>
        <w:t>et al</w:t>
      </w:r>
      <w:r w:rsidRPr="00947030">
        <w:rPr>
          <w:rFonts w:cs="Times New Roman"/>
          <w:i/>
          <w:noProof/>
          <w:szCs w:val="24"/>
        </w:rPr>
        <w:t>.</w:t>
      </w:r>
      <w:r w:rsidRPr="00947030">
        <w:rPr>
          <w:rFonts w:cs="Times New Roman"/>
          <w:noProof/>
          <w:szCs w:val="24"/>
        </w:rPr>
        <w:t>, 2019)</w:t>
      </w:r>
      <w:r w:rsidRPr="00947030">
        <w:rPr>
          <w:rFonts w:cs="Times New Roman"/>
          <w:szCs w:val="24"/>
        </w:rPr>
        <w:fldChar w:fldCharType="end"/>
      </w:r>
      <w:r w:rsidRPr="00947030">
        <w:rPr>
          <w:rFonts w:cs="Times New Roman"/>
          <w:szCs w:val="24"/>
        </w:rPr>
        <w:t xml:space="preserve">. As variantes genéticas mais estudadas e que ocorrem mais frequentemente são chamadas de </w:t>
      </w:r>
      <w:r w:rsidRPr="00947030">
        <w:rPr>
          <w:rFonts w:cs="Times New Roman"/>
          <w:i/>
          <w:iCs/>
          <w:szCs w:val="24"/>
        </w:rPr>
        <w:t xml:space="preserve">single </w:t>
      </w:r>
      <w:proofErr w:type="spellStart"/>
      <w:r w:rsidRPr="00947030">
        <w:rPr>
          <w:rFonts w:cs="Times New Roman"/>
          <w:i/>
          <w:iCs/>
          <w:szCs w:val="24"/>
        </w:rPr>
        <w:t>nucleotide</w:t>
      </w:r>
      <w:proofErr w:type="spellEnd"/>
      <w:r w:rsidRPr="00947030">
        <w:rPr>
          <w:rFonts w:cs="Times New Roman"/>
          <w:i/>
          <w:iCs/>
          <w:szCs w:val="24"/>
        </w:rPr>
        <w:t xml:space="preserve"> </w:t>
      </w:r>
      <w:proofErr w:type="spellStart"/>
      <w:r w:rsidRPr="00947030">
        <w:rPr>
          <w:rFonts w:cs="Times New Roman"/>
          <w:i/>
          <w:iCs/>
          <w:szCs w:val="24"/>
        </w:rPr>
        <w:t>polymorphisms</w:t>
      </w:r>
      <w:proofErr w:type="spellEnd"/>
      <w:r w:rsidRPr="00947030">
        <w:rPr>
          <w:rFonts w:cs="Times New Roman"/>
          <w:szCs w:val="24"/>
        </w:rPr>
        <w:t xml:space="preserve"> (SNP) e consiste na substituição de uma única base </w:t>
      </w:r>
      <w:r w:rsidRPr="00947030">
        <w:rPr>
          <w:rFonts w:cs="Times New Roman"/>
          <w:szCs w:val="24"/>
        </w:rPr>
        <w:fldChar w:fldCharType="begin" w:fldLock="1"/>
      </w:r>
      <w:r w:rsidRPr="00947030">
        <w:rPr>
          <w:rFonts w:cs="Times New Roman"/>
          <w:szCs w:val="24"/>
        </w:rPr>
        <w:instrText>ADDIN CSL_CITATION {"citationItems":[{"id":"ITEM-1","itemData":{"DOI":"10.21037/jlpm-2019-cpm-05","ISBN":"9789811538940","author":[{"dropping-particle":"","family":"Zhou","given":"Zhou","non-dropping-particle":"","parse-names":false,"suffix":""}],"container-title":"Journal of Laboratory and Precision Medicine","id":"ITEM-1","issued":{"date-parts":[["2020"]]},"number-of-pages":"30-30","title":"Pharmacogenomics in precision medicine","type":"book","volume":"5"},"uris":["http://www.mendeley.com/documents/?uuid=86425a0f-35ea-4b5a-a8f6-ea8229493bc6"]}],"mendeley":{"formattedCitation":"(ZHOU, 2020)","plainTextFormattedCitation":"(ZHOU, 2020)","previouslyFormattedCitation":"(ZHOU, 2020)"},"properties":{"noteIndex":0},"schema":"https://github.com/citation-style-language/schema/raw/master/csl-citation.json"}</w:instrText>
      </w:r>
      <w:r w:rsidRPr="00947030">
        <w:rPr>
          <w:rFonts w:cs="Times New Roman"/>
          <w:szCs w:val="24"/>
        </w:rPr>
        <w:fldChar w:fldCharType="separate"/>
      </w:r>
      <w:r w:rsidRPr="00947030">
        <w:rPr>
          <w:rFonts w:cs="Times New Roman"/>
          <w:noProof/>
          <w:szCs w:val="24"/>
        </w:rPr>
        <w:t>(ZHOU, 2020)</w:t>
      </w:r>
      <w:r w:rsidRPr="00947030">
        <w:rPr>
          <w:rFonts w:cs="Times New Roman"/>
          <w:szCs w:val="24"/>
        </w:rPr>
        <w:fldChar w:fldCharType="end"/>
      </w:r>
      <w:r>
        <w:rPr>
          <w:rFonts w:cs="Times New Roman"/>
          <w:szCs w:val="24"/>
        </w:rPr>
        <w:t xml:space="preserve">. </w:t>
      </w:r>
      <w:r w:rsidR="0003754D" w:rsidRPr="0032755A">
        <w:rPr>
          <w:rFonts w:cs="Times New Roman"/>
          <w:szCs w:val="24"/>
        </w:rPr>
        <w:t xml:space="preserve">Estudos sobre </w:t>
      </w:r>
      <w:proofErr w:type="spellStart"/>
      <w:r w:rsidR="0003754D" w:rsidRPr="0032755A">
        <w:rPr>
          <w:rFonts w:cs="Times New Roman"/>
          <w:szCs w:val="24"/>
        </w:rPr>
        <w:t>farmacogenética</w:t>
      </w:r>
      <w:proofErr w:type="spellEnd"/>
      <w:r w:rsidR="0003754D" w:rsidRPr="0032755A">
        <w:rPr>
          <w:rFonts w:cs="Times New Roman"/>
          <w:szCs w:val="24"/>
        </w:rPr>
        <w:t xml:space="preserve"> em oncologia têm focado </w:t>
      </w:r>
      <w:r w:rsidR="00EF3BD0">
        <w:rPr>
          <w:rFonts w:cs="Times New Roman"/>
          <w:szCs w:val="24"/>
        </w:rPr>
        <w:t xml:space="preserve">na análise de variantes de sequência em genes </w:t>
      </w:r>
      <w:r w:rsidR="0003754D" w:rsidRPr="0032755A">
        <w:rPr>
          <w:rFonts w:cs="Times New Roman"/>
          <w:szCs w:val="24"/>
        </w:rPr>
        <w:t xml:space="preserve">envolvidos no metabolismo dos quimioterápicos mais utilizados na prática clínica e que </w:t>
      </w:r>
      <w:r w:rsidR="00F5778A">
        <w:rPr>
          <w:rFonts w:cs="Times New Roman"/>
          <w:szCs w:val="24"/>
        </w:rPr>
        <w:t xml:space="preserve">estão relacionados </w:t>
      </w:r>
      <w:r w:rsidR="003531A1">
        <w:rPr>
          <w:rFonts w:cs="Times New Roman"/>
          <w:szCs w:val="24"/>
        </w:rPr>
        <w:t>à</w:t>
      </w:r>
      <w:r w:rsidR="00F5778A">
        <w:rPr>
          <w:rFonts w:cs="Times New Roman"/>
          <w:szCs w:val="24"/>
        </w:rPr>
        <w:t xml:space="preserve"> maior n</w:t>
      </w:r>
      <w:r w:rsidR="00214543">
        <w:rPr>
          <w:rFonts w:cs="Times New Roman"/>
          <w:szCs w:val="24"/>
        </w:rPr>
        <w:t>úmero e gravidade</w:t>
      </w:r>
      <w:r w:rsidR="0003754D" w:rsidRPr="0032755A">
        <w:rPr>
          <w:rFonts w:cs="Times New Roman"/>
          <w:szCs w:val="24"/>
        </w:rPr>
        <w:t xml:space="preserve"> de efeitos adversos </w:t>
      </w:r>
      <w:r w:rsidR="0003754D" w:rsidRPr="0032755A">
        <w:rPr>
          <w:rFonts w:eastAsia="Times New Roman" w:cs="Times New Roman"/>
          <w:szCs w:val="24"/>
        </w:rPr>
        <w:t>(</w:t>
      </w:r>
      <w:r w:rsidR="004728BB" w:rsidRPr="0032755A">
        <w:rPr>
          <w:rFonts w:eastAsia="Times New Roman" w:cs="Times New Roman"/>
          <w:szCs w:val="24"/>
        </w:rPr>
        <w:t>MARTINS</w:t>
      </w:r>
      <w:r w:rsidR="0003754D" w:rsidRPr="0032755A">
        <w:rPr>
          <w:rFonts w:eastAsia="Times New Roman" w:cs="Times New Roman"/>
          <w:szCs w:val="24"/>
        </w:rPr>
        <w:t xml:space="preserve">, </w:t>
      </w:r>
      <w:r w:rsidR="00981419" w:rsidRPr="00981419">
        <w:rPr>
          <w:rFonts w:eastAsia="Times New Roman" w:cs="Times New Roman"/>
          <w:i/>
          <w:iCs/>
          <w:szCs w:val="24"/>
        </w:rPr>
        <w:t>et al</w:t>
      </w:r>
      <w:r w:rsidR="0003754D" w:rsidRPr="0032755A">
        <w:rPr>
          <w:rFonts w:eastAsia="Times New Roman" w:cs="Times New Roman"/>
          <w:i/>
          <w:iCs/>
          <w:szCs w:val="24"/>
        </w:rPr>
        <w:t>.</w:t>
      </w:r>
      <w:r w:rsidR="0003754D" w:rsidRPr="0032755A">
        <w:rPr>
          <w:rFonts w:eastAsia="Times New Roman" w:cs="Times New Roman"/>
          <w:szCs w:val="24"/>
        </w:rPr>
        <w:t>, 2013)</w:t>
      </w:r>
      <w:r w:rsidR="0003754D" w:rsidRPr="0032755A">
        <w:rPr>
          <w:rFonts w:cs="Times New Roman"/>
          <w:szCs w:val="24"/>
        </w:rPr>
        <w:t xml:space="preserve">. A presença de </w:t>
      </w:r>
      <w:r w:rsidR="007557CA">
        <w:rPr>
          <w:rFonts w:cs="Times New Roman"/>
          <w:szCs w:val="24"/>
        </w:rPr>
        <w:t xml:space="preserve">alterações na sequência de </w:t>
      </w:r>
      <w:r w:rsidR="0003754D" w:rsidRPr="0032755A">
        <w:rPr>
          <w:rFonts w:cs="Times New Roman"/>
          <w:szCs w:val="24"/>
        </w:rPr>
        <w:t>regiões promotoras pode ocasionar alterações na transcrição do gene</w:t>
      </w:r>
      <w:r w:rsidR="007557CA">
        <w:rPr>
          <w:rFonts w:cs="Times New Roman"/>
          <w:szCs w:val="24"/>
        </w:rPr>
        <w:t>-alvo</w:t>
      </w:r>
      <w:r w:rsidR="0003754D" w:rsidRPr="0032755A">
        <w:rPr>
          <w:rFonts w:cs="Times New Roman"/>
          <w:szCs w:val="24"/>
        </w:rPr>
        <w:t xml:space="preserve"> e até mesmo modificar a sequência da proteína e sua função biológica</w:t>
      </w:r>
      <w:r w:rsidR="00100E2F">
        <w:rPr>
          <w:rFonts w:cs="Times New Roman"/>
          <w:szCs w:val="24"/>
        </w:rPr>
        <w:t xml:space="preserve">. </w:t>
      </w:r>
      <w:r w:rsidR="009E4CDB" w:rsidRPr="0032755A">
        <w:rPr>
          <w:rFonts w:eastAsia="ArialMT" w:cs="Times New Roman"/>
          <w:szCs w:val="24"/>
        </w:rPr>
        <w:t>Diferentes</w:t>
      </w:r>
      <w:r w:rsidR="0003754D" w:rsidRPr="0032755A">
        <w:rPr>
          <w:rFonts w:eastAsia="ArialMT" w:cs="Times New Roman"/>
          <w:szCs w:val="24"/>
        </w:rPr>
        <w:t xml:space="preserve"> </w:t>
      </w:r>
      <w:r w:rsidR="007557CA">
        <w:rPr>
          <w:rFonts w:eastAsia="ArialMT" w:cs="Times New Roman"/>
          <w:szCs w:val="24"/>
        </w:rPr>
        <w:t xml:space="preserve">variantes </w:t>
      </w:r>
      <w:r w:rsidR="0003754D" w:rsidRPr="0032755A">
        <w:rPr>
          <w:rFonts w:eastAsia="ArialMT" w:cs="Times New Roman"/>
          <w:szCs w:val="24"/>
        </w:rPr>
        <w:t xml:space="preserve">em genes que regulam os processos de metabolismo e transporte de fármacos estão sendo relatados como marcadores para predizer a eficácia de tratamento </w:t>
      </w:r>
      <w:r w:rsidR="00F90C3E" w:rsidRPr="0032755A">
        <w:rPr>
          <w:rFonts w:eastAsia="ArialMT" w:cs="Times New Roman"/>
          <w:szCs w:val="24"/>
        </w:rPr>
        <w:t xml:space="preserve">e </w:t>
      </w:r>
      <w:r w:rsidR="003C0418">
        <w:rPr>
          <w:rFonts w:eastAsia="ArialMT" w:cs="Times New Roman"/>
          <w:szCs w:val="24"/>
        </w:rPr>
        <w:t xml:space="preserve">os </w:t>
      </w:r>
      <w:r w:rsidR="00F90C3E" w:rsidRPr="0032755A">
        <w:rPr>
          <w:rFonts w:eastAsia="ArialMT" w:cs="Times New Roman"/>
          <w:szCs w:val="24"/>
        </w:rPr>
        <w:t xml:space="preserve">efeitos adversos </w:t>
      </w:r>
      <w:r w:rsidR="0003754D" w:rsidRPr="00FE5856">
        <w:rPr>
          <w:rFonts w:eastAsia="ArialMT" w:cs="Times New Roman"/>
          <w:szCs w:val="24"/>
        </w:rPr>
        <w:t>(</w:t>
      </w:r>
      <w:r w:rsidR="00EB162F" w:rsidRPr="0032755A">
        <w:rPr>
          <w:rFonts w:cs="Times New Roman"/>
          <w:color w:val="212121"/>
          <w:szCs w:val="24"/>
          <w:shd w:val="clear" w:color="auto" w:fill="FFFFFF"/>
        </w:rPr>
        <w:t>GUTIERREZ-CAMINO</w:t>
      </w:r>
      <w:r w:rsidR="00EB162F" w:rsidRPr="0032755A">
        <w:rPr>
          <w:rFonts w:eastAsia="ArialMT" w:cs="Times New Roman"/>
          <w:szCs w:val="24"/>
        </w:rPr>
        <w:t xml:space="preserve"> </w:t>
      </w:r>
      <w:r w:rsidR="00981419" w:rsidRPr="00981419">
        <w:rPr>
          <w:rFonts w:eastAsia="ArialMT" w:cs="Times New Roman"/>
          <w:i/>
          <w:iCs/>
          <w:szCs w:val="24"/>
        </w:rPr>
        <w:t>et al</w:t>
      </w:r>
      <w:r w:rsidR="003D72AD" w:rsidRPr="0032755A">
        <w:rPr>
          <w:rFonts w:eastAsia="ArialMT" w:cs="Times New Roman"/>
          <w:szCs w:val="24"/>
        </w:rPr>
        <w:t xml:space="preserve">., 2018; </w:t>
      </w:r>
      <w:r w:rsidR="00EB162F" w:rsidRPr="0032755A">
        <w:rPr>
          <w:rFonts w:eastAsia="ArialMT" w:cs="Times New Roman"/>
          <w:szCs w:val="24"/>
        </w:rPr>
        <w:t xml:space="preserve">LIU </w:t>
      </w:r>
      <w:r w:rsidR="00981419" w:rsidRPr="00981419">
        <w:rPr>
          <w:rFonts w:eastAsia="ArialMT" w:cs="Times New Roman"/>
          <w:i/>
          <w:iCs/>
          <w:szCs w:val="24"/>
        </w:rPr>
        <w:t>et al</w:t>
      </w:r>
      <w:r w:rsidR="00695CED" w:rsidRPr="00FE5856">
        <w:rPr>
          <w:rFonts w:eastAsia="ArialMT" w:cs="Times New Roman"/>
          <w:szCs w:val="24"/>
        </w:rPr>
        <w:t>., 2017</w:t>
      </w:r>
      <w:r w:rsidR="0003754D" w:rsidRPr="00FE5856">
        <w:rPr>
          <w:rFonts w:eastAsia="ArialMT" w:cs="Times New Roman"/>
          <w:szCs w:val="24"/>
        </w:rPr>
        <w:t>).</w:t>
      </w:r>
    </w:p>
    <w:p w14:paraId="027A6793" w14:textId="61E1E3CE" w:rsidR="004B76CB" w:rsidRDefault="004B76CB">
      <w:pPr>
        <w:shd w:val="clear" w:color="auto" w:fill="FFFFFF"/>
        <w:spacing w:after="0" w:line="360" w:lineRule="auto"/>
        <w:ind w:firstLine="709"/>
        <w:jc w:val="both"/>
        <w:rPr>
          <w:rFonts w:cs="Times New Roman"/>
          <w:szCs w:val="24"/>
        </w:rPr>
      </w:pPr>
      <w:r w:rsidRPr="00194FC7">
        <w:rPr>
          <w:rFonts w:eastAsia="font466" w:cs="Times New Roman"/>
          <w:szCs w:val="24"/>
        </w:rPr>
        <w:t>Em relação a vários agentes citotóxicos</w:t>
      </w:r>
      <w:r>
        <w:rPr>
          <w:rFonts w:eastAsia="font466" w:cs="Times New Roman"/>
          <w:szCs w:val="24"/>
        </w:rPr>
        <w:t xml:space="preserve"> utilizados na terapia antineoplásica</w:t>
      </w:r>
      <w:r w:rsidRPr="00194FC7">
        <w:rPr>
          <w:rFonts w:eastAsia="font466" w:cs="Times New Roman"/>
          <w:szCs w:val="24"/>
        </w:rPr>
        <w:t xml:space="preserve">, foi evidenciado que </w:t>
      </w:r>
      <w:r>
        <w:rPr>
          <w:rFonts w:eastAsia="font466" w:cs="Times New Roman"/>
          <w:szCs w:val="24"/>
        </w:rPr>
        <w:t>variantes</w:t>
      </w:r>
      <w:r w:rsidRPr="00194FC7">
        <w:rPr>
          <w:rFonts w:eastAsia="font466" w:cs="Times New Roman"/>
          <w:szCs w:val="24"/>
        </w:rPr>
        <w:t xml:space="preserve"> em genes que codificam enzimas envolvidas em seu metabolismo estão associad</w:t>
      </w:r>
      <w:r>
        <w:rPr>
          <w:rFonts w:eastAsia="font466" w:cs="Times New Roman"/>
          <w:szCs w:val="24"/>
        </w:rPr>
        <w:t>a</w:t>
      </w:r>
      <w:r w:rsidRPr="00194FC7">
        <w:rPr>
          <w:rFonts w:eastAsia="font466" w:cs="Times New Roman"/>
          <w:szCs w:val="24"/>
        </w:rPr>
        <w:t>s à superexposição sanguínea</w:t>
      </w:r>
      <w:r>
        <w:rPr>
          <w:rFonts w:eastAsia="font466" w:cs="Times New Roman"/>
          <w:szCs w:val="24"/>
        </w:rPr>
        <w:t xml:space="preserve"> ao fármaco</w:t>
      </w:r>
      <w:r w:rsidRPr="00194FC7">
        <w:rPr>
          <w:rFonts w:eastAsia="font466" w:cs="Times New Roman"/>
          <w:szCs w:val="24"/>
        </w:rPr>
        <w:t xml:space="preserve">, levando a maior risco de toxicidade. A genotipagem desses genes antes do tratamento é uma estratégia valiosa para prevenir efeitos colaterais e predizer a resposta individual à terapia medicamentosa </w:t>
      </w:r>
      <w:r w:rsidRPr="00194FC7">
        <w:rPr>
          <w:rFonts w:eastAsia="font466" w:cs="Times New Roman"/>
          <w:szCs w:val="24"/>
        </w:rPr>
        <w:fldChar w:fldCharType="begin" w:fldLock="1"/>
      </w:r>
      <w:r w:rsidRPr="00194FC7">
        <w:rPr>
          <w:rFonts w:eastAsia="font466" w:cs="Times New Roman"/>
          <w:szCs w:val="24"/>
        </w:rPr>
        <w:instrText>ADDIN CSL_CITATION {"citationItems":[{"id":"ITEM-1","itemData":{"DOI":"10.3390/ijms21249650","ISSN":"14220067","abstract":"Regarding several cytotoxic agents, it was evidenced that genetic polymorphisms in genes encoding enzymes involved in their metabolism are associated with higher risk of toxicity. Genotyping these genes before treatment is a valuable strategy to prevent side effects and to predict individual response to drug therapy. This pharmacogenetic approach is recommended for chemotherapies such as thiopurines (azathioprine, 6-mercaptopurine, thioguanine), irinotecan, and fluoropyrimidines (capecitabine and 5-fluorouracil). In this study, we aimed at developing and validating a fast, cost-effective, and easily implementable multiplex genotyping method suitable for analyzing a panel of nine variants involved in the pharmacogenetics of widely prescribed anticancer drugs. We designed a multiplex-specific PCR assay where fragments were labeled by two different fluorescent dye markers (HEX/FAM) identifiable by fragment analysis. These two labels were used to discriminate bi-allelic variants, while the size of the fragment allowed the identification of a particular polymorphism location. Variants of interest were TPMT (rs1800462, rs1142345, rs1800460), NUDT15 (rs116855232), DPYD (rs55886062, rs3918290, rs67376798, rs75017182), and UGT1A1 (rs8175347). The assay was repeatable, and genotypes could be determined when DNA sample amounts ranged from 25 to 100 ng. Primers and dye remained stable in a ready-to-use mixture solution after five freeze–thaw cycles. Accuracy was evidenced by the consistency of 187 genotyping results obtained with our multiplex assay and a reference method. The developed method is fast and cost-effective in simultaneously identifying nine variants involved in the pharmacological response of anticancer drugs. This assay can be easily implemented in laboratories for widespread access to pharmacogenetics in clinical practice.","author":[{"dropping-particle":"","family":"Bouvet","given":"Régis","non-dropping-particle":"","parse-names":false,"suffix":""},{"dropping-particle":"","family":"Verdier","given":"Marie Clémence","non-dropping-particle":"","parse-names":false,"suffix":""},{"dropping-particle":"El","family":"Baroudi","given":"Yahya","non-dropping-particle":"","parse-names":false,"suffix":""},{"dropping-particle":"","family":"Galibert","given":"Marie Dominique","non-dropping-particle":"","parse-names":false,"suffix":""},{"dropping-particle":"","family":"David","given":"Véronique","non-dropping-particle":"","parse-names":false,"suffix":""},{"dropping-particle":"","family":"Schutz","given":"Sacha","non-dropping-particle":"","parse-names":false,"suffix":""},{"dropping-particle":"","family":"Tron","given":"Camille","non-dropping-particle":"","parse-names":false,"suffix":""}],"container-title":"International Journal of Molecular Sciences","id":"ITEM-1","issue":"24","issued":{"date-parts":[["2020"]]},"page":"1-12","title":"Pharmfrag: An easy and fast multiplex pharmacogenetics assay to simultaneously analyze 9 genetic polymorphisms involved in response variability of anticancer drugs","type":"article-journal","volume":"21"},"uris":["http://www.mendeley.com/documents/?uuid=f4f3a7fa-0ac1-4461-8412-0ff5ef828fbe"]}],"mendeley":{"formattedCitation":"(BOUVET &lt;i&gt;et al.&lt;/i&gt;, 2020)","plainTextFormattedCitation":"(BOUVET et al., 2020)","previouslyFormattedCitation":"(BOUVET &lt;i&gt;et al.&lt;/i&gt;, 2020)"},"properties":{"noteIndex":0},"schema":"https://github.com/citation-style-language/schema/raw/master/csl-citation.json"}</w:instrText>
      </w:r>
      <w:r w:rsidRPr="00194FC7">
        <w:rPr>
          <w:rFonts w:eastAsia="font466" w:cs="Times New Roman"/>
          <w:szCs w:val="24"/>
        </w:rPr>
        <w:fldChar w:fldCharType="separate"/>
      </w:r>
      <w:r w:rsidRPr="00194FC7">
        <w:rPr>
          <w:rFonts w:eastAsia="font466" w:cs="Times New Roman"/>
          <w:noProof/>
          <w:szCs w:val="24"/>
        </w:rPr>
        <w:t xml:space="preserve">(BOUVET </w:t>
      </w:r>
      <w:r w:rsidR="00981419" w:rsidRPr="00981419">
        <w:rPr>
          <w:rFonts w:eastAsia="font466" w:cs="Times New Roman"/>
          <w:i/>
          <w:iCs/>
          <w:noProof/>
          <w:szCs w:val="24"/>
        </w:rPr>
        <w:t>et al</w:t>
      </w:r>
      <w:r w:rsidRPr="00194FC7">
        <w:rPr>
          <w:rFonts w:eastAsia="font466" w:cs="Times New Roman"/>
          <w:i/>
          <w:noProof/>
          <w:szCs w:val="24"/>
        </w:rPr>
        <w:t>.</w:t>
      </w:r>
      <w:r w:rsidRPr="00194FC7">
        <w:rPr>
          <w:rFonts w:eastAsia="font466" w:cs="Times New Roman"/>
          <w:noProof/>
          <w:szCs w:val="24"/>
        </w:rPr>
        <w:t>, 2020)</w:t>
      </w:r>
      <w:r w:rsidRPr="00194FC7">
        <w:rPr>
          <w:rFonts w:eastAsia="font466" w:cs="Times New Roman"/>
          <w:szCs w:val="24"/>
        </w:rPr>
        <w:fldChar w:fldCharType="end"/>
      </w:r>
      <w:r w:rsidRPr="00194FC7">
        <w:rPr>
          <w:rFonts w:eastAsia="font466" w:cs="Times New Roman"/>
          <w:szCs w:val="24"/>
        </w:rPr>
        <w:t>.</w:t>
      </w:r>
      <w:r>
        <w:rPr>
          <w:rFonts w:eastAsia="font466" w:cs="Times New Roman"/>
          <w:szCs w:val="24"/>
        </w:rPr>
        <w:t xml:space="preserve"> </w:t>
      </w:r>
      <w:r w:rsidRPr="002E1331">
        <w:rPr>
          <w:rFonts w:cs="Times New Roman"/>
          <w:szCs w:val="24"/>
        </w:rPr>
        <w:t>Divers</w:t>
      </w:r>
      <w:r>
        <w:rPr>
          <w:rFonts w:cs="Times New Roman"/>
          <w:szCs w:val="24"/>
        </w:rPr>
        <w:t>a</w:t>
      </w:r>
      <w:r w:rsidRPr="002E1331">
        <w:rPr>
          <w:rFonts w:cs="Times New Roman"/>
          <w:szCs w:val="24"/>
        </w:rPr>
        <w:t xml:space="preserve">s </w:t>
      </w:r>
      <w:r>
        <w:rPr>
          <w:rFonts w:cs="Times New Roman"/>
          <w:szCs w:val="24"/>
        </w:rPr>
        <w:t>variantes</w:t>
      </w:r>
      <w:r w:rsidRPr="002E1331">
        <w:rPr>
          <w:rFonts w:cs="Times New Roman"/>
          <w:szCs w:val="24"/>
        </w:rPr>
        <w:t xml:space="preserve"> em genes que regulam os processos de metabolismo e transporte de fármacos estão sendo relatados como marcadores para predizer a eficácia de tratamento</w:t>
      </w:r>
      <w:r>
        <w:rPr>
          <w:rFonts w:cs="Times New Roman"/>
          <w:szCs w:val="24"/>
        </w:rPr>
        <w:t xml:space="preserve"> </w:t>
      </w:r>
      <w:r w:rsidRPr="006228FF">
        <w:rPr>
          <w:rFonts w:cs="Times New Roman"/>
          <w:szCs w:val="24"/>
        </w:rPr>
        <w:t xml:space="preserve">(TOHKIN, 2010). Os genes da família CYP </w:t>
      </w:r>
      <w:r w:rsidRPr="006228FF">
        <w:rPr>
          <w:rFonts w:eastAsia="font466" w:cs="Times New Roman"/>
          <w:szCs w:val="24"/>
        </w:rPr>
        <w:t>(citocromo P450)</w:t>
      </w:r>
      <w:r w:rsidRPr="006228FF">
        <w:rPr>
          <w:rFonts w:cs="Times New Roman"/>
          <w:szCs w:val="24"/>
        </w:rPr>
        <w:t xml:space="preserve"> e ABC (</w:t>
      </w:r>
      <w:r w:rsidRPr="006228FF">
        <w:rPr>
          <w:rFonts w:cs="Times New Roman"/>
          <w:i/>
          <w:iCs/>
          <w:szCs w:val="24"/>
        </w:rPr>
        <w:t xml:space="preserve">ATP </w:t>
      </w:r>
      <w:proofErr w:type="spellStart"/>
      <w:r w:rsidRPr="006228FF">
        <w:rPr>
          <w:rFonts w:cs="Times New Roman"/>
          <w:i/>
          <w:iCs/>
          <w:szCs w:val="24"/>
        </w:rPr>
        <w:t>binding</w:t>
      </w:r>
      <w:proofErr w:type="spellEnd"/>
      <w:r w:rsidRPr="006228FF">
        <w:rPr>
          <w:rFonts w:cs="Times New Roman"/>
          <w:i/>
          <w:iCs/>
          <w:szCs w:val="24"/>
        </w:rPr>
        <w:t>-cas</w:t>
      </w:r>
      <w:r w:rsidRPr="002E1331">
        <w:rPr>
          <w:rFonts w:cs="Times New Roman"/>
          <w:i/>
          <w:iCs/>
          <w:szCs w:val="24"/>
        </w:rPr>
        <w:t>sete</w:t>
      </w:r>
      <w:r w:rsidRPr="002E1331">
        <w:rPr>
          <w:rFonts w:cs="Times New Roman"/>
          <w:szCs w:val="24"/>
        </w:rPr>
        <w:t xml:space="preserve">) apresentam </w:t>
      </w:r>
      <w:r>
        <w:rPr>
          <w:rFonts w:cs="Times New Roman"/>
          <w:szCs w:val="24"/>
        </w:rPr>
        <w:t xml:space="preserve">variantes </w:t>
      </w:r>
      <w:r w:rsidRPr="002E1331">
        <w:rPr>
          <w:rFonts w:cs="Times New Roman"/>
          <w:szCs w:val="24"/>
        </w:rPr>
        <w:t xml:space="preserve">que influenciam na resposta terapêutica e toxicidade do tratamento quimioterápico. O gene </w:t>
      </w:r>
      <w:r w:rsidRPr="009514A1">
        <w:rPr>
          <w:rFonts w:cs="Times New Roman"/>
          <w:i/>
          <w:szCs w:val="24"/>
        </w:rPr>
        <w:t>CYP2C9</w:t>
      </w:r>
      <w:r w:rsidRPr="002E1331">
        <w:rPr>
          <w:rFonts w:cs="Times New Roman"/>
          <w:szCs w:val="24"/>
        </w:rPr>
        <w:t xml:space="preserve"> codifica enzimas hepáticas consideradas metabolizadoras de primeira fase de quimioterápicos como o MTX, ciclofosfamida e doxorrubicina. </w:t>
      </w:r>
      <w:r>
        <w:rPr>
          <w:rFonts w:cs="Times New Roman"/>
          <w:szCs w:val="24"/>
        </w:rPr>
        <w:t>Variantes</w:t>
      </w:r>
      <w:r w:rsidRPr="002E1331">
        <w:rPr>
          <w:rFonts w:cs="Times New Roman"/>
          <w:szCs w:val="24"/>
        </w:rPr>
        <w:t xml:space="preserve"> </w:t>
      </w:r>
      <w:r>
        <w:rPr>
          <w:rFonts w:cs="Times New Roman"/>
          <w:szCs w:val="24"/>
        </w:rPr>
        <w:t>desse gene</w:t>
      </w:r>
      <w:r w:rsidRPr="002E1331">
        <w:rPr>
          <w:rFonts w:cs="Times New Roman"/>
          <w:szCs w:val="24"/>
        </w:rPr>
        <w:t xml:space="preserve"> alteram a expressão e atividade d</w:t>
      </w:r>
      <w:r>
        <w:rPr>
          <w:rFonts w:cs="Times New Roman"/>
          <w:szCs w:val="24"/>
        </w:rPr>
        <w:t>essas</w:t>
      </w:r>
      <w:r w:rsidRPr="002E1331">
        <w:rPr>
          <w:rFonts w:cs="Times New Roman"/>
          <w:szCs w:val="24"/>
        </w:rPr>
        <w:t xml:space="preserve"> enzimas e consequentemente a toxicidade das drogas </w:t>
      </w:r>
      <w:r w:rsidRPr="006228FF">
        <w:rPr>
          <w:rFonts w:cs="Times New Roman"/>
          <w:szCs w:val="24"/>
        </w:rPr>
        <w:t xml:space="preserve">(GERVASINI, VAGACE, 2012; TULSYAN, </w:t>
      </w:r>
      <w:r w:rsidR="00981419" w:rsidRPr="00981419">
        <w:rPr>
          <w:rFonts w:cs="Times New Roman"/>
          <w:i/>
          <w:iCs/>
          <w:szCs w:val="24"/>
        </w:rPr>
        <w:t>et al</w:t>
      </w:r>
      <w:r w:rsidRPr="006228FF">
        <w:rPr>
          <w:rFonts w:cs="Times New Roman"/>
          <w:szCs w:val="24"/>
        </w:rPr>
        <w:t>., 2014).</w:t>
      </w:r>
      <w:r w:rsidRPr="002E1331">
        <w:rPr>
          <w:rFonts w:cs="Times New Roman"/>
          <w:szCs w:val="24"/>
        </w:rPr>
        <w:t xml:space="preserve"> O gene </w:t>
      </w:r>
      <w:r w:rsidRPr="009514A1">
        <w:rPr>
          <w:rFonts w:cs="Times New Roman"/>
          <w:i/>
          <w:szCs w:val="24"/>
        </w:rPr>
        <w:t>ABCC2</w:t>
      </w:r>
      <w:r w:rsidRPr="002E1331">
        <w:rPr>
          <w:rFonts w:cs="Times New Roman"/>
          <w:szCs w:val="24"/>
        </w:rPr>
        <w:t xml:space="preserve"> codifica enzimas relacionadas ao transporte e eliminação de quimioterápicos. </w:t>
      </w:r>
      <w:r>
        <w:rPr>
          <w:rFonts w:cs="Times New Roman"/>
          <w:szCs w:val="24"/>
        </w:rPr>
        <w:t xml:space="preserve">Variantes </w:t>
      </w:r>
      <w:r w:rsidRPr="002E1331">
        <w:rPr>
          <w:rFonts w:cs="Times New Roman"/>
          <w:szCs w:val="24"/>
        </w:rPr>
        <w:t>deste gene t</w:t>
      </w:r>
      <w:r>
        <w:rPr>
          <w:rFonts w:cs="Times New Roman"/>
          <w:szCs w:val="24"/>
        </w:rPr>
        <w:t>ê</w:t>
      </w:r>
      <w:r w:rsidRPr="002E1331">
        <w:rPr>
          <w:rFonts w:cs="Times New Roman"/>
          <w:szCs w:val="24"/>
        </w:rPr>
        <w:t>m sido associad</w:t>
      </w:r>
      <w:r>
        <w:rPr>
          <w:rFonts w:cs="Times New Roman"/>
          <w:szCs w:val="24"/>
        </w:rPr>
        <w:t>a</w:t>
      </w:r>
      <w:r w:rsidRPr="002E1331">
        <w:rPr>
          <w:rFonts w:cs="Times New Roman"/>
          <w:szCs w:val="24"/>
        </w:rPr>
        <w:t>s a menor sobrevida em pacientes submetidos a quimioterapia e aumento da toxicidade (</w:t>
      </w:r>
      <w:r w:rsidR="00381299" w:rsidRPr="006228FF">
        <w:rPr>
          <w:rFonts w:cs="Times New Roman"/>
          <w:szCs w:val="24"/>
        </w:rPr>
        <w:t xml:space="preserve">CARONIA </w:t>
      </w:r>
      <w:r w:rsidR="00381299" w:rsidRPr="00981419">
        <w:rPr>
          <w:rFonts w:cs="Times New Roman"/>
          <w:i/>
          <w:iCs/>
          <w:szCs w:val="24"/>
        </w:rPr>
        <w:t>et al</w:t>
      </w:r>
      <w:r w:rsidR="00381299" w:rsidRPr="006228FF">
        <w:rPr>
          <w:rFonts w:cs="Times New Roman"/>
          <w:szCs w:val="24"/>
        </w:rPr>
        <w:t>., 2011</w:t>
      </w:r>
      <w:r w:rsidR="00381299">
        <w:rPr>
          <w:rFonts w:cs="Times New Roman"/>
          <w:szCs w:val="24"/>
        </w:rPr>
        <w:t xml:space="preserve">; </w:t>
      </w:r>
      <w:r w:rsidRPr="002E1331">
        <w:rPr>
          <w:rFonts w:cs="Times New Roman"/>
          <w:szCs w:val="24"/>
        </w:rPr>
        <w:t xml:space="preserve">LIU, </w:t>
      </w:r>
      <w:r w:rsidR="00981419" w:rsidRPr="00981419">
        <w:rPr>
          <w:rFonts w:cs="Times New Roman"/>
          <w:i/>
          <w:iCs/>
          <w:szCs w:val="24"/>
        </w:rPr>
        <w:t>et al</w:t>
      </w:r>
      <w:r w:rsidRPr="002E1331">
        <w:rPr>
          <w:rFonts w:cs="Times New Roman"/>
          <w:szCs w:val="24"/>
        </w:rPr>
        <w:t>., 2014</w:t>
      </w:r>
      <w:r w:rsidRPr="006228FF">
        <w:rPr>
          <w:rFonts w:cs="Times New Roman"/>
          <w:szCs w:val="24"/>
        </w:rPr>
        <w:t xml:space="preserve">).  </w:t>
      </w:r>
    </w:p>
    <w:p w14:paraId="31DECD10" w14:textId="41EFC10B" w:rsidR="00FD017A" w:rsidRPr="00947030" w:rsidRDefault="00FD017A" w:rsidP="0021493C">
      <w:pPr>
        <w:shd w:val="clear" w:color="auto" w:fill="FFFFFF"/>
        <w:spacing w:after="0" w:line="360" w:lineRule="auto"/>
        <w:ind w:firstLine="709"/>
        <w:jc w:val="both"/>
        <w:rPr>
          <w:rFonts w:eastAsia="font466" w:cs="Times New Roman"/>
          <w:szCs w:val="24"/>
        </w:rPr>
      </w:pPr>
      <w:r w:rsidRPr="00947030">
        <w:rPr>
          <w:rFonts w:eastAsia="font466" w:cs="Times New Roman"/>
          <w:szCs w:val="24"/>
        </w:rPr>
        <w:t xml:space="preserve">O MTX é um quimioterápico que atua por meio da inibição competitiva de enzimas que utilizam folato (isoladamente ou em combinação com outros agentes antineoplásicos; em baixas ou altas doses). É eficaz no tratamento de vários tipos de câncer, como leucemia, linfoma, osteossarcoma, bem como doenças autoimunes, como </w:t>
      </w:r>
      <w:r w:rsidRPr="00947030">
        <w:rPr>
          <w:rFonts w:eastAsia="font466" w:cs="Times New Roman"/>
          <w:szCs w:val="24"/>
        </w:rPr>
        <w:lastRenderedPageBreak/>
        <w:t xml:space="preserve">artrite reumatoide. Apresenta uma ampla variabilidade interindividual em sua biodisponibilidade, resultando não apenas em ajustes contínuos de dose, mas também na frequente descontinuação do tratamento por toxicidade. Os eventos adversos comuns incluem efeitos colaterais gastrointestinais, </w:t>
      </w:r>
      <w:r>
        <w:rPr>
          <w:rFonts w:eastAsia="font466" w:cs="Times New Roman"/>
          <w:szCs w:val="24"/>
        </w:rPr>
        <w:t>MO</w:t>
      </w:r>
      <w:r w:rsidRPr="00947030">
        <w:rPr>
          <w:rFonts w:eastAsia="font466" w:cs="Times New Roman"/>
          <w:szCs w:val="24"/>
        </w:rPr>
        <w:t xml:space="preserve">, elevação das enzimas hepáticas, neurotoxicidade, toxicidade hematológica ou até morte </w:t>
      </w:r>
      <w:r w:rsidRPr="00947030">
        <w:rPr>
          <w:rFonts w:eastAsia="font466" w:cs="Times New Roman"/>
          <w:szCs w:val="24"/>
        </w:rPr>
        <w:fldChar w:fldCharType="begin" w:fldLock="1"/>
      </w:r>
      <w:r w:rsidRPr="00947030">
        <w:rPr>
          <w:rFonts w:eastAsia="font466" w:cs="Times New Roman"/>
          <w:szCs w:val="24"/>
        </w:rPr>
        <w:instrText>ADDIN CSL_CITATION {"citationItems":[{"id":"ITEM-1","itemData":{"DOI":"10.1201/b19000","ISBN":"9781466582682","abstract":"Recent advances in high-throughput gene sequencing and other omics biotechnologies have served as a springboard for the field of pharmacogenomics. Pharmacogenomics is now generally accepted as the major determinant of variable drug safety, efficacy, and cost-effectiveness. Therefore, widespread use of pharmacogenomics for patient care has become a critical requirement. There is an unprecedented urgency for aspiring and practicing clinicians to become trained on how to interpret data from pharmacogenomic testing in preparation for the future of healthcare-i.e., personalized medicine. Applying Pharmacogenomics in Therapeutics provides timely coverage of the principles, practice, and potential of pharmacogenomics and personalized medicine. Comprised of chapters contributed by well-established pharmacologists and scientists from US and Chinese academia and industry, this authoritative text: • Demonstrates how to apply the principles of pharmacogenomics and its biotechnologies in patient care • Depicts the use of genetic biomarkers in drug discovery and development, laboratory medicine, and clinical services • Describes the practice of pharmacogenomics in the treatment of cancers, cardiovascular diseases, neurologic and psychiatric disorders, and pulmonary diseases • Discusses the merging of pharmacogenomics and alternative medicine, as well as the integration of pharmacogenomics into pharmacoeconomics Each chapter begins with the key concepts, followed by in-depth explorations of case reports or critical evaluations of genetic variants/biomarkers, and concludes with questions for self-examination.","author":[{"dropping-particle":"","family":"Feng","given":"Xiaodong","non-dropping-particle":"","parse-names":false,"suffix":""},{"dropping-particle":"","family":"Xie","given":"Hong Guang","non-dropping-particle":"","parse-names":false,"suffix":""}],"container-title":"Applying Pharmacogenomics in Therapeutics","id":"ITEM-1","issued":{"date-parts":[["2016"]]},"number-of-pages":"1-286","title":"Applying pharmacogenomics in therapeutics","type":"book"},"uris":["http://www.mendeley.com/documents/?uuid=f4520af6-742a-44a3-a676-28356fbbd7b4"]},{"id":"ITEM-2","itemData":{"DOI":"10.2174/1389200220666190130161758","ISSN":"13892002","PMID":"30706807","abstract":"In the past two decades, a great body of research has been published regarding the effects of genetic polymorphisms on methotrexate (MTX)-induced toxicity and efficacy. Of particular interest is the role of this compound in childhood acute lymphoblastic leukaemia (ALL), where it is a pivotal drug in the different treatment protocols, both at low and high doses. MTX acts on a variety of target enzymes in the folates cycle, as well as being transported out and into of the cell by several transmembrane proteins. This review aims to summarize the current knowledge concerning the clinical impact of polymorphisms in enzymes and transporters involved in MTX disposition and mechanism of action on paediatric patients with ALL. In addition, we will discuss the reasons why, in spite of the significant research efforts, pharmacogenetics findings in this setting have not yet found their way into routine clinical practice.","author":[{"dropping-particle":"","family":"Gervasini","given":"Guillermo","non-dropping-particle":"","parse-names":false,"suffix":""},{"dropping-particle":"","family":"Mota-Zamorano","given":"Sonia","non-dropping-particle":"","parse-names":false,"suffix":""}],"container-title":"Current Drug Metabolism","id":"ITEM-2","issue":"4","issued":{"date-parts":[["2019"]]},"page":"313-330","title":"Clinical Implications of Methotrexate Pharmacogenetics in Childhood Acute Lymphoblastic Leukaemia","type":"article-journal","volume":"20"},"uris":["http://www.mendeley.com/documents/?uuid=1a93c792-9655-4a60-842c-5bccabedf25c"]}],"mendeley":{"formattedCitation":"(FENG; XIE, 2016; GERVASINI; MOTA-ZAMORANO, 2019)","plainTextFormattedCitation":"(FENG; XIE, 2016; GERVASINI; MOTA-ZAMORANO, 2019)","previouslyFormattedCitation":"(FENG; XIE, 2016; GERVASINI; MOTA-ZAMORANO, 2019)"},"properties":{"noteIndex":0},"schema":"https://github.com/citation-style-language/schema/raw/master/csl-citation.json"}</w:instrText>
      </w:r>
      <w:r w:rsidRPr="00947030">
        <w:rPr>
          <w:rFonts w:eastAsia="font466" w:cs="Times New Roman"/>
          <w:szCs w:val="24"/>
        </w:rPr>
        <w:fldChar w:fldCharType="separate"/>
      </w:r>
      <w:r w:rsidRPr="00947030">
        <w:rPr>
          <w:rFonts w:eastAsia="font466" w:cs="Times New Roman"/>
          <w:noProof/>
          <w:szCs w:val="24"/>
        </w:rPr>
        <w:t>(FENG; XIE, 2016; GERVASINI; MOTA-ZAMORANO, 2019)</w:t>
      </w:r>
      <w:r w:rsidRPr="00947030">
        <w:rPr>
          <w:rFonts w:eastAsia="font466" w:cs="Times New Roman"/>
          <w:szCs w:val="24"/>
        </w:rPr>
        <w:fldChar w:fldCharType="end"/>
      </w:r>
      <w:r w:rsidRPr="00947030">
        <w:rPr>
          <w:rFonts w:eastAsia="font466" w:cs="Times New Roman"/>
          <w:szCs w:val="24"/>
        </w:rPr>
        <w:t xml:space="preserve">. Variantes do gene </w:t>
      </w:r>
      <w:r w:rsidRPr="00947030">
        <w:rPr>
          <w:rFonts w:eastAsia="font466" w:cs="Times New Roman"/>
          <w:i/>
          <w:szCs w:val="24"/>
        </w:rPr>
        <w:t>MTHFR</w:t>
      </w:r>
      <w:r w:rsidRPr="00947030">
        <w:rPr>
          <w:rFonts w:eastAsia="font466" w:cs="Times New Roman"/>
          <w:szCs w:val="24"/>
        </w:rPr>
        <w:t xml:space="preserve"> que codifica a enzima </w:t>
      </w:r>
      <w:proofErr w:type="spellStart"/>
      <w:r w:rsidRPr="00947030">
        <w:rPr>
          <w:rFonts w:eastAsia="font466" w:cs="Times New Roman"/>
          <w:szCs w:val="24"/>
        </w:rPr>
        <w:t>metilenotetrahidrofolato</w:t>
      </w:r>
      <w:proofErr w:type="spellEnd"/>
      <w:r w:rsidRPr="00947030">
        <w:rPr>
          <w:rFonts w:eastAsia="font466" w:cs="Times New Roman"/>
          <w:szCs w:val="24"/>
        </w:rPr>
        <w:t xml:space="preserve"> redutase estão associadas a alterações nos níveis plasmáticos de MTX e à eficácia e toxicidade. Entre estes, foram identificadas duas variantes, c.677C&gt; T (Ala222Val) rs1801133 e c.1298A&gt; C (Glu429Ala) rs1801131 que reduzem a atividade enzimática de </w:t>
      </w:r>
      <w:r w:rsidRPr="008E0EFE">
        <w:rPr>
          <w:rFonts w:eastAsia="font466" w:cs="Times New Roman"/>
          <w:i/>
          <w:iCs/>
          <w:szCs w:val="24"/>
        </w:rPr>
        <w:t>MTHFR</w:t>
      </w:r>
      <w:r w:rsidRPr="00947030">
        <w:rPr>
          <w:rFonts w:eastAsia="font466" w:cs="Times New Roman"/>
          <w:szCs w:val="24"/>
        </w:rPr>
        <w:t xml:space="preserve">. O risco de desenvolver toxicidade relacionada ao MTX, especialmente hepática, toxicidade gastrointestinal, leucopenia, neurotoxicidade, foi significativamente associado a c.677C&gt; T </w:t>
      </w:r>
      <w:r w:rsidRPr="00947030">
        <w:rPr>
          <w:rFonts w:eastAsia="font466" w:cs="Times New Roman"/>
          <w:szCs w:val="24"/>
        </w:rPr>
        <w:fldChar w:fldCharType="begin" w:fldLock="1"/>
      </w:r>
      <w:r w:rsidRPr="00947030">
        <w:rPr>
          <w:rFonts w:eastAsia="font466" w:cs="Times New Roman"/>
          <w:szCs w:val="24"/>
        </w:rPr>
        <w:instrText>ADDIN CSL_CITATION {"citationItems":[{"id":"ITEM-1","itemData":{"DOI":"10.2174/1389200220666190130161758","ISSN":"13892002","PMID":"30706807","abstract":"In the past two decades, a great body of research has been published regarding the effects of genetic polymorphisms on methotrexate (MTX)-induced toxicity and efficacy. Of particular interest is the role of this compound in childhood acute lymphoblastic leukaemia (ALL), where it is a pivotal drug in the different treatment protocols, both at low and high doses. MTX acts on a variety of target enzymes in the folates cycle, as well as being transported out and into of the cell by several transmembrane proteins. This review aims to summarize the current knowledge concerning the clinical impact of polymorphisms in enzymes and transporters involved in MTX disposition and mechanism of action on paediatric patients with ALL. In addition, we will discuss the reasons why, in spite of the significant research efforts, pharmacogenetics findings in this setting have not yet found their way into routine clinical practice.","author":[{"dropping-particle":"","family":"Gervasini","given":"Guillermo","non-dropping-particle":"","parse-names":false,"suffix":""},{"dropping-particle":"","family":"Mota-Zamorano","given":"Sonia","non-dropping-particle":"","parse-names":false,"suffix":""}],"container-title":"Current Drug Metabolism","id":"ITEM-1","issue":"4","issued":{"date-parts":[["2019"]]},"page":"313-330","title":"Clinical Implications of Methotrexate Pharmacogenetics in Childhood Acute Lymphoblastic Leukaemia","type":"article-journal","volume":"20"},"uris":["http://www.mendeley.com/documents/?uuid=1a93c792-9655-4a60-842c-5bccabedf25c"]},{"id":"ITEM-2","itemData":{"DOI":"10.2217/pgs-2017-0013","ISSN":"17448042","PMID":"28592186","abstract":"Aim: Osteosarcoma patients receive high doses of methotrexate (MTX). However, pharmacogenetic information remains limited and has mainly been investigated in leukemia so far. Patients &amp; methods: We investigated the link between the MTHFR C677T genotype, toxicity levels (mucositis, MTX plasma level, hematological toxicity and hepatotoxicity) and survival of 48 pediatric osteosarcoma patients. Results: The TT genotype did not show more toxicity compared with the CC/CT genotype. However, plasma MTX levels were related with mucositis, but not with hematological toxicity, nor hepatotoxicity. Survival rates did not differ between homozygous and non-homozygous patients. Yet, homozygous patients had higher relapse risk. Conclusion: The MTHFR C667T polymorphism is not predictive for toxicity or overall survival, but could be used for relapse risk stratification.","author":[{"dropping-particle":"","family":"Lambrecht","given":"Loes","non-dropping-particle":"","parse-names":false,"suffix":""},{"dropping-particle":"","family":"Sleurs","given":"Charlotte","non-dropping-particle":"","parse-names":false,"suffix":""},{"dropping-particle":"","family":"Labarque","given":"Veerle","non-dropping-particle":"","parse-names":false,"suffix":""},{"dropping-particle":"","family":"Dhooge","given":"Catharina","non-dropping-particle":"","parse-names":false,"suffix":""},{"dropping-particle":"","family":"Laenen","given":"Annouschka","non-dropping-particle":"","parse-names":false,"suffix":""},{"dropping-particle":"","family":"Sinnaeve","given":"Friedl","non-dropping-particle":"","parse-names":false,"suffix":""},{"dropping-particle":"","family":"Renard","given":"Marleen","non-dropping-particle":"","parse-names":false,"suffix":""},{"dropping-particle":"","family":"Uyttebroeck","given":"Anne","non-dropping-particle":"","parse-names":false,"suffix":""}],"container-title":"Pharmacogenomics","id":"ITEM-2","issue":"8","issued":{"date-parts":[["2017"]]},"title":"The role of the MTHFR C677T polymorphism in methotrexate-induced toxicity in pediatric osteosarcoma patients","type":"article-journal","volume":"18"},"uris":["http://www.mendeley.com/documents/?uuid=274ca58f-566e-44de-b122-de6fed5f71bb"]}],"mendeley":{"formattedCitation":"(GERVASINI; MOTA-ZAMORANO, 2019; LAMBRECHT &lt;i&gt;et al.&lt;/i&gt;, 2017)","plainTextFormattedCitation":"(GERVASINI; MOTA-ZAMORANO, 2019; LAMBRECHT et al., 2017)","previouslyFormattedCitation":"(GERVASINI; MOTA-ZAMORANO, 2019; LAMBRECHT &lt;i&gt;et al.&lt;/i&gt;, 2017)"},"properties":{"noteIndex":0},"schema":"https://github.com/citation-style-language/schema/raw/master/csl-citation.json"}</w:instrText>
      </w:r>
      <w:r w:rsidRPr="00947030">
        <w:rPr>
          <w:rFonts w:eastAsia="font466" w:cs="Times New Roman"/>
          <w:szCs w:val="24"/>
        </w:rPr>
        <w:fldChar w:fldCharType="separate"/>
      </w:r>
      <w:r w:rsidRPr="00947030">
        <w:rPr>
          <w:rFonts w:eastAsia="font466" w:cs="Times New Roman"/>
          <w:noProof/>
          <w:szCs w:val="24"/>
        </w:rPr>
        <w:t xml:space="preserve">(GERVASINI; MOTA-ZAMORANO, 2019; LAMBRECHT </w:t>
      </w:r>
      <w:r w:rsidR="00981419" w:rsidRPr="00981419">
        <w:rPr>
          <w:rFonts w:eastAsia="font466" w:cs="Times New Roman"/>
          <w:i/>
          <w:iCs/>
          <w:noProof/>
          <w:szCs w:val="24"/>
        </w:rPr>
        <w:t>et al</w:t>
      </w:r>
      <w:r w:rsidRPr="00947030">
        <w:rPr>
          <w:rFonts w:eastAsia="font466" w:cs="Times New Roman"/>
          <w:i/>
          <w:noProof/>
          <w:szCs w:val="24"/>
        </w:rPr>
        <w:t>.</w:t>
      </w:r>
      <w:r w:rsidRPr="00947030">
        <w:rPr>
          <w:rFonts w:eastAsia="font466" w:cs="Times New Roman"/>
          <w:noProof/>
          <w:szCs w:val="24"/>
        </w:rPr>
        <w:t>, 2017)</w:t>
      </w:r>
      <w:r w:rsidRPr="00947030">
        <w:rPr>
          <w:rFonts w:eastAsia="font466" w:cs="Times New Roman"/>
          <w:szCs w:val="24"/>
        </w:rPr>
        <w:fldChar w:fldCharType="end"/>
      </w:r>
      <w:r w:rsidRPr="00947030">
        <w:rPr>
          <w:rFonts w:eastAsia="font466" w:cs="Times New Roman"/>
          <w:szCs w:val="24"/>
        </w:rPr>
        <w:t xml:space="preserve">. Além disso, diversos estudos demonstraram que variantes genéticas em </w:t>
      </w:r>
      <w:r w:rsidRPr="00947030">
        <w:rPr>
          <w:rFonts w:eastAsia="font466" w:cs="Times New Roman"/>
          <w:i/>
          <w:szCs w:val="24"/>
        </w:rPr>
        <w:t>SLCO1B1</w:t>
      </w:r>
      <w:r w:rsidRPr="00947030">
        <w:rPr>
          <w:rFonts w:eastAsia="font466" w:cs="Times New Roman"/>
          <w:szCs w:val="24"/>
        </w:rPr>
        <w:t xml:space="preserve"> estão associadas à depuração do MTX </w:t>
      </w:r>
      <w:r w:rsidRPr="00947030">
        <w:rPr>
          <w:rFonts w:eastAsia="font466" w:cs="Times New Roman"/>
          <w:szCs w:val="24"/>
        </w:rPr>
        <w:fldChar w:fldCharType="begin" w:fldLock="1"/>
      </w:r>
      <w:r>
        <w:rPr>
          <w:rFonts w:eastAsia="font466" w:cs="Times New Roman"/>
          <w:szCs w:val="24"/>
        </w:rPr>
        <w:instrText>ADDIN CSL_CITATION {"citationItems":[{"id":"ITEM-1","itemData":{"DOI":"10.1200/JCO.2008.20.4156","ISSN":"0732183X","PMID":"19901119","abstract":"Purpose: Methotrexate plasma concentration is related to its clinical effects. Our aim was to identify the genetic basis of interindividual variability in methotrexate pharmacokinetics in children with newly diagnosed acute lymphoblastic leukemia (ALL). Patients and Methods: We performed a genome-wide analysis of 500,568 germline single-nucleotide polymorphisms (SNPs) to identify how inheritance affects methotrexate plasma disposition among 434 children with ALL who received 3,014 courses of methotrexate at 2 to 5 g/m 2. SNPs were validated in an independent cohort of 206 patients. Results: Adjusting for age, race, sex, and methotrexate regimen, the most significant associations were with SNPs in the organic anion transporter polypeptide, SLCO1B1. Two SNPs in SLCO1B1, rs11045879 (P = 1.7 × 10 -10) and rs4149081 (P = 1.7 × 10-9), were in linkage disequilibrium (LD) with each other (r2 = 1) and with a functional polymorphism in SLCO1B1, T521C (rs4149056; r2 &gt; 0.84). rs11045879 and rs4149081 were validated in an independent cohort of 206 patients (P = .018 and P = .017), as were other SLCO1B1 SNPs residing in different LD blocks. SNPs in SLCO1B1 were also associated with GI toxicity (odds ratio, 15.3 to 16.4; P = .03 to .004). Conclusion: A genome-wide interrogation identified inherited variations in a plausible, yet heretofore low-priority candidate gene, SLCO1B1, as important determinants of methotrexate's pharmacokinetics and clinical effects. © 2009 by American Society of Clinical Oncology.","author":[{"dropping-particle":"","family":"Treviño","given":"Lisa R.","non-dropping-particle":"","parse-names":false,"suffix":""},{"dropping-particle":"","family":"Shimasaki","given":"Noriko","non-dropping-particle":"","parse-names":false,"suffix":""},{"dropping-particle":"","family":"Yang","given":"Wenjian","non-dropping-particle":"","parse-names":false,"suffix":""},{"dropping-particle":"","family":"Panetta","given":"John C.","non-dropping-particle":"","parse-names":false,"suffix":""},{"dropping-particle":"","family":"Cheng","given":"Cheng","non-dropping-particle":"","parse-names":false,"suffix":""},{"dropping-particle":"","family":"Pei","given":"Deqing","non-dropping-particle":"","parse-names":false,"suffix":""},{"dropping-particle":"","family":"Chan","given":"Diana","non-dropping-particle":"","parse-names":false,"suffix":""},{"dropping-particle":"","family":"Sparreboom","given":"Alex","non-dropping-particle":"","parse-names":false,"suffix":""},{"dropping-particle":"","family":"Giacomini","given":"Kathleen M.","non-dropping-particle":"","parse-names":false,"suffix":""},{"dropping-particle":"","family":"Pui","given":"Ching Hon","non-dropping-particle":"","parse-names":false,"suffix":""},{"dropping-particle":"","family":"Evans","given":"William E.","non-dropping-particle":"","parse-names":false,"suffix":""},{"dropping-particle":"V.","family":"Relling","given":"Mary","non-dropping-particle":"","parse-names":false,"suffix":""}],"container-title":"Journal of Clinical Oncology","id":"ITEM-1","issue":"35","issued":{"date-parts":[["2009"]]},"page":"5972-5978","title":"Germline genetic variation in an organic anion transporter polypeptide associated with methotrexate pharmacokinetics and clinical effects","type":"article-journal","volume":"27"},"uris":["http://www.mendeley.com/documents/?uuid=1d1f7199-699d-404b-b1a7-68232f262619"]},{"id":"ITEM-2","itemData":{"DOI":"10.1002/pbc.23074","ISSN":"1545-5017","abstract":"Background: Methotrexate (MTX) is an important component of the therapy for childhood acute lymphoblastic leukemia. Treatment with high-dose MTX often causes toxicity, recommending a dose reduction and/or cessation of treatment. Polymorphisms in genes involved in the MTX metabolism have been associated with toxicity with controversial results. The discrepancies could be due to differ- ences in treatment protocols among studies, small, or non-homo- geneous populations or the use of different toxicity criteria. The aim of the present study was to analyze the possible correlation of poly- morphisms of genes involved in the MTX metabolism with the toxicity during therapy with the well-established LAL/SHOP proto- col. Procedure. We analyzed 10 polymorphisms in seven genes (MTHFR, TS, SHMT1, RFC1, ABCB1, ABCG2, and SLCO1B1) from the MTX metabolism in 115 Spanish pediatric B-ALL patients, using MTX plasma concentration as an objective and quantifiable marker of toxicity. Results. We confirmed the suitability of MTX plasma levels as a toxicity marker. We found a statistically significant associ- ation between MTX plasma concentration and the SLCO1B1 rs11045879 CC genotype (P ¼ 0.030). The rs4149081 AA genotype, in the same gene, could also be an indicator for high-MTX plasma concentrations. We did not find any significant association in the other genetic polymorphisms analyzed. Conclusions. Identification of the rs4149081 and rs11045879 SLCO1B1 polymorphisms in chil- dren with ALL could be a useful tool for monitoring patients at risk of low-MTX clearance in order to avoid MTX-related toxicity.","author":[{"dropping-particle":"","family":"Lopez-Lopez","given":"Elixabet","non-dropping-particle":"","parse-names":false,"suffix":""},{"dropping-particle":"","family":"Martin-Guerrero","given":"Idoia","non-dropping-particle":"","parse-names":false,"suffix":""},{"dropping-particle":"","family":"Ballesteros","given":"Javier","non-dropping-particle":"","parse-names":false,"suffix":""},{"dropping-particle":"","family":"Piñan","given":"M. Angeles","non-dropping-particle":"","parse-names":false,"suffix":""},{"dropping-particle":"","family":"Garcia-Miguel","given":"Purificacion","non-dropping-particle":"","parse-names":false,"suffix":""},{"dropping-particle":"","family":"Navajas","given":"Aurora","non-dropping-particle":"","parse-names":false,"suffix":""},{"dropping-particle":"","family":"Garcia-Orad","given":"Africa","non-dropping-particle":"","parse-names":false,"suffix":""}],"container-title":"Pediatric blood &amp; cancer","id":"ITEM-2","issued":{"date-parts":[["2011"]]},"page":"612–619","title":"Polymorphisms of the SLCO1B1 Gene Predict Methotrexate-Related Toxicity in Childhood Acute Lymphoblastic Leukemia","type":"article-journal","volume":"57"},"uris":["http://www.mendeley.com/documents/?uuid=5edb8331-a9f9-4901-87f7-3576106802ae"]},{"id":"ITEM-3","itemData":{"DOI":"10.1182/blood-2013-01-480335","ISSN":"00064971","PMID":"23652803","abstract":"The pharmacogenetics of methotrexate (MTX) was investigated in a large cohort of pediatric patients with acute lymphoblastic leukemia (ALL). Four hundred ninety-nine children with ALL from the ALL-BFM (Berlin-Frankfurt- Münster) 2000 trial who received 1996 courses of MTX at 5 g/m2 were genotyped for 8 single nucleotide polymorphisms in 5 candidate genes of the MTX/folate pathway. Patients' MTX pharmacokinetics, MTX toxicities, and outcomes were correlated with the genotypes. The interindividual variability in MTX kinetics had a substantial genetic component between 68% and 75%. The SLCO1B1 rs4149056 variant was significantly associated with MTX kinetics. In a multiple regression model, MTX area under the concentration time curve (AUC)0-48h increased by 26%(P &lt; .001) per SLCO1B1 rs4149056 C allele. MTX AUC0-48h was a significant predictor of overall toxic adverse events during MTX courses (R2= 0.043; P &lt; .001),whereas the thymidylate synthase rs34743033 tandem repeat polymorphism was predictive of stomatitis (R2= 0.018; P= .009), a frequent side effect of high-dose MTX. Multiple Cox regression analyses revealed an association of minimal residual disease (hazard ratio 7.3; P &lt; .001) and methylenetetrahydrofolate reductase rs1801131 (hazard ratio 3.1; P5 .015) with event-free survival in the ALLBFM 2000 study population. Genetic variations substantially influence the kinetics and response to high-dose MTX therapy in childhood ALL. © 2013 by The American Society of Hematology.","author":[{"dropping-particle":"","family":"Radtke","given":"Susanne","non-dropping-particle":"","parse-names":false,"suffix":""},{"dropping-particle":"","family":"Zolk","given":"Oliver","non-dropping-particle":"","parse-names":false,"suffix":""},{"dropping-particle":"","family":"Renner","given":"Bertold","non-dropping-particle":"","parse-names":false,"suffix":""},{"dropping-particle":"","family":"Paulides","given":"Marios","non-dropping-particle":"","parse-names":false,"suffix":""},{"dropping-particle":"","family":"Zimmermann","given":"Martin","non-dropping-particle":"","parse-names":false,"suffix":""},{"dropping-particle":"","family":"Möricke","given":"Anja","non-dropping-particle":"","parse-names":false,"suffix":""},{"dropping-particle":"","family":"Stanulla","given":"Martin","non-dropping-particle":"","parse-names":false,"suffix":""},{"dropping-particle":"","family":"Schrappe","given":"Martin","non-dropping-particle":"","parse-names":false,"suffix":""},{"dropping-particle":"","family":"Langer","given":"Thorsten","non-dropping-particle":"","parse-names":false,"suffix":""}],"container-title":"Blood","id":"ITEM-3","issue":"26","issued":{"date-parts":[["2013"]]},"page":"5145-5153","title":"Germline genetic variations in methotrexate candidate genes are associated with pharmacokinetics, toxicity, and outcome in childhood acute lymphoblastic leukemia","type":"article-journal","volume":"121"},"uris":["http://www.mendeley.com/documents/?uuid=d9c8f8c8-0bf5-4344-aae8-b29f3531b7de"]},{"id":"ITEM-4","itemData":{"DOI":"10.1182/blood-2012-08-452839","ISSN":"00064971","PMID":"23233662","abstract":"Methotrexate clearance can influence the cure of and toxicity in children with acute lymphoblastic leukemia (ALL). We estimated methotrexate plasma clearance for 1279 patients with ALL treated with methotrexate (24-hour infusion of a 1 g/m2 dose or 4-hour infusion of a 2 g/m2 dose) on the Children's Oncology Group P9904 and P9905 protocols. Methotrexate clearance was lower in older children (P = 7 × 10-7), girls (P = 2.7 × 10-4), and those who received a delayed-intensification phase (P = .0022). A genome-wide analysis showed that methotrexate clearance was associated with polymorphisms in the organic anion transporter gene SLCO1B1 (P = 2.1 × 10-11). This replicates findings using different schedules of high-dose methotrexate in St Jude ALL treatment protocols; a combined meta-analysis yields a P value of 5.7 × 10-19 for the association of methotrexate clearance with SLCO1B1 SNP rs4149056. Validation of this variant with 5 different treatment regimens of methotrexate solidifies the robustness of this pharmacogenomic determinant of methotrexate clearance. This study is registered at http://www.clinicaltrials.gov as NCT00005585 and NCT00005596. © 2013 by The American Society of Hematology.","author":[{"dropping-particle":"","family":"Ramsey","given":"Laura B.","non-dropping-particle":"","parse-names":false,"suffix":""},{"dropping-particle":"","family":"Panetta","given":"John C.","non-dropping-particle":"","parse-names":false,"suffix":""},{"dropping-particle":"","family":"Smith","given":"Colton","non-dropping-particle":"","parse-names":false,"suffix":""},{"dropping-particle":"","family":"Yang","given":"Wenjian","non-dropping-particle":"","parse-names":false,"suffix":""},{"dropping-particle":"","family":"Fan","given":"Yiping","non-dropping-particle":"","parse-names":false,"suffix":""},{"dropping-particle":"","family":"Winick","given":"Naomi J.","non-dropping-particle":"","parse-names":false,"suffix":""},{"dropping-particle":"","family":"Martin","given":"Paul L.","non-dropping-particle":"","parse-names":false,"suffix":""},{"dropping-particle":"","family":"Cheng","given":"Cheng","non-dropping-particle":"","parse-names":false,"suffix":""},{"dropping-particle":"","family":"Devidas","given":"Meenakshi","non-dropping-particle":"","parse-names":false,"suffix":""},{"dropping-particle":"","family":"Pui","given":"Ching Hon","non-dropping-particle":"","parse-names":false,"suffix":""},{"dropping-particle":"","family":"Evans","given":"William E.","non-dropping-particle":"","parse-names":false,"suffix":""},{"dropping-particle":"","family":"Hunger","given":"Stephen P.","non-dropping-particle":"","parse-names":false,"suffix":""},{"dropping-particle":"","family":"Loh","given":"Mignon","non-dropping-particle":"","parse-names":false,"suffix":""},{"dropping-particle":"V.","family":"Relling","given":"Mary","non-dropping-particle":"","parse-names":false,"suffix":""}],"container-title":"Blood","id":"ITEM-4","issue":"6","issued":{"date-parts":[["2013"]]},"page":"898-904","title":"Genome-wide study of methotrexate clearance replicates SLCO1B1","type":"article-journal","volume":"121"},"uris":["http://www.mendeley.com/documents/?uuid=cb9c9886-be95-4bc7-ae71-12df3a0b0a5f"]},{"id":"ITEM-5","itemData":{"DOI":"10.1111/bjh.12886","ISSN":"13652141","PMID":"24712521","abstract":"Summary: High-dose methotrexate (HD-MTX) plays an important role in the consolidation therapy of acute lymphoblastic leukaemia (ALL) in many treatment regimens worldwide. However, there is a large interpatient variability in the pharmacokinetics and toxicity of the drug. We investigated the influence of single nucleotide polymorphisms (SNPs) in genes of the folate metabolic pathway, transporter molecules and transcription proteins on the pharmacokinetics and toxicity of MTX and 7-hydroxy-methotrexate (7-OH-MTX). 63 SNPs of 14 genes were genotyped and a total of 463 HD-MTX courses (administered according to the ALL-BFM 95 and ALL IC-BFM 2002 protocols) were analysed. Haematological, hepatic and renal toxicities, estimated by routine laboratory parameters were evaluated. Random forest and regression trees were used for variable selection and model building. Linear mixed models were established to prove the significance of the selected variables. SNPs (rs4948502, rs4948496, rs4948487) of the ARID5B gene were associated with the serum levels of MTX (P &lt; 0·02), serum levels and area under the curve of 7-OH-MTX (P &lt; 0·02) and with hypoproteinaemia (P = 0·004). SLCO1B1 rs4149056 also showed a significant association with serum MTX levels (P &lt; 0·001). Our findings confirm the association of novel genetic variations in folate-related and ARID5B genes with the serum MTX levels and acute toxicity. © 2014 John Wiley &amp; Sons Ltd.","author":[{"dropping-particle":"","family":"Csordas","given":"Katalin","non-dropping-particle":"","parse-names":false,"suffix":""},{"dropping-particle":"","family":"Lautner-Csorba","given":"Orsolya","non-dropping-particle":"","parse-names":false,"suffix":""},{"dropping-particle":"","family":"Semsei","given":"Agnes F.","non-dropping-particle":"","parse-names":false,"suffix":""},{"dropping-particle":"","family":"Harnos","given":"Andrea","non-dropping-particle":"","parse-names":false,"suffix":""},{"dropping-particle":"","family":"Hegyi","given":"Marta","non-dropping-particle":"","parse-names":false,"suffix":""},{"dropping-particle":"","family":"Erdelyi","given":"Daniel J.","non-dropping-particle":"","parse-names":false,"suffix":""},{"dropping-particle":"","family":"Eipel","given":"Oliver T.","non-dropping-particle":"","parse-names":false,"suffix":""},{"dropping-particle":"","family":"Szalai","given":"Csaba","non-dropping-particle":"","parse-names":false,"suffix":""},{"dropping-particle":"","family":"Kovacs","given":"Gabor T.","non-dropping-particle":"","parse-names":false,"suffix":""}],"container-title":"British Journal of Haematology","id":"ITEM-5","issue":"3","issued":{"date-parts":[["2014"]]},"page":"410-420","title":"Associations of novel genetic variations in the folate-related and ARID5B genes with the pharmacokinetics and toxicity of high-dose methotrexate in paediatric acute lymphoblastic leukaemia","type":"article-journal","volume":"166"},"uris":["http://www.mendeley.com/documents/?uuid=e4c2f96b-969d-4906-800c-db5e40e7388c"]},{"id":"ITEM-6","itemData":{"DOI":"10.18632/oncotarget.17781","ISSN":"19492553","abstract":"High-dose methotrexate (HDMTX) plays an important role in the treatment of acute lymphoblastic leukemia (ALL) although there is great inter-patient variability in the efficacy and toxicity of MTX. The relationship between polymorphisms in genes encoding MTX transporters and MTX response is controversial. In the present study, 322 Chinese children with standard- and intermediate-risk ALL were genotyped for 12 polymorphisms. SLCO1B1 rs10841753 showed a significant association with plasma MTX levels at 48 h (P = 0.017). Patients who had the ABCB1 rs1128503 C allele had longer duration of hospitalization than did those with the TT genotype (P = 0.006). No association was found between oral mucositis and any polymorphism. Long-term outcome was worse in patients with the SLCO1B1 rs4149056 CC genotype than in patients with TT or TC (5- year event-free survival [EFS] 33.3 ± 19.2% vs. 90.5 ± 1.7%, P &lt; 0.001), and was worse in patients with the SCL19A1 rs2838958 AA genotype than in patients with AG or GG (5-year EFS 78.5 ± 4.6% vs. 92.2 ± 1.8%, P = 0.008). Multiple Cox regression analyses revealed associations of minimal residual disease (MRD) at day 33 (hazard ratio 3.458; P = 0.002), MRD at day 78 (hazard ratio 6.330; P = 0.001), SLCO1B1 rs4149056 (hazard ratio 12.242; P &lt; 0.001), and SCL19A1 rs2838958 (hazard ratio 2.324; P = 0.019) with EFS. Our findings show that polymorphisms in genes encoding MTX transporters substantially influence the kinetics and response to HDMTX therapy in childhood ALL.","author":[{"dropping-particle":"","family":"Liu","given":"Shu Guang","non-dropping-particle":"","parse-names":false,"suffix":""},{"dropping-particle":"","family":"Gao","given":"Chao","non-dropping-particle":"","parse-names":false,"suffix":""},{"dropping-particle":"","family":"Zhang","given":"Rui Dong","non-dropping-particle":"","parse-names":false,"suffix":""},{"dropping-particle":"","family":"Zhao","given":"Xiao Xi","non-dropping-particle":"","parse-names":false,"suffix":""},{"dropping-particle":"","family":"Cui","given":"Lei","non-dropping-particle":"","parse-names":false,"suffix":""},{"dropping-particle":"","family":"Li","given":"Wei Jing","non-dropping-particle":"","parse-names":false,"suffix":""},{"dropping-particle":"","family":"Chen","given":"Zhen Ping","non-dropping-particle":"","parse-names":false,"suffix":""},{"dropping-particle":"","family":"Yue","given":"Zhi Xia","non-dropping-particle":"","parse-names":false,"suffix":""},{"dropping-particle":"","family":"Zhang","given":"Yuan Yuan","non-dropping-particle":"","parse-names":false,"suffix":""},{"dropping-particle":"","family":"Wu","given":"Min Yuan","non-dropping-particle":"","parse-names":false,"suffix":""},{"dropping-particle":"","family":"Wang","given":"Jian Xiang","non-dropping-particle":"","parse-names":false,"suffix":""},{"dropping-particle":"","family":"Li","given":"Zhi Gang","non-dropping-particle":"","parse-names":false,"suffix":""},{"dropping-particle":"","family":"Zheng","given":"Hu Yong","non-dropping-particle":"","parse-names":false,"suffix":""}],"container-title":"Oncotarget","id":"ITEM-6","issue":"23","issued":{"date-parts":[["2017"]]},"page":"37761-37772","title":"Polymorphisms in methotrexate transporters and their relationship to plasma methotrexate levels, toxicity of high-dose methotrexate, and outcome of pediatric acute lymphoblastic leukemia","type":"article-journal","volume":"8"},"uris":["http://www.mendeley.com/documents/?uuid=3945f17a-f55c-4bd4-875d-d9b31775b9e9"]},{"id":"ITEM-7","itemData":{"DOI":"10.1002/pbc.25191","ISSN":"1545-5017","abstract":"Background: Recent studies suggest that SLCO1B1 c.521T&gt;C variant decreases the clearance of methotrexate (MTX) and elevates its plasma concentration, hence leucovorin doses may need to be adjusted. However, high leucovorin doses may affect the cure rate in childhood acute lymphoblastic leukemia (ALL). Hitherto neither the appropriate dose of leucovorin in carriers of SLCO1B1 c.521T&gt;C variant nor the impact of SLCO1B1 polymorphism on the risk of ALL relapse has been clarified. Procedure. A double-blind and controlled study was conducted in 136 children with ALL. They were genotyped for rs4149056 single nucleotide polymorphism into wild-type group and variant group, and received MTX at 3–5g/m2. Plasma concentration MTX and its metabolite were determined by HPLC. The toxicity of MTX, dose of leucovorin and 5-year relapse rate of ALL were recorded. Results. Compared with wild-type group, area under the concentration time curve of MTX increased by 4.2-fold and peripheral clearance rate decreased significantly in variant group. Patients carrying rs4149056 C allele endured a remarkable longer time above the MTX safety threshold and suffered from a higher frequency of toxicity, so 2.2-fold leucovorin was given. However, no association was found between SLCO1B1 c.521T&gt;C variant and the relapse risk in five years. Conclusions. The SLCO1B1 c.521T&gt;C variant was an important determinant of MTX disposition and their carriers were exposed to increased intensity and time of MTX. An appropriate leucovorin dose raise in variant group was beneficial to reducing the serious toxicity. The c.521T&gt;C variant wasn’t associated with the risk of ALL relapse.","author":[{"dropping-particle":"","family":"Zhang","given":"Hua-Nian","non-dropping-particle":"","parse-names":false,"suffix":""},{"dropping-particle":"","family":"He","given":"Xue-Lian","non-dropping-particle":"","parse-names":false,"suffix":""},{"dropping-particle":"","family":"Wang","given":"Cheng","non-dropping-particle":"","parse-names":false,"suffix":""},{"dropping-particle":"","family":"Wang","given":"Yang","non-dropping-particle":"","parse-names":false,"suffix":""},{"dropping-particle":"","family":"Chen","given":"Yu-Jun","non-dropping-particle":"","parse-names":false,"suffix":""},{"dropping-particle":"","family":"Li","given"</w:instrText>
      </w:r>
      <w:r w:rsidRPr="002441C0">
        <w:rPr>
          <w:rFonts w:eastAsia="font466" w:cs="Times New Roman"/>
          <w:szCs w:val="24"/>
          <w:lang w:val="en-US"/>
        </w:rPr>
        <w:instrText>:"Jian-Xin","non-dropping-particle":"","parse-names":false,"suffix":""},{"dropping-particle":"","family":"Niu","given":"Chang-He","non-dropping-particle":"","parse-names":false,"suffix":""},{"dropping-particle":"","family":"Gao","given":"Ping","non-dropping-particle":"","parse-names":false,"suffix":""}],"container-title":"Pediatric blood &amp; cancer","id":"ITEM-7","issued":{"date-parts":[["2014"]]},"page":"2203–2207","title":"Impact of SLCO1B1 521T&gt;C Variant on Leucovorin Rescue and Risk of Relapse in Childhood Acute Lymphoblastic Leukemia Treated With High-Dose Methotrexate","type":"article-journal","volume":"61"},"uris":["http://www.mendeley.com/documents/?uuid=0fb2a796-e320-43c6-a592-77cf6ffce675"]}],"mendeley":{"formattedCitation":"(CSORDAS &lt;i&gt;et al.&lt;/i&gt;, 2014; LIU, S. G. &lt;i&gt;et al.&lt;/i&gt;, 2017; LOPEZ-LOPEZ &lt;i&gt;et al.&lt;/i&gt;, 2011; RADTKE &lt;i&gt;et al.&lt;/i&gt;, 2013; RAMSEY &lt;i&gt;et al.&lt;/i&gt;, 2013; TREVIÑO &lt;i&gt;et al.&lt;/i&gt;, 2009; ZHANG &lt;i&gt;et al.&lt;/i&gt;, 2014)","plainTextFormattedCitation":"(CSORDAS et al., 2014; LIU, S. G. et al., 2017; LOPEZ-LOPEZ et al., 2011; RADTKE et al., 2013; RAMSEY et al., 2013; TREVIÑO et al., 2009; ZHANG et al., 2014)","previouslyFormattedCitation":"(CSORDAS &lt;i&gt;et al.&lt;/i&gt;, 2014; LIU, S. G. &lt;i&gt;et al.&lt;/i&gt;, 2017; LOPEZ-LOPEZ &lt;i&gt;et al.&lt;/i&gt;, 2011; RADTKE &lt;i&gt;et al.&lt;/i&gt;, 2013; RAMSEY &lt;i&gt;et al.&lt;/i&gt;, 2013; TREVIÑO &lt;i&gt;et al.&lt;/i&gt;, 2009; ZHANG &lt;i&gt;et al.&lt;/i&gt;, 2014)"},"properties":{"noteIndex":0},"schema":"https://github.com/citation-style-language/schema/raw/master/csl-citation.json"}</w:instrText>
      </w:r>
      <w:r w:rsidRPr="00947030">
        <w:rPr>
          <w:rFonts w:eastAsia="font466" w:cs="Times New Roman"/>
          <w:szCs w:val="24"/>
        </w:rPr>
        <w:fldChar w:fldCharType="separate"/>
      </w:r>
      <w:r w:rsidRPr="0040130F">
        <w:rPr>
          <w:rFonts w:eastAsia="font466" w:cs="Times New Roman"/>
          <w:noProof/>
          <w:szCs w:val="24"/>
          <w:lang w:val="en-US"/>
        </w:rPr>
        <w:t xml:space="preserve">(CSORDAS </w:t>
      </w:r>
      <w:r w:rsidR="00981419" w:rsidRPr="00981419">
        <w:rPr>
          <w:rFonts w:eastAsia="font466" w:cs="Times New Roman"/>
          <w:i/>
          <w:iCs/>
          <w:noProof/>
          <w:szCs w:val="24"/>
          <w:lang w:val="en-US"/>
        </w:rPr>
        <w:t>et al</w:t>
      </w:r>
      <w:r w:rsidRPr="0040130F">
        <w:rPr>
          <w:rFonts w:eastAsia="font466" w:cs="Times New Roman"/>
          <w:i/>
          <w:noProof/>
          <w:szCs w:val="24"/>
          <w:lang w:val="en-US"/>
        </w:rPr>
        <w:t>.</w:t>
      </w:r>
      <w:r w:rsidRPr="0040130F">
        <w:rPr>
          <w:rFonts w:eastAsia="font466" w:cs="Times New Roman"/>
          <w:noProof/>
          <w:szCs w:val="24"/>
          <w:lang w:val="en-US"/>
        </w:rPr>
        <w:t xml:space="preserve">, 2014; LIU, S. G. </w:t>
      </w:r>
      <w:r w:rsidR="00981419" w:rsidRPr="00981419">
        <w:rPr>
          <w:rFonts w:eastAsia="font466" w:cs="Times New Roman"/>
          <w:i/>
          <w:iCs/>
          <w:noProof/>
          <w:szCs w:val="24"/>
          <w:lang w:val="en-US"/>
        </w:rPr>
        <w:t>et al</w:t>
      </w:r>
      <w:r w:rsidRPr="0040130F">
        <w:rPr>
          <w:rFonts w:eastAsia="font466" w:cs="Times New Roman"/>
          <w:i/>
          <w:noProof/>
          <w:szCs w:val="24"/>
          <w:lang w:val="en-US"/>
        </w:rPr>
        <w:t>.</w:t>
      </w:r>
      <w:r w:rsidRPr="0040130F">
        <w:rPr>
          <w:rFonts w:eastAsia="font466" w:cs="Times New Roman"/>
          <w:noProof/>
          <w:szCs w:val="24"/>
          <w:lang w:val="en-US"/>
        </w:rPr>
        <w:t xml:space="preserve">, 2017; LOPEZ-LOPEZ </w:t>
      </w:r>
      <w:r w:rsidR="00981419" w:rsidRPr="00981419">
        <w:rPr>
          <w:rFonts w:eastAsia="font466" w:cs="Times New Roman"/>
          <w:i/>
          <w:iCs/>
          <w:noProof/>
          <w:szCs w:val="24"/>
          <w:lang w:val="en-US"/>
        </w:rPr>
        <w:t>et al</w:t>
      </w:r>
      <w:r w:rsidRPr="0040130F">
        <w:rPr>
          <w:rFonts w:eastAsia="font466" w:cs="Times New Roman"/>
          <w:i/>
          <w:noProof/>
          <w:szCs w:val="24"/>
          <w:lang w:val="en-US"/>
        </w:rPr>
        <w:t>.</w:t>
      </w:r>
      <w:r w:rsidRPr="0040130F">
        <w:rPr>
          <w:rFonts w:eastAsia="font466" w:cs="Times New Roman"/>
          <w:noProof/>
          <w:szCs w:val="24"/>
          <w:lang w:val="en-US"/>
        </w:rPr>
        <w:t xml:space="preserve">, 2011; RADTKE </w:t>
      </w:r>
      <w:r w:rsidR="00981419" w:rsidRPr="00981419">
        <w:rPr>
          <w:rFonts w:eastAsia="font466" w:cs="Times New Roman"/>
          <w:i/>
          <w:iCs/>
          <w:noProof/>
          <w:szCs w:val="24"/>
          <w:lang w:val="en-US"/>
        </w:rPr>
        <w:t>et al</w:t>
      </w:r>
      <w:r w:rsidRPr="0040130F">
        <w:rPr>
          <w:rFonts w:eastAsia="font466" w:cs="Times New Roman"/>
          <w:i/>
          <w:noProof/>
          <w:szCs w:val="24"/>
          <w:lang w:val="en-US"/>
        </w:rPr>
        <w:t>.</w:t>
      </w:r>
      <w:r w:rsidRPr="0040130F">
        <w:rPr>
          <w:rFonts w:eastAsia="font466" w:cs="Times New Roman"/>
          <w:noProof/>
          <w:szCs w:val="24"/>
          <w:lang w:val="en-US"/>
        </w:rPr>
        <w:t xml:space="preserve">, 2013; RAMSEY </w:t>
      </w:r>
      <w:r w:rsidR="00981419" w:rsidRPr="00981419">
        <w:rPr>
          <w:rFonts w:eastAsia="font466" w:cs="Times New Roman"/>
          <w:i/>
          <w:iCs/>
          <w:noProof/>
          <w:szCs w:val="24"/>
          <w:lang w:val="en-US"/>
        </w:rPr>
        <w:t>et al</w:t>
      </w:r>
      <w:r w:rsidRPr="0040130F">
        <w:rPr>
          <w:rFonts w:eastAsia="font466" w:cs="Times New Roman"/>
          <w:i/>
          <w:noProof/>
          <w:szCs w:val="24"/>
          <w:lang w:val="en-US"/>
        </w:rPr>
        <w:t>.</w:t>
      </w:r>
      <w:r w:rsidRPr="0040130F">
        <w:rPr>
          <w:rFonts w:eastAsia="font466" w:cs="Times New Roman"/>
          <w:noProof/>
          <w:szCs w:val="24"/>
          <w:lang w:val="en-US"/>
        </w:rPr>
        <w:t xml:space="preserve">, 2013; TREVIÑO </w:t>
      </w:r>
      <w:r w:rsidR="00981419" w:rsidRPr="00981419">
        <w:rPr>
          <w:rFonts w:eastAsia="font466" w:cs="Times New Roman"/>
          <w:i/>
          <w:iCs/>
          <w:noProof/>
          <w:szCs w:val="24"/>
          <w:lang w:val="en-US"/>
        </w:rPr>
        <w:t>et al</w:t>
      </w:r>
      <w:r w:rsidRPr="0040130F">
        <w:rPr>
          <w:rFonts w:eastAsia="font466" w:cs="Times New Roman"/>
          <w:i/>
          <w:noProof/>
          <w:szCs w:val="24"/>
          <w:lang w:val="en-US"/>
        </w:rPr>
        <w:t>.</w:t>
      </w:r>
      <w:r w:rsidRPr="0040130F">
        <w:rPr>
          <w:rFonts w:eastAsia="font466" w:cs="Times New Roman"/>
          <w:noProof/>
          <w:szCs w:val="24"/>
          <w:lang w:val="en-US"/>
        </w:rPr>
        <w:t xml:space="preserve">, 2009; ZHANG </w:t>
      </w:r>
      <w:r w:rsidR="00981419" w:rsidRPr="00981419">
        <w:rPr>
          <w:rFonts w:eastAsia="font466" w:cs="Times New Roman"/>
          <w:i/>
          <w:iCs/>
          <w:noProof/>
          <w:szCs w:val="24"/>
          <w:lang w:val="en-US"/>
        </w:rPr>
        <w:t>et al</w:t>
      </w:r>
      <w:r w:rsidRPr="0040130F">
        <w:rPr>
          <w:rFonts w:eastAsia="font466" w:cs="Times New Roman"/>
          <w:i/>
          <w:noProof/>
          <w:szCs w:val="24"/>
          <w:lang w:val="en-US"/>
        </w:rPr>
        <w:t>.</w:t>
      </w:r>
      <w:r w:rsidRPr="0040130F">
        <w:rPr>
          <w:rFonts w:eastAsia="font466" w:cs="Times New Roman"/>
          <w:noProof/>
          <w:szCs w:val="24"/>
          <w:lang w:val="en-US"/>
        </w:rPr>
        <w:t>, 2014)</w:t>
      </w:r>
      <w:r w:rsidRPr="00947030">
        <w:rPr>
          <w:rFonts w:eastAsia="font466" w:cs="Times New Roman"/>
          <w:szCs w:val="24"/>
        </w:rPr>
        <w:fldChar w:fldCharType="end"/>
      </w:r>
      <w:r w:rsidRPr="00947030">
        <w:rPr>
          <w:rFonts w:eastAsia="font466" w:cs="Times New Roman"/>
          <w:szCs w:val="24"/>
          <w:lang w:val="en-US"/>
        </w:rPr>
        <w:t xml:space="preserve">. </w:t>
      </w:r>
      <w:r w:rsidRPr="00947030">
        <w:rPr>
          <w:rFonts w:eastAsia="font466" w:cs="Times New Roman"/>
          <w:szCs w:val="24"/>
        </w:rPr>
        <w:t xml:space="preserve">Várias proteínas de membrana, membros da família </w:t>
      </w:r>
      <w:r w:rsidRPr="008E0EFE">
        <w:rPr>
          <w:rFonts w:eastAsia="font466" w:cs="Times New Roman"/>
          <w:i/>
          <w:iCs/>
          <w:szCs w:val="24"/>
        </w:rPr>
        <w:t>ABC</w:t>
      </w:r>
      <w:r w:rsidRPr="00947030">
        <w:rPr>
          <w:rFonts w:eastAsia="font466" w:cs="Times New Roman"/>
          <w:szCs w:val="24"/>
        </w:rPr>
        <w:t xml:space="preserve">, estão envolvidas no transporte do MTX para fora das células, sendo de particular interesse seu estudo na Leucemia Linfoide Aguda (LLA) na infância, dentre elas estão: </w:t>
      </w:r>
      <w:r w:rsidRPr="008E0EFE">
        <w:rPr>
          <w:rFonts w:eastAsia="font466" w:cs="Times New Roman"/>
          <w:i/>
          <w:iCs/>
          <w:szCs w:val="24"/>
        </w:rPr>
        <w:t>ABCB1, ABCC1, ABCC2, ABCC3, ABCC4 e ABCG2</w:t>
      </w:r>
      <w:r w:rsidRPr="00947030">
        <w:rPr>
          <w:rFonts w:eastAsia="font466" w:cs="Times New Roman"/>
          <w:szCs w:val="24"/>
        </w:rPr>
        <w:t xml:space="preserve"> </w:t>
      </w:r>
      <w:r w:rsidRPr="00947030">
        <w:rPr>
          <w:rFonts w:eastAsia="font466" w:cs="Times New Roman"/>
          <w:szCs w:val="24"/>
        </w:rPr>
        <w:fldChar w:fldCharType="begin" w:fldLock="1"/>
      </w:r>
      <w:r w:rsidRPr="00947030">
        <w:rPr>
          <w:rFonts w:eastAsia="font466" w:cs="Times New Roman"/>
          <w:szCs w:val="24"/>
        </w:rPr>
        <w:instrText>ADDIN CSL_CITATION {"citationItems":[{"id":"ITEM-1","itemData":{"DOI":"10.2174/1389200220666190130161758","ISSN":"13892002","PMID":"30706807","abstract":"In the past two decades, a great body of research has been published regarding the effects of genetic polymorphisms on methotrexate (MTX)-induced toxicity and efficacy. Of particular interest is the role of this compound in childhood acute lymphoblastic leukaemia (ALL), where it is a pivotal drug in the different treatment protocols, both at low and high doses. MTX acts on a variety of target enzymes in the folates cycle, as well as being transported out and into of the cell by several transmembrane proteins. This review aims to summarize the current knowledge concerning the clinical impact of polymorphisms in enzymes and transporters involved in MTX disposition and mechanism of action on paediatric patients with ALL. In addition, we will discuss the reasons why, in spite of the significant research efforts, pharmacogenetics findings in this setting have not yet found their way into routine clinical practice.","author":[{"dropping-particle":"","family":"Gervasini","given":"Guillermo","non-dropping-particle":"","parse-names":false,"suffix":""},{"dropping-particle":"","family":"Mota-Zamorano","given":"Sonia","non-dropping-particle":"","parse-names":false,"suffix":""}],"container-title":"Current Drug Metabolism","id":"ITEM-1","issue":"4","issued":{"date-parts":[["2019"]]},"page":"313-330","title":"Clinical Implications of Methotrexate Pharmacogenetics in Childhood Acute Lymphoblastic Leukaemia","type":"article-journal","volume":"20"},"uris":["http://www.mendeley.com/documents/?uuid=1a93c792-9655-4a60-842c-5bccabedf25c"]}],"mendeley":{"formattedCitation":"(GERVASINI; MOTA-ZAMORANO, 2019)","plainTextFormattedCitation":"(GERVASINI; MOTA-ZAMORANO, 2019)","previouslyFormattedCitation":"(GERVASINI; MOTA-ZAMORANO, 2019)"},"properties":{"noteIndex":0},"schema":"https://github.com/citation-style-language/schema/raw/master/csl-citation.json"}</w:instrText>
      </w:r>
      <w:r w:rsidRPr="00947030">
        <w:rPr>
          <w:rFonts w:eastAsia="font466" w:cs="Times New Roman"/>
          <w:szCs w:val="24"/>
        </w:rPr>
        <w:fldChar w:fldCharType="separate"/>
      </w:r>
      <w:r w:rsidRPr="00947030">
        <w:rPr>
          <w:rFonts w:eastAsia="font466" w:cs="Times New Roman"/>
          <w:noProof/>
          <w:szCs w:val="24"/>
        </w:rPr>
        <w:t>(GERVASINI; MOTA-ZAMORANO, 2019)</w:t>
      </w:r>
      <w:r w:rsidRPr="00947030">
        <w:rPr>
          <w:rFonts w:eastAsia="font466" w:cs="Times New Roman"/>
          <w:szCs w:val="24"/>
        </w:rPr>
        <w:fldChar w:fldCharType="end"/>
      </w:r>
      <w:r w:rsidRPr="00947030">
        <w:rPr>
          <w:rFonts w:eastAsia="font466" w:cs="Times New Roman"/>
          <w:szCs w:val="24"/>
        </w:rPr>
        <w:t>.</w:t>
      </w:r>
    </w:p>
    <w:p w14:paraId="4B6DB475" w14:textId="39B5A8EA" w:rsidR="00FD017A" w:rsidRPr="00947030" w:rsidRDefault="00FD017A" w:rsidP="0021493C">
      <w:pPr>
        <w:shd w:val="clear" w:color="auto" w:fill="FFFFFF"/>
        <w:spacing w:after="0" w:line="360" w:lineRule="auto"/>
        <w:ind w:firstLine="709"/>
        <w:jc w:val="both"/>
        <w:rPr>
          <w:rFonts w:eastAsia="font466" w:cs="Times New Roman"/>
          <w:szCs w:val="24"/>
          <w:lang w:val="en-US"/>
        </w:rPr>
      </w:pPr>
      <w:r w:rsidRPr="00947030">
        <w:rPr>
          <w:rFonts w:eastAsia="font466" w:cs="Times New Roman"/>
          <w:szCs w:val="24"/>
        </w:rPr>
        <w:t xml:space="preserve">A doxorrubicina é um agente antitumoral da família das </w:t>
      </w:r>
      <w:proofErr w:type="spellStart"/>
      <w:r w:rsidRPr="00947030">
        <w:rPr>
          <w:rFonts w:eastAsia="font466" w:cs="Times New Roman"/>
          <w:szCs w:val="24"/>
        </w:rPr>
        <w:t>Antraciclinas</w:t>
      </w:r>
      <w:proofErr w:type="spellEnd"/>
      <w:r w:rsidRPr="00947030">
        <w:rPr>
          <w:rFonts w:eastAsia="font466" w:cs="Times New Roman"/>
          <w:szCs w:val="24"/>
        </w:rPr>
        <w:t xml:space="preserve"> utilizado em mais da metade dos protocolos de tratamento do câncer infantil. Seu uso está associado à </w:t>
      </w:r>
      <w:proofErr w:type="spellStart"/>
      <w:r w:rsidRPr="00947030">
        <w:rPr>
          <w:rFonts w:eastAsia="font466" w:cs="Times New Roman"/>
          <w:szCs w:val="24"/>
        </w:rPr>
        <w:t>cardiotoxicidade</w:t>
      </w:r>
      <w:proofErr w:type="spellEnd"/>
      <w:r w:rsidRPr="00947030">
        <w:rPr>
          <w:rFonts w:eastAsia="font466" w:cs="Times New Roman"/>
          <w:szCs w:val="24"/>
        </w:rPr>
        <w:t xml:space="preserve"> manifestada como disfunção cardíaca assintomática e insuficiência cardíaca congestiva e os genes frequentemente relacionados a esse desfecho são: </w:t>
      </w:r>
      <w:r w:rsidRPr="00947030">
        <w:rPr>
          <w:rFonts w:eastAsia="font466" w:cs="Times New Roman"/>
          <w:i/>
          <w:szCs w:val="24"/>
        </w:rPr>
        <w:t xml:space="preserve">RARG, SLC28A3, SLC22A17, SLC22A7, UGT1A6, ABCC1, ABCC2, ABCC5, ABCB1, ABCB4 </w:t>
      </w:r>
      <w:r w:rsidRPr="00947030">
        <w:rPr>
          <w:rFonts w:eastAsia="font466" w:cs="Times New Roman"/>
          <w:szCs w:val="24"/>
        </w:rPr>
        <w:t xml:space="preserve">e </w:t>
      </w:r>
      <w:r w:rsidRPr="00947030">
        <w:rPr>
          <w:rFonts w:eastAsia="font466" w:cs="Times New Roman"/>
          <w:i/>
          <w:szCs w:val="24"/>
        </w:rPr>
        <w:t>CBR</w:t>
      </w:r>
      <w:r w:rsidRPr="00947030">
        <w:rPr>
          <w:rFonts w:eastAsia="font466" w:cs="Times New Roman"/>
          <w:szCs w:val="24"/>
        </w:rPr>
        <w:t xml:space="preserve"> </w:t>
      </w:r>
      <w:r w:rsidRPr="00947030">
        <w:rPr>
          <w:rFonts w:eastAsia="font466" w:cs="Times New Roman"/>
          <w:szCs w:val="24"/>
        </w:rPr>
        <w:fldChar w:fldCharType="begin" w:fldLock="1"/>
      </w:r>
      <w:r w:rsidRPr="00947030">
        <w:rPr>
          <w:rFonts w:eastAsia="font466" w:cs="Times New Roman"/>
          <w:szCs w:val="24"/>
        </w:rPr>
        <w:instrText>ADDIN CSL_CITATION {"citationItems":[{"id":"ITEM-1","itemData":{"DOI":"10.1038/ng.3374.A","author":[{"dropping-particle":"","family":"Aminkeng","given":"Folefac","non-dropping-particle":"","parse-names":false,"suffix":""},{"dropping-particle":"","family":"Bhavsar","given":"Amit P","non-dropping-particle":"","parse-names":false,"suffix":""},{"dropping-particle":"","family":"Visscher","given":"Henk","non-dropping-particle":"","parse-names":false,"suffix":""},{"dropping-particle":"","family":"Rassekh","given":"Shahrad R","non-dropping-particle":"","parse-names":false,"suffix":""},{"dropping-particle":"","family":"Li","given":"Yuling","non-dropping-particle":"","parse-names":false,"suffix":""},{"dropping-particle":"","family":"Lee","given":"Jong W","non-dropping-particle":"","parse-names":false,"suffix":""},{"dropping-particle":"","family":"Brunham","given":"Liam R","non-dropping-particle":"","parse-names":false,"suffix":""},{"dropping-particle":"","family":"Caron","given":"Huib N","non-dropping-particle":"","parse-names":false,"suffix":""},{"dropping-particle":"Van","family":"Dalen","given":"Elvira C","non-dropping-particle":"","parse-names":false,"suffix":""},{"dropping-particle":"","family":"Kremer","given":"Leontien C","non-dropping-particle":"","parse-names":false,"suffix":""},{"dropping-particle":"Van Der","family":"Pal","given":"Helena J","non-dropping-particle":"","parse-names":false,"suffix":""},{"dropping-particle":"","family":"Amstutz","given":"Ursula","non-dropping-particle":"","parse-names":false,"suffix":""},{"dropping-particle":"","family":"Rieder","given":"Michael J","non-dropping-particle":"","parse-names":false,"suffix":""},{"dropping-particle":"","family":"Visscher","given":"Henk","non-dropping-particle":"","parse-names":false,"suffix":""},{"dropping-particle":"","family":"Aminkeng","given":"Folefac","non-dropping-particle":"","parse-names":false,"suffix":""},{"dropping-particle":"","family":"Miao","given":"Fudan","non-dropping-particle":"","parse-names":false,"suffix":""},{"dropping-particle":"","family":"Higginson","given":"Michelle","non-dropping-particle":"","parse-names":false,"suffix":""},{"dropping-particle":"","family":"Massah","given":"Nasim","non-dropping-particle":"","parse-names":false,"suffix":""},{"dropping-particle":"","family":"Borrie","given":"Adrienne","non-dropping-particle":"","parse-names":false,"suffix":""},{"dropping-particle":"","family":"Hughes","given":"Shevaun","non-dropping-particle":"","parse-names":false,"suffix":""},{"dropping-particle":"","family":"Shaw","given":"Kaitlyn","non-dropping-particle":"","parse-names":false,"suffix":""},{"dropping-particle":"","family":"Dhoot","given":"Satvir","non-dropping-particle":"","parse-names":false,"suffix":""},{"dropping-particle":"","family":"Bhavsar","given":"Amit","non-dropping-particle":"","parse-names":false,"suffix":""},{"dropping-particle":"","family":"Li","given":"Yuling","non-dropping-particle":"","parse-names":false,"suffix":""},{"dropping-particle":"","family":"Lee","given":"Jong","non-dropping-particle":"","parse-names":false,"suffix":""},{"dropping-particle":"","family":"Kowalec","given":"Kaarina","non-dropping-particle":"","parse-names":false,"suffix":""},{"dropping-particle":"","family":"Bendyshe-walton","given":"Tessa","non-dropping-particle":"","parse-names":false,"suffix":""},{"dropping-particle":"","family":"Waltrip","given":"Duncan","non-dropping-particle":"","parse-names":false,"suffix":""},{"dropping-particle":"","family":"Bader","given":"Rachel","non-dropping-particle":"","parse-names":false,"suffix":""},{"dropping-particle":"","family":"Nijssen-jordan","given":"Cheri","non-dropping-particle":"","parse-names":false,"suffix":""},{"dropping-particle":"","family":"Johnson","given":"David","non-dropping-particle":"","parse-names":false,"suffix":""},{"dropping-particle":"","family":"Verbeek","given":"Linda","non-dropping-particle":"","parse-names":false,"suffix":""},{"dropping-particle":"","family":"Stevenson","given":"Patti","non-dropping-particle":"","parse-names":false,"suffix":""},{"dropping-particle":"","family":"Hurton","given":"Andrea","non-dropping-particle":"","parse-names":false,"suffix":""},{"dropping-particle":"","family":"Zhuwaki","given":"Carnation","non-dropping-particle":"","parse-names":false,"suffix":""},{"dropping-particle":"","family":"Grundy","given":"Paul","non-dropping-particle":"","parse-names":false,"suffix":""},{"dropping-particle":"","family":"Stobart","given":"Kent","non-dropping-particle":"","parse-names":false,"suffix":""},{"dropping-particle":"","family":"Wilson","given":"Bev","non-dropping-particle":"","parse-names":false,"suffix":""},{"dropping-particle":"","family":"Desai","given":"Sunil","non-dropping-particle":"","parse-names":false,"suffix":""},{"dropping-particle":"","family":"Spavor","given":"Maria","non-dropping-particle":"","parse-names":false,"suffix":""},{"dropping-particle":"","family":"Churcher","given":"Linda","non-dropping-particle":"","parse-names":false,"suffix":""},{"dropping-particle":"","family":"Chow","given":"Terence","non-dropping-particle":"","parse-names":false,"suffix":""},{"dropping-particle":"","family":"Hall","given":"Kevin","non-dropping-particle":"","parse-names":false,"suffix":""},{"dropping-particle":"","family":"Honcharik","given":"Nick","non-dropping-particle":"","parse-names":false,"suffix":""},{"dropping-particle":"","family":"Israels","given":"Sara","non-dropping-particle":"","parse-names":false,"suffix":""},{"dropping-particle":"","family":"Chan","given":"Shanna","non-dropping-particle":"","parse-names":false,"suffix":""},{"dropping-particle":"","family":"Garnham","given":"Byron","non-dropping-particle":"","parse-names":false,"suffix":""},{"dropping-particle":"","family":"Staub","given":"Michelle","non-dropping-particle":"","parse-names":false,"suffix":""},{"dropping-particle":"","family":"Jong","given":"Geert","non-dropping-particle":"","parse-names":false,"suffix":""},{"dropping-particle":"","family":"Rieder","given":"Michael","non-dropping-particle":"","parse-names":false,"suffix":""},{"dropping-particle":"","family":"Malkin","given":"Becky","non-dropping-particle":"","parse-names":false,"suffix":""},{"dropping-particle":"","family":"Portwine","given":"Carol","non-dropping-particle":"","parse-names":false,"suffix":""},{"dropping-particle":"","family":"Cranston","given":"Amy","non-dropping-particle":"","parse-names":false,"suffix":""},{"dropping-particle":"","family":"Koren","given":"Gideon","non-dropping-particle":"","parse-names":false,"suffix":""},{"dropping-particle":"","family":"Ito","given":"Shinya","non-dropping-particle":"","parse-names":false,"suffix":""}],"container-title":"Nat Genet.","id":"ITEM-1","issue":"9","issued":{"date-parts":[["2015"]]},"page":"1079-1084","title":"Anthracycline-Induced Cardiotoxicity in Childhood Cancer","type":"article-journal","volume":"47"},"uris":["http://www.mendeley.com/documents/?uuid=1eabe112-71d7-48cd-a8ef-89165dc96800"]},{"id":"ITEM-2","itemData":{"DOI":"10.1146/annurev-pharmtox-031320-104151","ISSN":"0362-1642","abstract":"Cancer is the leading cause of death in American children older than 1 year of age. Major developments in drugs such as thiopurines and optimization in clinical trial protocols for treating cancer in children have led to a remarkable improvement in survival, from approximately 30% in the 1960s to more than 80% today. Short-term and long-term adverse effects of chemotherapy still affect most survivors of childhood cancer. Pharmacogenetics plays a major role in predicting the safety of cancer chemotherapy and, in the future, its effectiveness. Treatment failure in childhood cancer—due to either serious adverse effects that limit therapy or the failure of conventional dosing to induce remission—warrants development of new strategies for treatment. Here, we summarize the current knowledge of the pharmacogenomics of cancer drug treatment in children and of statistically and clinically relevant drug–gene associations and the mechanistic understandings that underscore their therapeutic value in the treatment of childhood cancer.Expected final online publication date for the Annual Review of Pharmacology and Toxicology, Volume 61 is January 7, 2021. Please see http://www.annualreviews.org/page/journal/pubdates for revised estimates.","author":[{"dropping-particle":"","family":"Elzagallaai","given":"Abdelbaset A.","non-dropping-particle":"","parse-names":false,"suffix":""},{"dropping-particle":"","family":"Carleton","given":"Bruce C.","non-dropping-particle":"","parse-names":false,"suffix":""},{"dropping-particle":"","family":"Rieder","given":"Michael J.","non-dropping-particle":"","parse-names":false,"suffix":""}],"container-title":"Annual Review of Pharmacology and Toxicology","id":"ITEM-2","issue":"1","issued":{"date-parts":[["2021"]]},"page":"1-21","title":"Pharmacogenomics in Pediatric Oncology: Mitigating Adverse Drug Reactions While Preserving Efficacy","type":"article-journal","volume":"61"},"uris":["http://www.mendeley.com/documents/?uuid=5913b08c-7c46-4d7e-a149-56b38d814a99"]},{"id":"ITEM-3","itemData":{"DOI":"10.7326/0003-4819-91-5-710","ISSN":"00034819","PMID":"496103","abstract":"Potential risk factors responsible for development of doxorubicin-induced congestive heart failure were examined through retrospective analysis of 4018 patient records. The overall incidence of drug-induced congestive heart failure was 2.2% (88 cases). The probability of incurring doxorubicin-induced congestive heart failure was related to the total dose of doxorubicin administered. There was a continuum of increasing risk as the cumulative amount of administered drug increased. A weekly dose schedule of doxorubicin was associated with a significantly lower incidence of congestive heart failure than was the usually employed every 3-week schedule. An increase in drug-related congestive heart failure was also seen with advancing patient age. Performance status, sex, race, and tumor type were not risk factors. These data will enable clinicians to better estimate the risk/benefit ratio in individual patients receiving prolonged administration of doxorubicin. They also provide a basis for the investigation of less cardiotoxic anthracycline analogues or for designing measures to prevent doxorubicin-induced cardiomyopathy.","author":[{"dropping-particle":"","family":"Hoff","given":"D. D.","non-dropping-particle":"von","parse-names":false,"suffix":""},{"dropping-particle":"","family</w:instrText>
      </w:r>
      <w:r w:rsidRPr="00947030">
        <w:rPr>
          <w:rFonts w:eastAsia="font466" w:cs="Times New Roman"/>
          <w:szCs w:val="24"/>
          <w:lang w:val="en-US"/>
        </w:rPr>
        <w:instrText>":"Layard","given":"M. W.","non-dropping-particle":"","parse-names":false,"suffix":""},{"dropping-particle":"","family":"Basa","given":"P.","non-dropping-particle":"","parse-names":false,"suffix":""},{"dropping-particle":"","family":"Davis","given":"H. L.","non-dropping-particle":"","parse-names":false,"suffix":""},{"dropping-particle":"","family":"Hoff","given":"A. L.","non-dropping-particle":"Von","parse-names":false,"suffix":""},{"dropping-particle":"","family":"Rozencweig","given":"M.","non-dropping-particle":"","parse-names":false,"suffix":""},{"dropping-particle":"","family":"Muggia","given":"F. M.","non-dropping-particle":"","parse-names":false,"suffix":""}],"container-title":"Annals of Internal Medicine","id":"ITEM-3","issue":"5","issued":{"date-parts":[["1979"]]},"page":"710-717","title":"Risk factors for doxorubicin-induced congestive heart failure","type":"article-journal","volume":"91"},"uris":["http://www.mendeley.com/documents/?uuid=1f942c12-92c4-4ae2-8315-a9f5ac47ebf5"]}],"mendeley":{"formattedCitation":"(AMINKENG &lt;i&gt;et al.&lt;/i&gt;, 2015; ELZAGALLAAI; CARLETON; RIEDER, 2021; VON HOFF &lt;i&gt;et al.&lt;/i&gt;, 1979)","plainTextFormattedCitation":"(AMINKENG et al., 2015; ELZAGALLAAI; CARLETON; RIEDER, 2021; VON HOFF et al., 1979)","previouslyFormattedCitation":"(AMINKENG &lt;i&gt;et al.&lt;/i&gt;, 2015; ELZAGALLAAI; CARLETON; RIEDER, 2021; VON HOFF &lt;i&gt;et al.&lt;/i&gt;, 1979)"},"properties":{"noteIndex":0},"schema":"https://github.com/citation-style-language/schema/raw/master/csl-citation.json"}</w:instrText>
      </w:r>
      <w:r w:rsidRPr="00947030">
        <w:rPr>
          <w:rFonts w:eastAsia="font466" w:cs="Times New Roman"/>
          <w:szCs w:val="24"/>
        </w:rPr>
        <w:fldChar w:fldCharType="separate"/>
      </w:r>
      <w:r w:rsidRPr="00947030">
        <w:rPr>
          <w:rFonts w:eastAsia="font466" w:cs="Times New Roman"/>
          <w:noProof/>
          <w:szCs w:val="24"/>
          <w:lang w:val="en-US"/>
        </w:rPr>
        <w:t xml:space="preserve">(AMINKENG </w:t>
      </w:r>
      <w:r w:rsidR="00981419" w:rsidRPr="00981419">
        <w:rPr>
          <w:rFonts w:eastAsia="font466" w:cs="Times New Roman"/>
          <w:i/>
          <w:iCs/>
          <w:noProof/>
          <w:szCs w:val="24"/>
          <w:lang w:val="en-US"/>
        </w:rPr>
        <w:t>et al</w:t>
      </w:r>
      <w:r w:rsidRPr="00947030">
        <w:rPr>
          <w:rFonts w:eastAsia="font466" w:cs="Times New Roman"/>
          <w:i/>
          <w:noProof/>
          <w:szCs w:val="24"/>
          <w:lang w:val="en-US"/>
        </w:rPr>
        <w:t>.</w:t>
      </w:r>
      <w:r w:rsidRPr="00947030">
        <w:rPr>
          <w:rFonts w:eastAsia="font466" w:cs="Times New Roman"/>
          <w:noProof/>
          <w:szCs w:val="24"/>
          <w:lang w:val="en-US"/>
        </w:rPr>
        <w:t xml:space="preserve">, 2015; ELZAGALLAAI; CARLETON; RIEDER, 2021; VON HOFF </w:t>
      </w:r>
      <w:r w:rsidR="00981419" w:rsidRPr="00981419">
        <w:rPr>
          <w:rFonts w:eastAsia="font466" w:cs="Times New Roman"/>
          <w:i/>
          <w:iCs/>
          <w:noProof/>
          <w:szCs w:val="24"/>
          <w:lang w:val="en-US"/>
        </w:rPr>
        <w:t>et al</w:t>
      </w:r>
      <w:r w:rsidRPr="00947030">
        <w:rPr>
          <w:rFonts w:eastAsia="font466" w:cs="Times New Roman"/>
          <w:i/>
          <w:noProof/>
          <w:szCs w:val="24"/>
          <w:lang w:val="en-US"/>
        </w:rPr>
        <w:t>.</w:t>
      </w:r>
      <w:r w:rsidRPr="00947030">
        <w:rPr>
          <w:rFonts w:eastAsia="font466" w:cs="Times New Roman"/>
          <w:noProof/>
          <w:szCs w:val="24"/>
          <w:lang w:val="en-US"/>
        </w:rPr>
        <w:t>, 1979)</w:t>
      </w:r>
      <w:r w:rsidRPr="00947030">
        <w:rPr>
          <w:rFonts w:eastAsia="font466" w:cs="Times New Roman"/>
          <w:szCs w:val="24"/>
        </w:rPr>
        <w:fldChar w:fldCharType="end"/>
      </w:r>
      <w:r w:rsidRPr="00947030">
        <w:rPr>
          <w:rFonts w:eastAsia="font466" w:cs="Times New Roman"/>
          <w:szCs w:val="24"/>
          <w:lang w:val="en-US"/>
        </w:rPr>
        <w:t>.</w:t>
      </w:r>
    </w:p>
    <w:p w14:paraId="7BEEA29E" w14:textId="59E6A3F0" w:rsidR="00FD017A" w:rsidRPr="0021493C" w:rsidRDefault="00FD017A">
      <w:pPr>
        <w:shd w:val="clear" w:color="auto" w:fill="FFFFFF"/>
        <w:spacing w:after="0" w:line="360" w:lineRule="auto"/>
        <w:ind w:firstLine="709"/>
        <w:jc w:val="both"/>
        <w:rPr>
          <w:rFonts w:cs="Times New Roman"/>
          <w:szCs w:val="24"/>
        </w:rPr>
      </w:pPr>
      <w:r w:rsidRPr="00947030">
        <w:rPr>
          <w:rFonts w:eastAsia="font466" w:cs="Times New Roman"/>
          <w:szCs w:val="24"/>
        </w:rPr>
        <w:t xml:space="preserve">A ciclofosfamida é um agente antineoplásico e imunossupressor do grupo dos </w:t>
      </w:r>
      <w:r w:rsidRPr="00947030">
        <w:rPr>
          <w:rFonts w:eastAsia="font466" w:cs="Times New Roman"/>
          <w:i/>
          <w:iCs/>
          <w:szCs w:val="24"/>
        </w:rPr>
        <w:t xml:space="preserve">Agentes </w:t>
      </w:r>
      <w:proofErr w:type="spellStart"/>
      <w:r w:rsidRPr="00947030">
        <w:rPr>
          <w:rFonts w:eastAsia="font466" w:cs="Times New Roman"/>
          <w:i/>
          <w:iCs/>
          <w:szCs w:val="24"/>
        </w:rPr>
        <w:t>Alquilantes</w:t>
      </w:r>
      <w:proofErr w:type="spellEnd"/>
      <w:r w:rsidRPr="00947030">
        <w:rPr>
          <w:rFonts w:eastAsia="font466" w:cs="Times New Roman"/>
          <w:i/>
          <w:iCs/>
          <w:szCs w:val="24"/>
        </w:rPr>
        <w:t xml:space="preserve"> do tipo Mostarda Nitrogenada</w:t>
      </w:r>
      <w:r w:rsidRPr="00947030">
        <w:rPr>
          <w:rFonts w:eastAsia="font466" w:cs="Times New Roman"/>
          <w:szCs w:val="24"/>
        </w:rPr>
        <w:t xml:space="preserve">. É comumente usada no tratamento de linfomas; leucemia; </w:t>
      </w:r>
      <w:proofErr w:type="spellStart"/>
      <w:r w:rsidRPr="00947030">
        <w:rPr>
          <w:rFonts w:eastAsia="font466" w:cs="Times New Roman"/>
          <w:szCs w:val="24"/>
        </w:rPr>
        <w:t>neuroblastoma</w:t>
      </w:r>
      <w:proofErr w:type="spellEnd"/>
      <w:r w:rsidRPr="00947030">
        <w:rPr>
          <w:rFonts w:eastAsia="font466" w:cs="Times New Roman"/>
          <w:szCs w:val="24"/>
        </w:rPr>
        <w:t xml:space="preserve">; </w:t>
      </w:r>
      <w:proofErr w:type="spellStart"/>
      <w:r w:rsidRPr="00947030">
        <w:rPr>
          <w:rFonts w:eastAsia="font466" w:cs="Times New Roman"/>
          <w:szCs w:val="24"/>
        </w:rPr>
        <w:t>retinoblastoma</w:t>
      </w:r>
      <w:proofErr w:type="spellEnd"/>
      <w:r w:rsidRPr="00947030">
        <w:rPr>
          <w:rFonts w:eastAsia="font466" w:cs="Times New Roman"/>
          <w:szCs w:val="24"/>
        </w:rPr>
        <w:t xml:space="preserve">; e tumores sólidos da infância, como osteossarcoma, sarcoma de </w:t>
      </w:r>
      <w:proofErr w:type="spellStart"/>
      <w:r w:rsidRPr="00947030">
        <w:rPr>
          <w:rFonts w:eastAsia="font466" w:cs="Times New Roman"/>
          <w:szCs w:val="24"/>
        </w:rPr>
        <w:t>Ewing</w:t>
      </w:r>
      <w:proofErr w:type="spellEnd"/>
      <w:r w:rsidRPr="00947030">
        <w:rPr>
          <w:rFonts w:eastAsia="font466" w:cs="Times New Roman"/>
          <w:szCs w:val="24"/>
        </w:rPr>
        <w:t xml:space="preserve">, </w:t>
      </w:r>
      <w:proofErr w:type="spellStart"/>
      <w:r w:rsidRPr="00947030">
        <w:rPr>
          <w:rFonts w:eastAsia="font466" w:cs="Times New Roman"/>
          <w:szCs w:val="24"/>
        </w:rPr>
        <w:t>rabdomiossarcoma</w:t>
      </w:r>
      <w:proofErr w:type="spellEnd"/>
      <w:r w:rsidRPr="00947030">
        <w:rPr>
          <w:rFonts w:eastAsia="font466" w:cs="Times New Roman"/>
          <w:szCs w:val="24"/>
        </w:rPr>
        <w:t xml:space="preserve"> e </w:t>
      </w:r>
      <w:proofErr w:type="spellStart"/>
      <w:r w:rsidRPr="00947030">
        <w:rPr>
          <w:rFonts w:eastAsia="font466" w:cs="Times New Roman"/>
          <w:szCs w:val="24"/>
        </w:rPr>
        <w:t>meduloblastoma</w:t>
      </w:r>
      <w:proofErr w:type="spellEnd"/>
      <w:r w:rsidRPr="00947030">
        <w:rPr>
          <w:rFonts w:eastAsia="font466" w:cs="Times New Roman"/>
          <w:szCs w:val="24"/>
        </w:rPr>
        <w:t xml:space="preserve"> e requer ativação através de enzimas </w:t>
      </w:r>
      <w:r w:rsidRPr="008E0EFE">
        <w:rPr>
          <w:rFonts w:eastAsia="font466" w:cs="Times New Roman"/>
          <w:i/>
          <w:iCs/>
          <w:szCs w:val="24"/>
        </w:rPr>
        <w:t>CYP</w:t>
      </w:r>
      <w:r w:rsidRPr="00947030">
        <w:rPr>
          <w:rFonts w:eastAsia="font466" w:cs="Times New Roman"/>
          <w:szCs w:val="24"/>
        </w:rPr>
        <w:t xml:space="preserve"> para atuar como agente </w:t>
      </w:r>
      <w:proofErr w:type="spellStart"/>
      <w:r w:rsidRPr="00947030">
        <w:rPr>
          <w:rFonts w:eastAsia="font466" w:cs="Times New Roman"/>
          <w:szCs w:val="24"/>
        </w:rPr>
        <w:t>alquilante</w:t>
      </w:r>
      <w:proofErr w:type="spellEnd"/>
      <w:r w:rsidRPr="00947030">
        <w:rPr>
          <w:rFonts w:cs="Times New Roman"/>
          <w:szCs w:val="24"/>
        </w:rPr>
        <w:t xml:space="preserve"> </w:t>
      </w:r>
      <w:r w:rsidRPr="00947030">
        <w:rPr>
          <w:rFonts w:cs="Times New Roman"/>
          <w:szCs w:val="24"/>
        </w:rPr>
        <w:fldChar w:fldCharType="begin" w:fldLock="1"/>
      </w:r>
      <w:r w:rsidRPr="00947030">
        <w:rPr>
          <w:rFonts w:cs="Times New Roman"/>
          <w:szCs w:val="24"/>
        </w:rPr>
        <w:instrText xml:space="preserve">ADDIN CSL_CITATION {"citationItems":[{"id":"ITEM-1","itemData":{"abstract":"The contributions of specific human liver cytochrome P-450 (CYP) enzymes to the activation, via 4-hydroxylation, of the oxazaphosphorine anticancer prodrugs cyclophosphamide (CPA) and ifosfamide (IFA) were investigated. Analysis of a panel of 15 human P-450 cDNAs expressed in human lymphoblasts and/or baculovirus-infected insect cells (Supersomes) demonstrated that CYPs 2A6, 2B6, 3A4, 3A5, and three CYP2C enzymes (2C9, 2C18, 2C19) exhibited significant oxazaphosphorine 4-hydroxylase activity, with 2B6 and 3A4 displaying the highest activity toward CPA and IFA, respectively. CYP2B6 metabolized CPA at a </w:instrText>
      </w:r>
      <w:r w:rsidRPr="00947030">
        <w:rPr>
          <w:rFonts w:ascii="Cambria Math" w:hAnsi="Cambria Math" w:cs="Cambria Math"/>
          <w:szCs w:val="24"/>
        </w:rPr>
        <w:instrText>∼</w:instrText>
      </w:r>
      <w:r w:rsidRPr="00947030">
        <w:rPr>
          <w:rFonts w:cs="Times New Roman"/>
          <w:szCs w:val="24"/>
        </w:rPr>
        <w:instrText xml:space="preserve">16-fold higher in vitro intrinsic clearance (apparentVmax/Km) than IFA, whereas 3A4 demonstrated </w:instrText>
      </w:r>
      <w:r w:rsidRPr="00947030">
        <w:rPr>
          <w:rFonts w:ascii="Cambria Math" w:hAnsi="Cambria Math" w:cs="Cambria Math"/>
          <w:szCs w:val="24"/>
        </w:rPr>
        <w:instrText>∼</w:instrText>
      </w:r>
      <w:r w:rsidRPr="00947030">
        <w:rPr>
          <w:rFonts w:cs="Times New Roman"/>
          <w:szCs w:val="24"/>
        </w:rPr>
        <w:instrText>2-fold higherVmax/Km toward IFA. A relative substrate-activity factor (RSF)-based method was developed to calculate the contributions of individual P-450s to total human liver microsomal metabolism based on cDNA-expressed P-450 activity data and measurements of the liver microsomal activity of each P-450 form. Using this method, excellent correlations were obtained when comparing measured versus predicted (calculated) microsomal 4-hydroxylase activities for both CPA (r = 0.96,p &amp;amp;lt; .001) and IFA (r = 0.90,p &amp;amp;lt; .001) in a panel of 17 livers. The RSF method identified CYP2B6 as a major CPA 4-hydroxylase and CYP3A4 as the dominant IFA 4-hydroxylase in the majority of livers, with CYPs 2C9 and 2A6 making more minor contributions. These predicted P-450 enzyme contributions were verified using an inhibitory monoclonal antibody for 2B6 and the P-450 form-specific chemical inhibitors troleandomycin for 3A4 and sulfaphenazole for 2C9, thus validating the RSF approach. Finally, Western blot analysis using anti-2B6 monoclonal antibody demonstrated the presence of 2B6 protein at a readily detectable level in all but one of 17 livers. These data further establish the significance of human liver CYP2B6 for the activation of the clinically important cancer chemotherapeutic prodrug CPA. The American Society for Pharmacology and Experimental Therapeutics","author":[{"dropping-particle":"","family":"Roy","given":"Partha","non-dropping-particle":"","parse-names":false,"suffix":""},{"dropping-particle":"","family":"Yu","given":"Li J","non-dropping-particle":"","parse-names":false,"suffix":""},{"dropping-particle":"","family":"Crespi","given":"Charles L","non-dropping-particle":"","parse-names":false,"suffix":""},{"dropping-particle":"","family":"Waxman","given":"David J","non-dropping-particle":"","parse-names":false,"suffix":""}],"container-title":"Drug Metabolism and Disposition","id":"ITEM-1","issue":"6","issued":{"date-parts":[["1999","6","1"]]},"page":"655 LP  - 666","title":"Development of a Substrate-Activity Based Approach To Identify the Major Human Liver P-450 Catalysts of Cyclophosphamide and Ifosfamide Activation Based on cDNA-Expressed Activities and Liver Microsomal P-450 Profiles","type":"article-journal","volume":"27"},"uris":["http://www.mendeley.com/documents/?uuid=3498ecbd-7f7e-43e7-81ae-6d98df05930a"]},{"id":"ITEM-2","itemData":{"DOI":"10.1146/annurev-pharmtox-031320-104151","ISSN":"0362-1642","abstract":"Cancer is the leading cause of death in American children older than 1 year of age. Major developments in drugs such as thiopurines and optimization in clinical trial protocols for treating cancer in children have led to a remarkable improvement in survival, from approximately 30% in the 1960s to more than 80% today. Short-term and long-term adverse effects of chemotherapy still affect most survivors of childhood cancer. Pharmacogenetics plays a major role in predicting the safety of cancer chemotherapy and, in the future, its effectiveness. Treatment failure in childhood cancer—due to either serious adverse effects that limit therapy or the failure of conventional dosing to induce remission—warrants development of new strategies for treatment. Here, we summarize the current knowledge of the pharmacogenomics of cancer drug treatment in children and of statistically and clinically relevant drug–gene associations and the mechanistic understandings that underscore their therapeutic value in the treatment of childhood cancer.Expected final online publication date for the Annual Review of Pharmacology and Toxicology, Volume 61 is January 7, 2021. Please see http://www.annualreviews.org/page/journal/pubdates for revised estimates.","author":[{"dropping-particle":"","family":"Elzagallaai","given":"Abdelbaset A.","non-dropping-particle":"","parse-names":false,"suffix":""},{"dropping-particle":"","family":"Carleton","given":"Bruce C.","non-dropping-particle":"","parse-names":false,"suffix":""},{"dropping-particle":"","family":"Rieder","given":"Michael J.","non-dropping-particle":"","parse-names":false,"suffix":""}],"container-title":"Annual Review of Pharmacology and Toxicology","id":"ITEM-2","issue":"1","issued":{"date-parts":[["2021"]]},"page":"1-21","title":"Pharmacogenomics in Pediatric Oncology: Mitigating Adverse Drug Reactions While Preserving Efficacy","type":"article-journal","volume":"61"},"uris":["http://www.mendeley.com/documents/?uuid=5913b08c-7c46-4d7e-a149-56b38d814a99"]}],"mendeley":{"formattedCitation":"(ELZAGALLAAI; CARLETON; RIEDER, 2021; ROY &lt;i&gt;et al.&lt;/i&gt;, 1999)","plainTextFormattedCitation":"(ELZAGALLAAI; CARLETON; RIEDER, 2021; ROY et al., 1999)","previouslyFormattedCitation":"(ELZAGALLAAI; CARLETON; RIEDER, 2021; ROY &lt;i&gt;et al.&lt;/i&gt;, 1999)"},"properties":{"noteIndex":0},"schema":"https://github.com/citation-style-language/schema/raw/master/csl-citation.json"}</w:instrText>
      </w:r>
      <w:r w:rsidRPr="00947030">
        <w:rPr>
          <w:rFonts w:cs="Times New Roman"/>
          <w:szCs w:val="24"/>
        </w:rPr>
        <w:fldChar w:fldCharType="separate"/>
      </w:r>
      <w:r w:rsidRPr="00947030">
        <w:rPr>
          <w:rFonts w:cs="Times New Roman"/>
          <w:noProof/>
          <w:szCs w:val="24"/>
        </w:rPr>
        <w:t xml:space="preserve">(ELZAGALLAAI; CARLETON; RIEDER, 2021; ROY </w:t>
      </w:r>
      <w:r w:rsidR="00981419" w:rsidRPr="00981419">
        <w:rPr>
          <w:rFonts w:cs="Times New Roman"/>
          <w:i/>
          <w:iCs/>
          <w:noProof/>
          <w:szCs w:val="24"/>
        </w:rPr>
        <w:t>et al</w:t>
      </w:r>
      <w:r w:rsidRPr="00947030">
        <w:rPr>
          <w:rFonts w:cs="Times New Roman"/>
          <w:i/>
          <w:noProof/>
          <w:szCs w:val="24"/>
        </w:rPr>
        <w:t>.</w:t>
      </w:r>
      <w:r w:rsidRPr="00947030">
        <w:rPr>
          <w:rFonts w:cs="Times New Roman"/>
          <w:noProof/>
          <w:szCs w:val="24"/>
        </w:rPr>
        <w:t>, 1999)</w:t>
      </w:r>
      <w:r w:rsidRPr="00947030">
        <w:rPr>
          <w:rFonts w:cs="Times New Roman"/>
          <w:szCs w:val="24"/>
        </w:rPr>
        <w:fldChar w:fldCharType="end"/>
      </w:r>
      <w:r w:rsidRPr="00947030">
        <w:rPr>
          <w:rFonts w:cs="Times New Roman"/>
          <w:szCs w:val="24"/>
        </w:rPr>
        <w:t xml:space="preserve">.  A desintoxicação de metabólitos reativos da ciclofosfamida é realizada através de oxidação de aldeído desidrogenases </w:t>
      </w:r>
      <w:r w:rsidRPr="00947030">
        <w:rPr>
          <w:rFonts w:cs="Times New Roman"/>
          <w:szCs w:val="24"/>
        </w:rPr>
        <w:lastRenderedPageBreak/>
        <w:t>(</w:t>
      </w:r>
      <w:proofErr w:type="spellStart"/>
      <w:r w:rsidRPr="00947030">
        <w:rPr>
          <w:rFonts w:cs="Times New Roman"/>
          <w:szCs w:val="24"/>
        </w:rPr>
        <w:t>ALDHs</w:t>
      </w:r>
      <w:proofErr w:type="spellEnd"/>
      <w:r w:rsidRPr="00947030">
        <w:rPr>
          <w:rFonts w:cs="Times New Roman"/>
          <w:szCs w:val="24"/>
        </w:rPr>
        <w:t>) ou por conjugação mediada pela glutationa S-transferase (</w:t>
      </w:r>
      <w:r w:rsidRPr="008E0EFE">
        <w:rPr>
          <w:rFonts w:cs="Times New Roman"/>
          <w:i/>
          <w:iCs/>
          <w:szCs w:val="24"/>
        </w:rPr>
        <w:t>GST</w:t>
      </w:r>
      <w:r w:rsidRPr="00947030">
        <w:rPr>
          <w:rFonts w:cs="Times New Roman"/>
          <w:szCs w:val="24"/>
        </w:rPr>
        <w:t xml:space="preserve">). Portanto, variantes genéticas de </w:t>
      </w:r>
      <w:r w:rsidRPr="00947030">
        <w:rPr>
          <w:rFonts w:cs="Times New Roman"/>
          <w:i/>
          <w:szCs w:val="24"/>
        </w:rPr>
        <w:t xml:space="preserve">CYP2B6, CYP2C9, CYP2C19, CYP3A4, CYP3A5, GSTA1, GSTP1, ALDH1A1 </w:t>
      </w:r>
      <w:r w:rsidRPr="00947030">
        <w:rPr>
          <w:rFonts w:cs="Times New Roman"/>
          <w:szCs w:val="24"/>
        </w:rPr>
        <w:t>e</w:t>
      </w:r>
      <w:r w:rsidRPr="00947030">
        <w:rPr>
          <w:rFonts w:cs="Times New Roman"/>
          <w:i/>
          <w:szCs w:val="24"/>
        </w:rPr>
        <w:t xml:space="preserve"> ALDH3A1</w:t>
      </w:r>
      <w:r w:rsidRPr="00947030">
        <w:rPr>
          <w:rFonts w:cs="Times New Roman"/>
          <w:szCs w:val="24"/>
        </w:rPr>
        <w:t xml:space="preserve"> podem interferir na farmacocinética da ciclofosfamida.</w:t>
      </w:r>
    </w:p>
    <w:p w14:paraId="55F3857B" w14:textId="70E422EF" w:rsidR="00571DAE" w:rsidRPr="00FE5856" w:rsidRDefault="00044B7C">
      <w:pPr>
        <w:spacing w:after="0" w:line="360" w:lineRule="auto"/>
        <w:ind w:firstLine="708"/>
        <w:jc w:val="both"/>
        <w:rPr>
          <w:rFonts w:cs="Times New Roman"/>
          <w:szCs w:val="24"/>
        </w:rPr>
      </w:pPr>
      <w:r>
        <w:rPr>
          <w:rFonts w:cs="Times New Roman"/>
          <w:szCs w:val="24"/>
        </w:rPr>
        <w:t>Em relação à MO, e</w:t>
      </w:r>
      <w:r w:rsidR="003F0DA7" w:rsidRPr="0032755A">
        <w:rPr>
          <w:rFonts w:cs="Times New Roman"/>
          <w:szCs w:val="24"/>
        </w:rPr>
        <w:t>studos preliminares sugerem associação d</w:t>
      </w:r>
      <w:r w:rsidR="005A7D36">
        <w:rPr>
          <w:rFonts w:cs="Times New Roman"/>
          <w:szCs w:val="24"/>
        </w:rPr>
        <w:t>a variante</w:t>
      </w:r>
      <w:r w:rsidR="003F0DA7" w:rsidRPr="0032755A">
        <w:rPr>
          <w:rFonts w:cs="Times New Roman"/>
          <w:szCs w:val="24"/>
        </w:rPr>
        <w:t xml:space="preserve"> </w:t>
      </w:r>
      <w:r w:rsidR="003F0DA7" w:rsidRPr="004C2442">
        <w:rPr>
          <w:rFonts w:cs="Times New Roman"/>
          <w:szCs w:val="24"/>
        </w:rPr>
        <w:t>C3435T</w:t>
      </w:r>
      <w:r w:rsidR="003F0DA7" w:rsidRPr="0032755A">
        <w:rPr>
          <w:rFonts w:cs="Times New Roman"/>
          <w:szCs w:val="24"/>
        </w:rPr>
        <w:t xml:space="preserve"> </w:t>
      </w:r>
      <w:r w:rsidR="005A7D36">
        <w:rPr>
          <w:rFonts w:cs="Times New Roman"/>
          <w:szCs w:val="24"/>
        </w:rPr>
        <w:t>(</w:t>
      </w:r>
      <w:r w:rsidR="005A7D36" w:rsidRPr="005A7D36">
        <w:rPr>
          <w:rFonts w:cs="Times New Roman"/>
          <w:szCs w:val="24"/>
        </w:rPr>
        <w:t>rs1045642</w:t>
      </w:r>
      <w:r w:rsidR="005A7D36">
        <w:rPr>
          <w:rFonts w:cs="Times New Roman"/>
          <w:szCs w:val="24"/>
        </w:rPr>
        <w:t>)</w:t>
      </w:r>
      <w:r w:rsidR="005A7D36" w:rsidRPr="005A7D36">
        <w:rPr>
          <w:rFonts w:cs="Times New Roman"/>
          <w:szCs w:val="24"/>
        </w:rPr>
        <w:t xml:space="preserve"> </w:t>
      </w:r>
      <w:r w:rsidR="00376E16">
        <w:rPr>
          <w:rFonts w:cs="Times New Roman"/>
          <w:szCs w:val="24"/>
        </w:rPr>
        <w:t>n</w:t>
      </w:r>
      <w:r w:rsidR="003F0DA7" w:rsidRPr="0032755A">
        <w:rPr>
          <w:rFonts w:cs="Times New Roman"/>
          <w:szCs w:val="24"/>
        </w:rPr>
        <w:t xml:space="preserve">o gene </w:t>
      </w:r>
      <w:r w:rsidR="003F0DA7" w:rsidRPr="00681F8A">
        <w:rPr>
          <w:rFonts w:cs="Times New Roman"/>
          <w:i/>
          <w:szCs w:val="24"/>
        </w:rPr>
        <w:t>MDR</w:t>
      </w:r>
      <w:r w:rsidR="005A7D36">
        <w:rPr>
          <w:rFonts w:cs="Times New Roman"/>
          <w:i/>
          <w:szCs w:val="24"/>
        </w:rPr>
        <w:t>-</w:t>
      </w:r>
      <w:r w:rsidR="003F0DA7" w:rsidRPr="00681F8A">
        <w:rPr>
          <w:rFonts w:cs="Times New Roman"/>
          <w:i/>
          <w:szCs w:val="24"/>
        </w:rPr>
        <w:t>1</w:t>
      </w:r>
      <w:r w:rsidR="003F0DA7" w:rsidRPr="0032755A">
        <w:rPr>
          <w:rFonts w:cs="Times New Roman"/>
          <w:szCs w:val="24"/>
        </w:rPr>
        <w:t xml:space="preserve"> com o desenvolvimento de MO (</w:t>
      </w:r>
      <w:r w:rsidR="00EB162F" w:rsidRPr="0032755A">
        <w:rPr>
          <w:rFonts w:cs="Times New Roman"/>
          <w:szCs w:val="24"/>
        </w:rPr>
        <w:t>BEKTAŞ-KAYHAN</w:t>
      </w:r>
      <w:r w:rsidR="003F0DA7" w:rsidRPr="0032755A">
        <w:rPr>
          <w:rFonts w:cs="Times New Roman"/>
          <w:szCs w:val="24"/>
        </w:rPr>
        <w:t xml:space="preserve"> </w:t>
      </w:r>
      <w:r w:rsidR="00981419" w:rsidRPr="00981419">
        <w:rPr>
          <w:rFonts w:cs="Times New Roman"/>
          <w:i/>
          <w:iCs/>
          <w:szCs w:val="24"/>
        </w:rPr>
        <w:t>et al</w:t>
      </w:r>
      <w:r w:rsidR="003F0DA7" w:rsidRPr="0032755A">
        <w:rPr>
          <w:rFonts w:cs="Times New Roman"/>
          <w:szCs w:val="24"/>
        </w:rPr>
        <w:t>., 2012).</w:t>
      </w:r>
      <w:r w:rsidR="0071007A" w:rsidRPr="0032755A">
        <w:rPr>
          <w:rFonts w:cs="Times New Roman"/>
          <w:szCs w:val="24"/>
        </w:rPr>
        <w:t xml:space="preserve"> </w:t>
      </w:r>
      <w:r w:rsidR="00ED2405">
        <w:rPr>
          <w:rFonts w:cs="Times New Roman"/>
          <w:szCs w:val="24"/>
        </w:rPr>
        <w:t>A alte</w:t>
      </w:r>
      <w:r>
        <w:rPr>
          <w:rFonts w:cs="Times New Roman"/>
          <w:szCs w:val="24"/>
        </w:rPr>
        <w:t>r</w:t>
      </w:r>
      <w:r w:rsidR="00ED2405">
        <w:rPr>
          <w:rFonts w:cs="Times New Roman"/>
          <w:szCs w:val="24"/>
        </w:rPr>
        <w:t>ação</w:t>
      </w:r>
      <w:r w:rsidR="00DE1324" w:rsidRPr="0032755A">
        <w:rPr>
          <w:rFonts w:cs="Times New Roman"/>
          <w:szCs w:val="24"/>
        </w:rPr>
        <w:t xml:space="preserve"> </w:t>
      </w:r>
      <w:r w:rsidR="00DE1324" w:rsidRPr="004C2442">
        <w:rPr>
          <w:rFonts w:cs="Times New Roman"/>
          <w:szCs w:val="24"/>
        </w:rPr>
        <w:t>G80A</w:t>
      </w:r>
      <w:r w:rsidR="00DE1324" w:rsidRPr="0032755A">
        <w:rPr>
          <w:rFonts w:cs="Times New Roman"/>
          <w:szCs w:val="24"/>
        </w:rPr>
        <w:t xml:space="preserve"> no gene </w:t>
      </w:r>
      <w:r w:rsidR="00DE1324" w:rsidRPr="00681F8A">
        <w:rPr>
          <w:rFonts w:cs="Times New Roman"/>
          <w:i/>
          <w:szCs w:val="24"/>
        </w:rPr>
        <w:t>SLC19A1</w:t>
      </w:r>
      <w:r w:rsidR="00DE1324" w:rsidRPr="0032755A">
        <w:rPr>
          <w:rFonts w:cs="Times New Roman"/>
          <w:szCs w:val="24"/>
        </w:rPr>
        <w:t xml:space="preserve"> (rs1051266)</w:t>
      </w:r>
      <w:r w:rsidR="003062F3">
        <w:rPr>
          <w:rFonts w:cs="Times New Roman"/>
          <w:szCs w:val="24"/>
        </w:rPr>
        <w:t>,</w:t>
      </w:r>
      <w:r w:rsidR="00DE1324" w:rsidRPr="0032755A">
        <w:rPr>
          <w:rFonts w:cs="Times New Roman"/>
          <w:szCs w:val="24"/>
        </w:rPr>
        <w:t xml:space="preserve"> que codifica o transportador RFC1</w:t>
      </w:r>
      <w:r w:rsidR="003062F3">
        <w:rPr>
          <w:rFonts w:cs="Times New Roman"/>
          <w:szCs w:val="24"/>
        </w:rPr>
        <w:t>,</w:t>
      </w:r>
      <w:r w:rsidR="00DE1324" w:rsidRPr="0032755A">
        <w:rPr>
          <w:rFonts w:cs="Times New Roman"/>
          <w:szCs w:val="24"/>
        </w:rPr>
        <w:t xml:space="preserve"> está associad</w:t>
      </w:r>
      <w:r w:rsidR="00ED2405">
        <w:rPr>
          <w:rFonts w:cs="Times New Roman"/>
          <w:szCs w:val="24"/>
        </w:rPr>
        <w:t>a</w:t>
      </w:r>
      <w:r w:rsidR="00DE1324" w:rsidRPr="0032755A">
        <w:rPr>
          <w:rFonts w:cs="Times New Roman"/>
          <w:szCs w:val="24"/>
        </w:rPr>
        <w:t xml:space="preserve"> às concentrações plasmáticas de MTX, presença de </w:t>
      </w:r>
      <w:r w:rsidR="00C21E7F">
        <w:rPr>
          <w:rFonts w:cs="Times New Roman"/>
          <w:szCs w:val="24"/>
        </w:rPr>
        <w:t xml:space="preserve">MO </w:t>
      </w:r>
      <w:r w:rsidR="00DE1324" w:rsidRPr="0032755A">
        <w:rPr>
          <w:rFonts w:cs="Times New Roman"/>
          <w:szCs w:val="24"/>
        </w:rPr>
        <w:t>e recidiva em pacientes pediátricos com LLA</w:t>
      </w:r>
      <w:r w:rsidR="00783192" w:rsidRPr="0032755A">
        <w:rPr>
          <w:rFonts w:cs="Times New Roman"/>
          <w:szCs w:val="24"/>
        </w:rPr>
        <w:t xml:space="preserve"> (</w:t>
      </w:r>
      <w:r w:rsidR="00EB162F" w:rsidRPr="0032755A">
        <w:rPr>
          <w:rFonts w:cs="Times New Roman"/>
          <w:szCs w:val="24"/>
        </w:rPr>
        <w:t>SUTHANDIRAM</w:t>
      </w:r>
      <w:r w:rsidR="00783192" w:rsidRPr="0032755A">
        <w:rPr>
          <w:rFonts w:cs="Times New Roman"/>
          <w:szCs w:val="24"/>
        </w:rPr>
        <w:t xml:space="preserve"> </w:t>
      </w:r>
      <w:r w:rsidR="00981419" w:rsidRPr="00981419">
        <w:rPr>
          <w:rFonts w:cs="Times New Roman"/>
          <w:i/>
          <w:iCs/>
          <w:szCs w:val="24"/>
        </w:rPr>
        <w:t>et al</w:t>
      </w:r>
      <w:r w:rsidR="00783192" w:rsidRPr="0032755A">
        <w:rPr>
          <w:rFonts w:cs="Times New Roman"/>
          <w:szCs w:val="24"/>
        </w:rPr>
        <w:t xml:space="preserve">., </w:t>
      </w:r>
      <w:r w:rsidR="003778B5" w:rsidRPr="0032755A">
        <w:rPr>
          <w:rFonts w:cs="Times New Roman"/>
          <w:szCs w:val="24"/>
        </w:rPr>
        <w:t>2014)</w:t>
      </w:r>
      <w:r w:rsidR="00C47A95">
        <w:rPr>
          <w:rFonts w:cs="Times New Roman"/>
          <w:szCs w:val="24"/>
        </w:rPr>
        <w:t xml:space="preserve">. </w:t>
      </w:r>
      <w:r w:rsidR="00303412">
        <w:rPr>
          <w:rFonts w:cs="Times New Roman"/>
          <w:szCs w:val="24"/>
        </w:rPr>
        <w:t>E</w:t>
      </w:r>
      <w:r w:rsidR="001C2283" w:rsidRPr="0032755A">
        <w:rPr>
          <w:rFonts w:cs="Times New Roman"/>
          <w:szCs w:val="24"/>
        </w:rPr>
        <w:t>xiste</w:t>
      </w:r>
      <w:r w:rsidR="00303412">
        <w:rPr>
          <w:rFonts w:cs="Times New Roman"/>
          <w:szCs w:val="24"/>
        </w:rPr>
        <w:t>m</w:t>
      </w:r>
      <w:r w:rsidR="001C2283" w:rsidRPr="0032755A">
        <w:rPr>
          <w:rFonts w:cs="Times New Roman"/>
          <w:szCs w:val="24"/>
        </w:rPr>
        <w:t xml:space="preserve"> evidências</w:t>
      </w:r>
      <w:r w:rsidR="00303412">
        <w:rPr>
          <w:rFonts w:cs="Times New Roman"/>
          <w:szCs w:val="24"/>
        </w:rPr>
        <w:t xml:space="preserve"> de</w:t>
      </w:r>
      <w:r w:rsidR="001C2283" w:rsidRPr="0032755A">
        <w:rPr>
          <w:rFonts w:cs="Times New Roman"/>
          <w:szCs w:val="24"/>
        </w:rPr>
        <w:t xml:space="preserve"> que </w:t>
      </w:r>
      <w:r w:rsidR="00ED2405">
        <w:rPr>
          <w:rFonts w:cs="Times New Roman"/>
          <w:szCs w:val="24"/>
        </w:rPr>
        <w:t>a variante</w:t>
      </w:r>
      <w:r w:rsidR="001C2283" w:rsidRPr="0032755A">
        <w:rPr>
          <w:rFonts w:cs="Times New Roman"/>
          <w:szCs w:val="24"/>
        </w:rPr>
        <w:t xml:space="preserve"> </w:t>
      </w:r>
      <w:r w:rsidR="001C2283" w:rsidRPr="004C2442">
        <w:rPr>
          <w:rFonts w:cs="Times New Roman"/>
          <w:szCs w:val="24"/>
        </w:rPr>
        <w:t>C677T</w:t>
      </w:r>
      <w:r w:rsidR="001C2283" w:rsidRPr="0032755A">
        <w:rPr>
          <w:rFonts w:cs="Times New Roman"/>
          <w:szCs w:val="24"/>
        </w:rPr>
        <w:t xml:space="preserve"> (rs1</w:t>
      </w:r>
      <w:r w:rsidR="0040223B">
        <w:rPr>
          <w:rFonts w:cs="Times New Roman"/>
          <w:szCs w:val="24"/>
        </w:rPr>
        <w:t>8</w:t>
      </w:r>
      <w:r w:rsidR="001C2283" w:rsidRPr="0032755A">
        <w:rPr>
          <w:rFonts w:cs="Times New Roman"/>
          <w:szCs w:val="24"/>
        </w:rPr>
        <w:t xml:space="preserve">01133) </w:t>
      </w:r>
      <w:r w:rsidR="00ED2405">
        <w:rPr>
          <w:rFonts w:cs="Times New Roman"/>
          <w:szCs w:val="24"/>
        </w:rPr>
        <w:t>n</w:t>
      </w:r>
      <w:r w:rsidR="001C2283" w:rsidRPr="0032755A">
        <w:rPr>
          <w:rFonts w:cs="Times New Roman"/>
          <w:szCs w:val="24"/>
        </w:rPr>
        <w:t xml:space="preserve">o gene que codifica a enzima MTHFR </w:t>
      </w:r>
      <w:r w:rsidR="00303412">
        <w:rPr>
          <w:rFonts w:cs="Times New Roman"/>
          <w:szCs w:val="24"/>
        </w:rPr>
        <w:t>está</w:t>
      </w:r>
      <w:r w:rsidR="001C2283" w:rsidRPr="0032755A">
        <w:rPr>
          <w:rFonts w:cs="Times New Roman"/>
          <w:szCs w:val="24"/>
        </w:rPr>
        <w:t xml:space="preserve"> associado à presença de concentrações plasmáticas tóxicas de MTX, aumentando a probabilidade </w:t>
      </w:r>
      <w:r w:rsidR="006D5A83" w:rsidRPr="0032755A">
        <w:rPr>
          <w:rFonts w:cs="Times New Roman"/>
          <w:szCs w:val="24"/>
        </w:rPr>
        <w:t>d</w:t>
      </w:r>
      <w:r w:rsidR="006D5A83">
        <w:rPr>
          <w:rFonts w:cs="Times New Roman"/>
          <w:szCs w:val="24"/>
        </w:rPr>
        <w:t>e o</w:t>
      </w:r>
      <w:r w:rsidR="00303412">
        <w:rPr>
          <w:rFonts w:cs="Times New Roman"/>
          <w:szCs w:val="24"/>
        </w:rPr>
        <w:t xml:space="preserve"> paciente</w:t>
      </w:r>
      <w:r w:rsidR="001C2283" w:rsidRPr="0032755A">
        <w:rPr>
          <w:rFonts w:cs="Times New Roman"/>
          <w:szCs w:val="24"/>
        </w:rPr>
        <w:t xml:space="preserve"> desenvolver efeitos adversos durante o tratamento oncológico</w:t>
      </w:r>
      <w:r w:rsidR="00526B1A" w:rsidRPr="0032755A">
        <w:rPr>
          <w:rFonts w:cs="Times New Roman"/>
          <w:szCs w:val="24"/>
        </w:rPr>
        <w:t xml:space="preserve"> (</w:t>
      </w:r>
      <w:r w:rsidR="00EB162F" w:rsidRPr="00100E2F">
        <w:rPr>
          <w:rFonts w:cs="Times New Roman"/>
          <w:szCs w:val="24"/>
        </w:rPr>
        <w:t>MEI</w:t>
      </w:r>
      <w:r w:rsidR="00526B1A" w:rsidRPr="0032755A">
        <w:rPr>
          <w:rFonts w:cs="Times New Roman"/>
          <w:szCs w:val="24"/>
        </w:rPr>
        <w:t xml:space="preserve"> </w:t>
      </w:r>
      <w:r w:rsidR="00981419" w:rsidRPr="00981419">
        <w:rPr>
          <w:rFonts w:cs="Times New Roman"/>
          <w:i/>
          <w:iCs/>
          <w:szCs w:val="24"/>
        </w:rPr>
        <w:t>et al</w:t>
      </w:r>
      <w:r w:rsidR="00526B1A" w:rsidRPr="0032755A">
        <w:rPr>
          <w:rFonts w:cs="Times New Roman"/>
          <w:szCs w:val="24"/>
        </w:rPr>
        <w:t>., 2015)</w:t>
      </w:r>
      <w:r w:rsidR="003778B5" w:rsidRPr="0032755A">
        <w:rPr>
          <w:rFonts w:cs="Times New Roman"/>
          <w:szCs w:val="24"/>
        </w:rPr>
        <w:t>.</w:t>
      </w:r>
      <w:r w:rsidR="00DE1324" w:rsidRPr="0032755A">
        <w:rPr>
          <w:rFonts w:cs="Times New Roman"/>
          <w:szCs w:val="24"/>
        </w:rPr>
        <w:t xml:space="preserve"> </w:t>
      </w:r>
      <w:r w:rsidR="009644A0" w:rsidRPr="0032755A">
        <w:rPr>
          <w:rFonts w:cs="Times New Roman"/>
          <w:szCs w:val="24"/>
        </w:rPr>
        <w:t xml:space="preserve">Da mesma forma, </w:t>
      </w:r>
      <w:r w:rsidR="006C4809" w:rsidRPr="0032755A">
        <w:rPr>
          <w:rFonts w:cs="Times New Roman"/>
          <w:szCs w:val="24"/>
        </w:rPr>
        <w:t xml:space="preserve">um estudo </w:t>
      </w:r>
      <w:r w:rsidR="00E93B61" w:rsidRPr="0032755A">
        <w:rPr>
          <w:rFonts w:cs="Times New Roman"/>
          <w:szCs w:val="24"/>
        </w:rPr>
        <w:t xml:space="preserve">identificou três </w:t>
      </w:r>
      <w:r w:rsidR="004A6E85">
        <w:rPr>
          <w:rFonts w:cs="Times New Roman"/>
          <w:szCs w:val="24"/>
        </w:rPr>
        <w:t xml:space="preserve">alterações em genes que codificam </w:t>
      </w:r>
      <w:proofErr w:type="spellStart"/>
      <w:r w:rsidR="004A6E85">
        <w:rPr>
          <w:rFonts w:cs="Times New Roman"/>
          <w:szCs w:val="24"/>
        </w:rPr>
        <w:t>microRNAs</w:t>
      </w:r>
      <w:proofErr w:type="spellEnd"/>
      <w:r w:rsidR="004A6E85">
        <w:rPr>
          <w:rFonts w:cs="Times New Roman"/>
          <w:szCs w:val="24"/>
        </w:rPr>
        <w:t xml:space="preserve"> </w:t>
      </w:r>
      <w:r w:rsidR="00D671DF" w:rsidRPr="004C2442">
        <w:rPr>
          <w:rFonts w:cs="Times New Roman"/>
          <w:szCs w:val="24"/>
        </w:rPr>
        <w:t>(miR-4268, miR4751 e miR-3117)</w:t>
      </w:r>
      <w:r w:rsidR="00D671DF" w:rsidRPr="0032755A">
        <w:rPr>
          <w:rFonts w:cs="Times New Roman"/>
          <w:szCs w:val="24"/>
        </w:rPr>
        <w:t xml:space="preserve"> e </w:t>
      </w:r>
      <w:r w:rsidR="004A6E85">
        <w:rPr>
          <w:rFonts w:cs="Times New Roman"/>
          <w:szCs w:val="24"/>
        </w:rPr>
        <w:t xml:space="preserve">as </w:t>
      </w:r>
      <w:r w:rsidR="00D671DF" w:rsidRPr="0032755A">
        <w:rPr>
          <w:rFonts w:cs="Times New Roman"/>
          <w:szCs w:val="24"/>
        </w:rPr>
        <w:t xml:space="preserve">associou a uma maior </w:t>
      </w:r>
      <w:r w:rsidR="005C37EC" w:rsidRPr="0032755A">
        <w:rPr>
          <w:rFonts w:cs="Times New Roman"/>
          <w:szCs w:val="24"/>
        </w:rPr>
        <w:t xml:space="preserve">prevalência de </w:t>
      </w:r>
      <w:r w:rsidR="00B62BC9" w:rsidRPr="0032755A">
        <w:rPr>
          <w:rFonts w:cs="Times New Roman"/>
          <w:szCs w:val="24"/>
        </w:rPr>
        <w:t>MO</w:t>
      </w:r>
      <w:r w:rsidR="005C37EC" w:rsidRPr="0032755A">
        <w:rPr>
          <w:rFonts w:cs="Times New Roman"/>
          <w:szCs w:val="24"/>
        </w:rPr>
        <w:t>, diarreia e v</w:t>
      </w:r>
      <w:r w:rsidR="00B62BC9" w:rsidRPr="0032755A">
        <w:rPr>
          <w:rFonts w:cs="Times New Roman"/>
          <w:szCs w:val="24"/>
        </w:rPr>
        <w:t>ô</w:t>
      </w:r>
      <w:r w:rsidR="005C37EC" w:rsidRPr="0032755A">
        <w:rPr>
          <w:rFonts w:cs="Times New Roman"/>
          <w:szCs w:val="24"/>
        </w:rPr>
        <w:t>mito em crianças na fase de indução da terapia para LLA</w:t>
      </w:r>
      <w:r w:rsidR="002E1955" w:rsidRPr="0032755A">
        <w:rPr>
          <w:rFonts w:cs="Times New Roman"/>
          <w:szCs w:val="24"/>
        </w:rPr>
        <w:t xml:space="preserve"> (</w:t>
      </w:r>
      <w:r w:rsidR="00EB162F" w:rsidRPr="0032755A">
        <w:rPr>
          <w:rFonts w:cs="Times New Roman"/>
          <w:szCs w:val="24"/>
        </w:rPr>
        <w:t xml:space="preserve">GUTIERREZ-CAMINO </w:t>
      </w:r>
      <w:r w:rsidR="00981419" w:rsidRPr="00981419">
        <w:rPr>
          <w:rFonts w:cs="Times New Roman"/>
          <w:i/>
          <w:iCs/>
          <w:szCs w:val="24"/>
        </w:rPr>
        <w:t>et al</w:t>
      </w:r>
      <w:r w:rsidR="002E1955" w:rsidRPr="0032755A">
        <w:rPr>
          <w:rFonts w:cs="Times New Roman"/>
          <w:szCs w:val="24"/>
        </w:rPr>
        <w:t>., 2018)</w:t>
      </w:r>
      <w:r w:rsidR="005C37EC" w:rsidRPr="0032755A">
        <w:rPr>
          <w:rFonts w:cs="Times New Roman"/>
          <w:szCs w:val="24"/>
        </w:rPr>
        <w:t xml:space="preserve">. </w:t>
      </w:r>
      <w:r w:rsidR="004268AD" w:rsidRPr="0032755A">
        <w:rPr>
          <w:rFonts w:cs="Times New Roman"/>
          <w:szCs w:val="24"/>
        </w:rPr>
        <w:t>No entanto, a publicação de Li e colaboradores (</w:t>
      </w:r>
      <w:r w:rsidR="00E327BD" w:rsidRPr="0032755A">
        <w:rPr>
          <w:rFonts w:cs="Times New Roman"/>
          <w:szCs w:val="24"/>
        </w:rPr>
        <w:t>2017) demonstr</w:t>
      </w:r>
      <w:r w:rsidR="00C479DC" w:rsidRPr="0032755A">
        <w:rPr>
          <w:rFonts w:cs="Times New Roman"/>
          <w:szCs w:val="24"/>
        </w:rPr>
        <w:t>ou</w:t>
      </w:r>
      <w:r w:rsidR="00E327BD" w:rsidRPr="0032755A">
        <w:rPr>
          <w:rFonts w:cs="Times New Roman"/>
          <w:szCs w:val="24"/>
        </w:rPr>
        <w:t xml:space="preserve"> que</w:t>
      </w:r>
      <w:r w:rsidR="002151D7" w:rsidRPr="0032755A">
        <w:rPr>
          <w:rFonts w:cs="Times New Roman"/>
          <w:szCs w:val="24"/>
        </w:rPr>
        <w:t xml:space="preserve"> </w:t>
      </w:r>
      <w:r w:rsidR="00C61774">
        <w:rPr>
          <w:rFonts w:cs="Times New Roman"/>
          <w:szCs w:val="24"/>
        </w:rPr>
        <w:t xml:space="preserve">existe </w:t>
      </w:r>
      <w:r w:rsidR="002151D7" w:rsidRPr="0032755A">
        <w:rPr>
          <w:rFonts w:cs="Times New Roman"/>
          <w:szCs w:val="24"/>
        </w:rPr>
        <w:t>um maior</w:t>
      </w:r>
      <w:r w:rsidR="002151D7" w:rsidRPr="00FE5856">
        <w:rPr>
          <w:rFonts w:cs="Times New Roman"/>
          <w:szCs w:val="24"/>
        </w:rPr>
        <w:t xml:space="preserve"> risco de efeitos colaterais durante a terapia com HD-MTX</w:t>
      </w:r>
      <w:r w:rsidR="00AD07CD">
        <w:rPr>
          <w:rFonts w:cs="Times New Roman"/>
          <w:szCs w:val="24"/>
        </w:rPr>
        <w:t xml:space="preserve"> em</w:t>
      </w:r>
      <w:r w:rsidR="002151D7" w:rsidRPr="00FE5856">
        <w:rPr>
          <w:rFonts w:cs="Times New Roman"/>
          <w:szCs w:val="24"/>
        </w:rPr>
        <w:t xml:space="preserve"> crianças em tratamento para LLA </w:t>
      </w:r>
      <w:r w:rsidR="00E52ED9">
        <w:rPr>
          <w:rFonts w:cs="Times New Roman"/>
          <w:szCs w:val="24"/>
        </w:rPr>
        <w:t xml:space="preserve">portadoras da alteração </w:t>
      </w:r>
      <w:r w:rsidR="009036BC" w:rsidRPr="00FE5856">
        <w:rPr>
          <w:rFonts w:cs="Times New Roman"/>
          <w:szCs w:val="24"/>
        </w:rPr>
        <w:t xml:space="preserve">C677T </w:t>
      </w:r>
      <w:r w:rsidR="005C67DE">
        <w:rPr>
          <w:rFonts w:cs="Times New Roman"/>
          <w:szCs w:val="24"/>
        </w:rPr>
        <w:t xml:space="preserve">no gene </w:t>
      </w:r>
      <w:r w:rsidR="002151D7" w:rsidRPr="00681F8A">
        <w:rPr>
          <w:rFonts w:cs="Times New Roman"/>
          <w:i/>
          <w:szCs w:val="24"/>
        </w:rPr>
        <w:t>MTHFR</w:t>
      </w:r>
      <w:r w:rsidR="002151D7" w:rsidRPr="00FE5856">
        <w:rPr>
          <w:rFonts w:cs="Times New Roman"/>
          <w:szCs w:val="24"/>
        </w:rPr>
        <w:t>.</w:t>
      </w:r>
      <w:r w:rsidR="002151D7" w:rsidRPr="0032755A">
        <w:rPr>
          <w:rFonts w:cs="Times New Roman"/>
          <w:szCs w:val="24"/>
        </w:rPr>
        <w:t xml:space="preserve"> </w:t>
      </w:r>
      <w:r w:rsidR="0071007A" w:rsidRPr="0032755A">
        <w:rPr>
          <w:rFonts w:cs="Times New Roman"/>
          <w:szCs w:val="24"/>
        </w:rPr>
        <w:t xml:space="preserve">A literatura também traz que </w:t>
      </w:r>
      <w:r w:rsidR="00CF54A2" w:rsidRPr="0032755A">
        <w:rPr>
          <w:rFonts w:cs="Times New Roman"/>
          <w:szCs w:val="24"/>
        </w:rPr>
        <w:t xml:space="preserve">um alelo polimórfico do </w:t>
      </w:r>
      <w:r w:rsidR="00CF54A2" w:rsidRPr="00681F8A">
        <w:rPr>
          <w:rFonts w:cs="Times New Roman"/>
          <w:i/>
          <w:szCs w:val="24"/>
        </w:rPr>
        <w:t>MTHFR</w:t>
      </w:r>
      <w:r w:rsidR="00D37972" w:rsidRPr="0032755A">
        <w:rPr>
          <w:rFonts w:cs="Times New Roman"/>
          <w:szCs w:val="24"/>
        </w:rPr>
        <w:t xml:space="preserve"> foi associado </w:t>
      </w:r>
      <w:r w:rsidR="005C67DE">
        <w:rPr>
          <w:rFonts w:cs="Times New Roman"/>
          <w:szCs w:val="24"/>
        </w:rPr>
        <w:t>à</w:t>
      </w:r>
      <w:r w:rsidR="00D37972" w:rsidRPr="0032755A">
        <w:rPr>
          <w:rFonts w:cs="Times New Roman"/>
          <w:szCs w:val="24"/>
        </w:rPr>
        <w:t xml:space="preserve"> MO</w:t>
      </w:r>
      <w:r w:rsidR="00CF54A2" w:rsidRPr="0032755A">
        <w:rPr>
          <w:rFonts w:cs="Times New Roman"/>
          <w:szCs w:val="24"/>
        </w:rPr>
        <w:t xml:space="preserve"> em 81,3% dos casos de pacientes pediátricos com LLA (</w:t>
      </w:r>
      <w:r w:rsidR="00EB162F" w:rsidRPr="0032755A">
        <w:rPr>
          <w:rFonts w:cs="Times New Roman"/>
          <w:szCs w:val="24"/>
        </w:rPr>
        <w:t xml:space="preserve">TANTAWY </w:t>
      </w:r>
      <w:r w:rsidR="00981419" w:rsidRPr="00981419">
        <w:rPr>
          <w:rFonts w:cs="Times New Roman"/>
          <w:i/>
          <w:iCs/>
          <w:szCs w:val="24"/>
        </w:rPr>
        <w:t>et al</w:t>
      </w:r>
      <w:r w:rsidR="00CF54A2" w:rsidRPr="0032755A">
        <w:rPr>
          <w:rFonts w:cs="Times New Roman"/>
          <w:szCs w:val="24"/>
        </w:rPr>
        <w:t xml:space="preserve">., 2010). </w:t>
      </w:r>
      <w:r w:rsidR="00C32F40" w:rsidRPr="0032755A">
        <w:rPr>
          <w:rFonts w:cs="Times New Roman"/>
          <w:szCs w:val="24"/>
        </w:rPr>
        <w:t xml:space="preserve">O gene </w:t>
      </w:r>
      <w:r w:rsidR="00C32F40" w:rsidRPr="00681F8A">
        <w:rPr>
          <w:rFonts w:cs="Times New Roman"/>
          <w:i/>
          <w:szCs w:val="24"/>
        </w:rPr>
        <w:t>ABCB</w:t>
      </w:r>
      <w:r w:rsidR="00A0221A" w:rsidRPr="00681F8A">
        <w:rPr>
          <w:rFonts w:cs="Times New Roman"/>
          <w:i/>
          <w:szCs w:val="24"/>
        </w:rPr>
        <w:t>1</w:t>
      </w:r>
      <w:r w:rsidR="00A0221A" w:rsidRPr="0032755A">
        <w:rPr>
          <w:rFonts w:cs="Times New Roman"/>
          <w:szCs w:val="24"/>
        </w:rPr>
        <w:t xml:space="preserve"> está relacionado ao transporte de drogas citotóxicas</w:t>
      </w:r>
      <w:r w:rsidR="00342FE2">
        <w:rPr>
          <w:rFonts w:cs="Times New Roman"/>
          <w:szCs w:val="24"/>
        </w:rPr>
        <w:t>.</w:t>
      </w:r>
      <w:r w:rsidR="00A0221A" w:rsidRPr="0032755A">
        <w:rPr>
          <w:rFonts w:cs="Times New Roman"/>
          <w:szCs w:val="24"/>
        </w:rPr>
        <w:t xml:space="preserve"> </w:t>
      </w:r>
      <w:r w:rsidR="00342FE2">
        <w:rPr>
          <w:rFonts w:cs="Times New Roman"/>
          <w:szCs w:val="24"/>
        </w:rPr>
        <w:t>N</w:t>
      </w:r>
      <w:r w:rsidR="00A0221A" w:rsidRPr="0032755A">
        <w:rPr>
          <w:rFonts w:cs="Times New Roman"/>
          <w:szCs w:val="24"/>
        </w:rPr>
        <w:t>o entanto</w:t>
      </w:r>
      <w:r w:rsidR="00342FE2">
        <w:rPr>
          <w:rFonts w:cs="Times New Roman"/>
          <w:szCs w:val="24"/>
        </w:rPr>
        <w:t>,</w:t>
      </w:r>
      <w:r w:rsidR="00A0221A" w:rsidRPr="0032755A">
        <w:rPr>
          <w:rFonts w:cs="Times New Roman"/>
          <w:szCs w:val="24"/>
        </w:rPr>
        <w:t xml:space="preserve"> </w:t>
      </w:r>
      <w:r w:rsidR="000C287B" w:rsidRPr="0032755A">
        <w:rPr>
          <w:rFonts w:cs="Times New Roman"/>
          <w:szCs w:val="24"/>
        </w:rPr>
        <w:t xml:space="preserve">as evidências encontradas demonstram que o mesmo </w:t>
      </w:r>
      <w:r w:rsidR="00342FE2">
        <w:rPr>
          <w:rFonts w:cs="Times New Roman"/>
          <w:szCs w:val="24"/>
        </w:rPr>
        <w:t xml:space="preserve">gene </w:t>
      </w:r>
      <w:r w:rsidR="000C287B" w:rsidRPr="0032755A">
        <w:rPr>
          <w:rFonts w:cs="Times New Roman"/>
          <w:szCs w:val="24"/>
        </w:rPr>
        <w:t>desempenha apenas um pequeno papel no transporte da ciclofosfamida</w:t>
      </w:r>
      <w:r w:rsidR="0038420D" w:rsidRPr="0032755A">
        <w:rPr>
          <w:rFonts w:cs="Times New Roman"/>
          <w:szCs w:val="24"/>
        </w:rPr>
        <w:t xml:space="preserve"> (</w:t>
      </w:r>
      <w:r w:rsidR="00EB162F" w:rsidRPr="0032755A">
        <w:rPr>
          <w:rFonts w:cs="Times New Roman"/>
          <w:szCs w:val="24"/>
        </w:rPr>
        <w:t>ZHANG</w:t>
      </w:r>
      <w:r w:rsidR="0038420D" w:rsidRPr="0032755A">
        <w:rPr>
          <w:rFonts w:cs="Times New Roman"/>
          <w:szCs w:val="24"/>
        </w:rPr>
        <w:t xml:space="preserve"> </w:t>
      </w:r>
      <w:r w:rsidR="00981419" w:rsidRPr="00981419">
        <w:rPr>
          <w:rFonts w:cs="Times New Roman"/>
          <w:i/>
          <w:iCs/>
          <w:szCs w:val="24"/>
        </w:rPr>
        <w:t>et al</w:t>
      </w:r>
      <w:r w:rsidR="0038420D" w:rsidRPr="0032755A">
        <w:rPr>
          <w:rFonts w:cs="Times New Roman"/>
          <w:szCs w:val="24"/>
        </w:rPr>
        <w:t>., 2005)</w:t>
      </w:r>
      <w:r w:rsidR="000C287B" w:rsidRPr="0032755A">
        <w:rPr>
          <w:rFonts w:cs="Times New Roman"/>
          <w:szCs w:val="24"/>
        </w:rPr>
        <w:t>.</w:t>
      </w:r>
      <w:r w:rsidR="00AD6C80" w:rsidRPr="0032755A">
        <w:rPr>
          <w:rFonts w:cs="Times New Roman"/>
          <w:szCs w:val="24"/>
        </w:rPr>
        <w:t xml:space="preserve"> </w:t>
      </w:r>
      <w:r w:rsidR="00394A8C">
        <w:rPr>
          <w:rFonts w:cs="Times New Roman"/>
          <w:szCs w:val="24"/>
        </w:rPr>
        <w:t xml:space="preserve">A presença da alteração Arg399Gln na sequência </w:t>
      </w:r>
      <w:r w:rsidR="00840924" w:rsidRPr="0032755A">
        <w:rPr>
          <w:rFonts w:cs="Times New Roman"/>
          <w:szCs w:val="24"/>
        </w:rPr>
        <w:t>do</w:t>
      </w:r>
      <w:r w:rsidR="00E52B82" w:rsidRPr="0032755A">
        <w:rPr>
          <w:rFonts w:cs="Times New Roman"/>
          <w:szCs w:val="24"/>
        </w:rPr>
        <w:t xml:space="preserve"> gene </w:t>
      </w:r>
      <w:r w:rsidR="00644B0F" w:rsidRPr="00681F8A">
        <w:rPr>
          <w:rFonts w:cs="Times New Roman"/>
          <w:i/>
          <w:szCs w:val="24"/>
        </w:rPr>
        <w:t>XRCC1</w:t>
      </w:r>
      <w:r w:rsidR="00644B0F" w:rsidRPr="0032755A">
        <w:rPr>
          <w:rFonts w:cs="Times New Roman"/>
          <w:szCs w:val="24"/>
        </w:rPr>
        <w:t xml:space="preserve"> parece</w:t>
      </w:r>
      <w:r w:rsidR="00840924" w:rsidRPr="0032755A">
        <w:rPr>
          <w:rFonts w:cs="Times New Roman"/>
          <w:szCs w:val="24"/>
        </w:rPr>
        <w:t xml:space="preserve"> estar associad</w:t>
      </w:r>
      <w:r w:rsidR="00394A8C">
        <w:rPr>
          <w:rFonts w:cs="Times New Roman"/>
          <w:szCs w:val="24"/>
        </w:rPr>
        <w:t>a</w:t>
      </w:r>
      <w:r w:rsidR="00840924" w:rsidRPr="0032755A">
        <w:rPr>
          <w:rFonts w:cs="Times New Roman"/>
          <w:szCs w:val="24"/>
        </w:rPr>
        <w:t xml:space="preserve"> a um</w:t>
      </w:r>
      <w:r w:rsidR="00644B0F" w:rsidRPr="0032755A">
        <w:rPr>
          <w:rFonts w:cs="Times New Roman"/>
          <w:szCs w:val="24"/>
        </w:rPr>
        <w:t xml:space="preserve"> aument</w:t>
      </w:r>
      <w:r w:rsidR="00840924" w:rsidRPr="0032755A">
        <w:rPr>
          <w:rFonts w:cs="Times New Roman"/>
          <w:szCs w:val="24"/>
        </w:rPr>
        <w:t>o</w:t>
      </w:r>
      <w:r w:rsidR="00644B0F" w:rsidRPr="0032755A">
        <w:rPr>
          <w:rFonts w:cs="Times New Roman"/>
          <w:szCs w:val="24"/>
        </w:rPr>
        <w:t xml:space="preserve"> </w:t>
      </w:r>
      <w:r w:rsidR="00840924" w:rsidRPr="0032755A">
        <w:rPr>
          <w:rFonts w:cs="Times New Roman"/>
          <w:szCs w:val="24"/>
        </w:rPr>
        <w:t>d</w:t>
      </w:r>
      <w:r w:rsidR="00644B0F" w:rsidRPr="0032755A">
        <w:rPr>
          <w:rFonts w:cs="Times New Roman"/>
          <w:szCs w:val="24"/>
        </w:rPr>
        <w:t>o risco de desenvolvimento de MO grave</w:t>
      </w:r>
      <w:r w:rsidR="00840924" w:rsidRPr="0032755A">
        <w:rPr>
          <w:rFonts w:cs="Times New Roman"/>
          <w:szCs w:val="24"/>
        </w:rPr>
        <w:t xml:space="preserve">, </w:t>
      </w:r>
      <w:r w:rsidR="004C2442">
        <w:rPr>
          <w:rFonts w:cs="Times New Roman"/>
          <w:szCs w:val="24"/>
        </w:rPr>
        <w:t>enquanto</w:t>
      </w:r>
      <w:r w:rsidR="006A7293">
        <w:rPr>
          <w:rFonts w:cs="Times New Roman"/>
          <w:szCs w:val="24"/>
        </w:rPr>
        <w:t xml:space="preserve"> variante Arg194Trp</w:t>
      </w:r>
      <w:r w:rsidR="00C90767" w:rsidRPr="0032755A">
        <w:rPr>
          <w:rFonts w:cs="Times New Roman"/>
          <w:szCs w:val="24"/>
        </w:rPr>
        <w:t xml:space="preserve"> </w:t>
      </w:r>
      <w:r w:rsidR="006A7293">
        <w:rPr>
          <w:rFonts w:cs="Times New Roman"/>
          <w:szCs w:val="24"/>
        </w:rPr>
        <w:t xml:space="preserve">neste mesmo gene </w:t>
      </w:r>
      <w:r w:rsidR="00C90767" w:rsidRPr="0032755A">
        <w:rPr>
          <w:rFonts w:cs="Times New Roman"/>
          <w:szCs w:val="24"/>
        </w:rPr>
        <w:t>mostrou um efeito protetor para o aparecimento desta condição</w:t>
      </w:r>
      <w:r w:rsidR="00CA402E" w:rsidRPr="0032755A">
        <w:rPr>
          <w:rFonts w:cs="Times New Roman"/>
          <w:szCs w:val="24"/>
        </w:rPr>
        <w:t xml:space="preserve"> (</w:t>
      </w:r>
      <w:r w:rsidR="00EB162F" w:rsidRPr="0032755A">
        <w:rPr>
          <w:rFonts w:cs="Times New Roman"/>
          <w:szCs w:val="24"/>
        </w:rPr>
        <w:t xml:space="preserve">OZDEMIR </w:t>
      </w:r>
      <w:r w:rsidR="00981419" w:rsidRPr="00981419">
        <w:rPr>
          <w:rFonts w:cs="Times New Roman"/>
          <w:i/>
          <w:iCs/>
          <w:szCs w:val="24"/>
        </w:rPr>
        <w:t>et al</w:t>
      </w:r>
      <w:r w:rsidR="00CA402E" w:rsidRPr="0032755A">
        <w:rPr>
          <w:rFonts w:cs="Times New Roman"/>
          <w:szCs w:val="24"/>
        </w:rPr>
        <w:t>., 201</w:t>
      </w:r>
      <w:r w:rsidR="00DE71E8" w:rsidRPr="0032755A">
        <w:rPr>
          <w:rFonts w:cs="Times New Roman"/>
          <w:szCs w:val="24"/>
        </w:rPr>
        <w:t>2)</w:t>
      </w:r>
      <w:r w:rsidR="00C90767" w:rsidRPr="0032755A">
        <w:rPr>
          <w:rFonts w:cs="Times New Roman"/>
          <w:szCs w:val="24"/>
        </w:rPr>
        <w:t xml:space="preserve">. </w:t>
      </w:r>
      <w:r w:rsidR="00F87E4F" w:rsidRPr="0032755A">
        <w:rPr>
          <w:rFonts w:cs="Times New Roman"/>
          <w:szCs w:val="24"/>
        </w:rPr>
        <w:t xml:space="preserve">Por fim, </w:t>
      </w:r>
      <w:r w:rsidR="00D02774" w:rsidRPr="0032755A">
        <w:rPr>
          <w:rFonts w:cs="Times New Roman"/>
          <w:szCs w:val="24"/>
        </w:rPr>
        <w:t xml:space="preserve">também foi encontrada evidência que sugere </w:t>
      </w:r>
      <w:r w:rsidR="008258DD">
        <w:rPr>
          <w:rFonts w:cs="Times New Roman"/>
          <w:szCs w:val="24"/>
        </w:rPr>
        <w:t xml:space="preserve">a </w:t>
      </w:r>
      <w:r w:rsidR="00D02774" w:rsidRPr="0032755A">
        <w:rPr>
          <w:rFonts w:cs="Times New Roman"/>
          <w:szCs w:val="24"/>
        </w:rPr>
        <w:t xml:space="preserve">associação de </w:t>
      </w:r>
      <w:r w:rsidR="000034AE">
        <w:rPr>
          <w:rFonts w:cs="Times New Roman"/>
          <w:szCs w:val="24"/>
        </w:rPr>
        <w:t>variantes na sequência d</w:t>
      </w:r>
      <w:r w:rsidR="00D02774" w:rsidRPr="0032755A">
        <w:rPr>
          <w:rFonts w:cs="Times New Roman"/>
          <w:szCs w:val="24"/>
        </w:rPr>
        <w:t xml:space="preserve">o gene </w:t>
      </w:r>
      <w:r w:rsidR="00D02774" w:rsidRPr="00681F8A">
        <w:rPr>
          <w:rFonts w:cs="Times New Roman"/>
          <w:i/>
          <w:szCs w:val="24"/>
        </w:rPr>
        <w:t>ABCC4</w:t>
      </w:r>
      <w:r w:rsidR="00D02774" w:rsidRPr="0032755A">
        <w:rPr>
          <w:rFonts w:cs="Times New Roman"/>
          <w:szCs w:val="24"/>
        </w:rPr>
        <w:t xml:space="preserve"> e uma maior incidência de MO</w:t>
      </w:r>
      <w:r w:rsidR="00D314EC" w:rsidRPr="0032755A">
        <w:rPr>
          <w:rFonts w:cs="Times New Roman"/>
          <w:szCs w:val="24"/>
        </w:rPr>
        <w:t xml:space="preserve"> (</w:t>
      </w:r>
      <w:r w:rsidR="00EB162F" w:rsidRPr="0032755A">
        <w:rPr>
          <w:rFonts w:cs="Times New Roman"/>
          <w:szCs w:val="24"/>
        </w:rPr>
        <w:t xml:space="preserve">DEN HOED </w:t>
      </w:r>
      <w:r w:rsidR="00981419" w:rsidRPr="00981419">
        <w:rPr>
          <w:rFonts w:cs="Times New Roman"/>
          <w:i/>
          <w:iCs/>
          <w:szCs w:val="24"/>
        </w:rPr>
        <w:t>et al</w:t>
      </w:r>
      <w:r w:rsidR="00D314EC" w:rsidRPr="0032755A">
        <w:rPr>
          <w:rFonts w:cs="Times New Roman"/>
          <w:szCs w:val="24"/>
        </w:rPr>
        <w:t>., 2015)</w:t>
      </w:r>
      <w:r w:rsidR="00D02774" w:rsidRPr="0032755A">
        <w:rPr>
          <w:rFonts w:cs="Times New Roman"/>
          <w:szCs w:val="24"/>
        </w:rPr>
        <w:t>.</w:t>
      </w:r>
    </w:p>
    <w:p w14:paraId="566F8836" w14:textId="2D5C66D4" w:rsidR="000C7EB2" w:rsidRDefault="006D5A83">
      <w:pPr>
        <w:pStyle w:val="Default"/>
        <w:spacing w:line="360" w:lineRule="auto"/>
        <w:ind w:firstLine="708"/>
        <w:jc w:val="both"/>
        <w:rPr>
          <w:rFonts w:ascii="Times New Roman" w:hAnsi="Times New Roman" w:cs="Times New Roman"/>
          <w:color w:val="auto"/>
          <w:shd w:val="clear" w:color="auto" w:fill="FFFFFF"/>
        </w:rPr>
      </w:pPr>
      <w:r>
        <w:rPr>
          <w:rFonts w:ascii="Times New Roman" w:hAnsi="Times New Roman" w:cs="Times New Roman"/>
          <w:color w:val="auto"/>
          <w:shd w:val="clear" w:color="auto" w:fill="FFFFFF"/>
        </w:rPr>
        <w:t>Dessa forma, a</w:t>
      </w:r>
      <w:r w:rsidR="0038420D" w:rsidRPr="0032755A">
        <w:rPr>
          <w:rFonts w:ascii="Times New Roman" w:hAnsi="Times New Roman" w:cs="Times New Roman"/>
          <w:color w:val="auto"/>
          <w:shd w:val="clear" w:color="auto" w:fill="FFFFFF"/>
        </w:rPr>
        <w:t>pós a revisão da literatura, p</w:t>
      </w:r>
      <w:r w:rsidR="00CF54A2" w:rsidRPr="0032755A">
        <w:rPr>
          <w:rFonts w:ascii="Times New Roman" w:hAnsi="Times New Roman" w:cs="Times New Roman"/>
          <w:color w:val="auto"/>
          <w:shd w:val="clear" w:color="auto" w:fill="FFFFFF"/>
        </w:rPr>
        <w:t>ode-se perceber</w:t>
      </w:r>
      <w:r w:rsidR="0038420D" w:rsidRPr="0032755A">
        <w:rPr>
          <w:rFonts w:ascii="Times New Roman" w:hAnsi="Times New Roman" w:cs="Times New Roman"/>
          <w:color w:val="auto"/>
          <w:shd w:val="clear" w:color="auto" w:fill="FFFFFF"/>
        </w:rPr>
        <w:t xml:space="preserve"> </w:t>
      </w:r>
      <w:r w:rsidR="00CF54A2" w:rsidRPr="0032755A">
        <w:rPr>
          <w:rFonts w:ascii="Times New Roman" w:hAnsi="Times New Roman" w:cs="Times New Roman"/>
          <w:color w:val="auto"/>
          <w:shd w:val="clear" w:color="auto" w:fill="FFFFFF"/>
        </w:rPr>
        <w:t>que a</w:t>
      </w:r>
      <w:r w:rsidR="008F0721" w:rsidRPr="0032755A">
        <w:rPr>
          <w:rFonts w:ascii="Times New Roman" w:hAnsi="Times New Roman" w:cs="Times New Roman"/>
          <w:color w:val="auto"/>
          <w:shd w:val="clear" w:color="auto" w:fill="FFFFFF"/>
        </w:rPr>
        <w:t>s evidências são</w:t>
      </w:r>
      <w:r w:rsidR="00CF54A2" w:rsidRPr="0032755A">
        <w:rPr>
          <w:rFonts w:ascii="Times New Roman" w:hAnsi="Times New Roman" w:cs="Times New Roman"/>
          <w:color w:val="auto"/>
          <w:shd w:val="clear" w:color="auto" w:fill="FFFFFF"/>
        </w:rPr>
        <w:t xml:space="preserve"> ainda</w:t>
      </w:r>
      <w:r w:rsidR="008F0721" w:rsidRPr="0032755A">
        <w:rPr>
          <w:rFonts w:ascii="Times New Roman" w:hAnsi="Times New Roman" w:cs="Times New Roman"/>
          <w:color w:val="auto"/>
          <w:shd w:val="clear" w:color="auto" w:fill="FFFFFF"/>
        </w:rPr>
        <w:t xml:space="preserve"> </w:t>
      </w:r>
      <w:r w:rsidR="00CF54A2" w:rsidRPr="0032755A">
        <w:rPr>
          <w:rFonts w:ascii="Times New Roman" w:hAnsi="Times New Roman" w:cs="Times New Roman"/>
          <w:color w:val="auto"/>
          <w:shd w:val="clear" w:color="auto" w:fill="FFFFFF"/>
        </w:rPr>
        <w:t>bastante vaga</w:t>
      </w:r>
      <w:r w:rsidR="008F0721" w:rsidRPr="0032755A">
        <w:rPr>
          <w:rFonts w:ascii="Times New Roman" w:hAnsi="Times New Roman" w:cs="Times New Roman"/>
          <w:color w:val="auto"/>
          <w:shd w:val="clear" w:color="auto" w:fill="FFFFFF"/>
        </w:rPr>
        <w:t>s</w:t>
      </w:r>
      <w:r w:rsidR="00CF54A2" w:rsidRPr="0032755A">
        <w:rPr>
          <w:rFonts w:ascii="Times New Roman" w:hAnsi="Times New Roman" w:cs="Times New Roman"/>
          <w:color w:val="auto"/>
          <w:shd w:val="clear" w:color="auto" w:fill="FFFFFF"/>
        </w:rPr>
        <w:t xml:space="preserve"> na identificação de </w:t>
      </w:r>
      <w:r w:rsidR="00837037">
        <w:rPr>
          <w:rFonts w:ascii="Times New Roman" w:hAnsi="Times New Roman" w:cs="Times New Roman"/>
          <w:color w:val="auto"/>
          <w:shd w:val="clear" w:color="auto" w:fill="FFFFFF"/>
        </w:rPr>
        <w:t xml:space="preserve">alterações de </w:t>
      </w:r>
      <w:r>
        <w:rPr>
          <w:rFonts w:ascii="Times New Roman" w:hAnsi="Times New Roman" w:cs="Times New Roman"/>
          <w:color w:val="auto"/>
          <w:shd w:val="clear" w:color="auto" w:fill="FFFFFF"/>
        </w:rPr>
        <w:t>variantes</w:t>
      </w:r>
      <w:r w:rsidR="00837037">
        <w:rPr>
          <w:rFonts w:ascii="Times New Roman" w:hAnsi="Times New Roman" w:cs="Times New Roman"/>
          <w:color w:val="auto"/>
          <w:shd w:val="clear" w:color="auto" w:fill="FFFFFF"/>
        </w:rPr>
        <w:t xml:space="preserve"> gen</w:t>
      </w:r>
      <w:r>
        <w:rPr>
          <w:rFonts w:ascii="Times New Roman" w:hAnsi="Times New Roman" w:cs="Times New Roman"/>
          <w:color w:val="auto"/>
          <w:shd w:val="clear" w:color="auto" w:fill="FFFFFF"/>
        </w:rPr>
        <w:t>éticas</w:t>
      </w:r>
      <w:r w:rsidR="00837037">
        <w:rPr>
          <w:rFonts w:ascii="Times New Roman" w:hAnsi="Times New Roman" w:cs="Times New Roman"/>
          <w:color w:val="auto"/>
          <w:shd w:val="clear" w:color="auto" w:fill="FFFFFF"/>
        </w:rPr>
        <w:t xml:space="preserve"> que possam estar associados ao</w:t>
      </w:r>
      <w:r w:rsidR="008258DD">
        <w:rPr>
          <w:rFonts w:ascii="Times New Roman" w:hAnsi="Times New Roman" w:cs="Times New Roman"/>
          <w:color w:val="auto"/>
          <w:shd w:val="clear" w:color="auto" w:fill="FFFFFF"/>
        </w:rPr>
        <w:t xml:space="preserve"> </w:t>
      </w:r>
      <w:r w:rsidR="00CF54A2" w:rsidRPr="0032755A">
        <w:rPr>
          <w:rFonts w:ascii="Times New Roman" w:hAnsi="Times New Roman" w:cs="Times New Roman"/>
          <w:color w:val="auto"/>
          <w:shd w:val="clear" w:color="auto" w:fill="FFFFFF"/>
        </w:rPr>
        <w:t xml:space="preserve">desenvolvimento de </w:t>
      </w:r>
      <w:r w:rsidR="00D37972" w:rsidRPr="0032755A">
        <w:rPr>
          <w:rFonts w:ascii="Times New Roman" w:hAnsi="Times New Roman" w:cs="Times New Roman"/>
          <w:color w:val="auto"/>
          <w:shd w:val="clear" w:color="auto" w:fill="FFFFFF"/>
        </w:rPr>
        <w:t>MO</w:t>
      </w:r>
      <w:r w:rsidR="00CF54A2" w:rsidRPr="0032755A">
        <w:rPr>
          <w:rFonts w:ascii="Times New Roman" w:hAnsi="Times New Roman" w:cs="Times New Roman"/>
          <w:color w:val="auto"/>
          <w:shd w:val="clear" w:color="auto" w:fill="FFFFFF"/>
        </w:rPr>
        <w:t xml:space="preserve"> em pacientes pediátricos com diagnóstico de leucemia ou linfoma</w:t>
      </w:r>
      <w:r w:rsidR="00D37972" w:rsidRPr="0032755A">
        <w:rPr>
          <w:rFonts w:ascii="Times New Roman" w:hAnsi="Times New Roman" w:cs="Times New Roman"/>
          <w:color w:val="auto"/>
          <w:shd w:val="clear" w:color="auto" w:fill="FFFFFF"/>
        </w:rPr>
        <w:t xml:space="preserve">, </w:t>
      </w:r>
      <w:r w:rsidR="00DC330F" w:rsidRPr="0032755A">
        <w:rPr>
          <w:rFonts w:ascii="Times New Roman" w:hAnsi="Times New Roman" w:cs="Times New Roman"/>
          <w:color w:val="auto"/>
          <w:shd w:val="clear" w:color="auto" w:fill="FFFFFF"/>
        </w:rPr>
        <w:t>justificando</w:t>
      </w:r>
      <w:r w:rsidR="00D37972" w:rsidRPr="0032755A">
        <w:rPr>
          <w:rFonts w:ascii="Times New Roman" w:hAnsi="Times New Roman" w:cs="Times New Roman"/>
          <w:color w:val="auto"/>
          <w:shd w:val="clear" w:color="auto" w:fill="FFFFFF"/>
        </w:rPr>
        <w:t xml:space="preserve"> o desenvolvimento do presente estudo. </w:t>
      </w:r>
    </w:p>
    <w:p w14:paraId="4EAF3918" w14:textId="77777777" w:rsidR="006C2CA2" w:rsidRPr="004C2442" w:rsidRDefault="006C2CA2">
      <w:pPr>
        <w:pStyle w:val="Default"/>
        <w:spacing w:line="360" w:lineRule="auto"/>
        <w:ind w:firstLine="708"/>
        <w:jc w:val="both"/>
        <w:rPr>
          <w:rFonts w:ascii="Times New Roman" w:hAnsi="Times New Roman" w:cs="Times New Roman"/>
          <w:color w:val="auto"/>
          <w:shd w:val="clear" w:color="auto" w:fill="FFFFFF"/>
        </w:rPr>
      </w:pPr>
    </w:p>
    <w:p w14:paraId="37AD20E3" w14:textId="77777777" w:rsidR="00DD3BD9" w:rsidRDefault="00DD3BD9">
      <w:pPr>
        <w:rPr>
          <w:b/>
          <w:bCs/>
        </w:rPr>
      </w:pPr>
      <w:r>
        <w:br w:type="page"/>
      </w:r>
    </w:p>
    <w:p w14:paraId="355A2DED" w14:textId="3B6F4B6B" w:rsidR="00A64CED" w:rsidRPr="0032755A" w:rsidRDefault="00A64CED" w:rsidP="0021493C">
      <w:pPr>
        <w:pStyle w:val="Estilo1lj"/>
        <w:numPr>
          <w:ilvl w:val="0"/>
          <w:numId w:val="18"/>
        </w:numPr>
      </w:pPr>
      <w:bookmarkStart w:id="478" w:name="_Toc81230806"/>
      <w:r w:rsidRPr="0032755A">
        <w:lastRenderedPageBreak/>
        <w:t>O</w:t>
      </w:r>
      <w:r w:rsidR="0032755A" w:rsidRPr="0032755A">
        <w:t>B</w:t>
      </w:r>
      <w:r w:rsidRPr="0032755A">
        <w:t>JETIVOS</w:t>
      </w:r>
      <w:bookmarkEnd w:id="478"/>
    </w:p>
    <w:p w14:paraId="68C754B4" w14:textId="77777777" w:rsidR="0032755A" w:rsidRPr="0032755A" w:rsidRDefault="0032755A" w:rsidP="0021493C">
      <w:pPr>
        <w:pStyle w:val="PargrafodaLista"/>
        <w:spacing w:line="360" w:lineRule="auto"/>
        <w:rPr>
          <w:szCs w:val="24"/>
        </w:rPr>
      </w:pPr>
    </w:p>
    <w:p w14:paraId="768C516F" w14:textId="7D96B11C" w:rsidR="00BC2652" w:rsidRPr="00BC2652" w:rsidRDefault="00DD63CA" w:rsidP="0021493C">
      <w:pPr>
        <w:pStyle w:val="Estilo2lj"/>
        <w:numPr>
          <w:ilvl w:val="0"/>
          <w:numId w:val="0"/>
        </w:numPr>
        <w:ind w:left="709" w:hanging="705"/>
        <w:rPr>
          <w:rStyle w:val="Ttulo1Char"/>
          <w:rFonts w:cs="Times New Roman"/>
          <w:szCs w:val="24"/>
        </w:rPr>
      </w:pPr>
      <w:bookmarkStart w:id="479" w:name="_Toc81230807"/>
      <w:r>
        <w:rPr>
          <w:rStyle w:val="Ttulo1Char"/>
          <w:rFonts w:cs="Times New Roman"/>
          <w:szCs w:val="24"/>
        </w:rPr>
        <w:t xml:space="preserve">2.1 </w:t>
      </w:r>
      <w:r w:rsidR="003C0965" w:rsidRPr="00BC2652">
        <w:rPr>
          <w:rStyle w:val="Ttulo1Char"/>
          <w:rFonts w:cs="Times New Roman"/>
          <w:szCs w:val="24"/>
        </w:rPr>
        <w:t>OBJETIVO GERAL</w:t>
      </w:r>
      <w:bookmarkEnd w:id="479"/>
    </w:p>
    <w:p w14:paraId="256CC8F1" w14:textId="06483CD1" w:rsidR="00DD63CA" w:rsidRPr="009E798F" w:rsidRDefault="00D13A2A" w:rsidP="0021493C">
      <w:pPr>
        <w:spacing w:line="360" w:lineRule="auto"/>
        <w:ind w:firstLine="426"/>
        <w:jc w:val="both"/>
      </w:pPr>
      <w:bookmarkStart w:id="480" w:name="_Toc79664547"/>
      <w:r w:rsidRPr="00AA77EC">
        <w:rPr>
          <w:rFonts w:cs="Times New Roman"/>
        </w:rPr>
        <w:t xml:space="preserve">Investigar a relação entre </w:t>
      </w:r>
      <w:r w:rsidR="00CD5AD5">
        <w:rPr>
          <w:rFonts w:cs="Times New Roman"/>
        </w:rPr>
        <w:t>as variantes de sequência em</w:t>
      </w:r>
      <w:r w:rsidRPr="00AA77EC">
        <w:rPr>
          <w:rFonts w:cs="Times New Roman"/>
        </w:rPr>
        <w:t xml:space="preserve"> genes relacionados com o metabolismo e transporte dos antineoplásicos </w:t>
      </w:r>
      <w:r w:rsidR="0010756C">
        <w:rPr>
          <w:rFonts w:cs="Times New Roman"/>
        </w:rPr>
        <w:t>MTX</w:t>
      </w:r>
      <w:r w:rsidRPr="00AA77EC">
        <w:rPr>
          <w:rFonts w:cs="Times New Roman"/>
        </w:rPr>
        <w:t xml:space="preserve">, ciclofosfamida e doxorrubicina com </w:t>
      </w:r>
      <w:r>
        <w:rPr>
          <w:rFonts w:cs="Times New Roman"/>
        </w:rPr>
        <w:t xml:space="preserve">o desenvolvimento e severidade de </w:t>
      </w:r>
      <w:r w:rsidR="003A0F66">
        <w:rPr>
          <w:rFonts w:cs="Times New Roman"/>
        </w:rPr>
        <w:t>MO</w:t>
      </w:r>
      <w:r w:rsidR="00CD5AD5">
        <w:rPr>
          <w:rFonts w:cs="Times New Roman"/>
        </w:rPr>
        <w:t xml:space="preserve"> </w:t>
      </w:r>
      <w:r w:rsidRPr="00AA77EC">
        <w:rPr>
          <w:rFonts w:cs="Times New Roman"/>
        </w:rPr>
        <w:t>em pacientes pediátricos com leucemia ou linfoma submetidos à QT.</w:t>
      </w:r>
      <w:bookmarkEnd w:id="480"/>
      <w:r w:rsidRPr="00AA77EC">
        <w:rPr>
          <w:rFonts w:cs="Times New Roman"/>
        </w:rPr>
        <w:t xml:space="preserve"> </w:t>
      </w:r>
    </w:p>
    <w:p w14:paraId="5D0BD006" w14:textId="77777777" w:rsidR="00D13A2A" w:rsidRDefault="00D13A2A" w:rsidP="0021493C">
      <w:pPr>
        <w:pStyle w:val="Ttulo1"/>
        <w:spacing w:before="0" w:line="360" w:lineRule="auto"/>
        <w:ind w:firstLine="426"/>
        <w:jc w:val="both"/>
        <w:rPr>
          <w:rFonts w:cs="Times New Roman"/>
        </w:rPr>
      </w:pPr>
    </w:p>
    <w:p w14:paraId="26BB7653" w14:textId="795CF3D5" w:rsidR="00793A6B" w:rsidRPr="009E798F" w:rsidRDefault="003C0965" w:rsidP="0021493C">
      <w:pPr>
        <w:pStyle w:val="Estilo2lj"/>
        <w:numPr>
          <w:ilvl w:val="1"/>
          <w:numId w:val="19"/>
        </w:numPr>
      </w:pPr>
      <w:bookmarkStart w:id="481" w:name="_Toc81230808"/>
      <w:r w:rsidRPr="009E798F">
        <w:t>OBJETIVOS ESPECÍFICOS</w:t>
      </w:r>
      <w:bookmarkEnd w:id="481"/>
      <w:r w:rsidRPr="009E798F">
        <w:t xml:space="preserve"> </w:t>
      </w:r>
    </w:p>
    <w:p w14:paraId="76F31B7A" w14:textId="6C081A38" w:rsidR="00D13A2A" w:rsidRPr="00AA77EC" w:rsidRDefault="008166F5" w:rsidP="0021493C">
      <w:pPr>
        <w:spacing w:line="360" w:lineRule="auto"/>
        <w:jc w:val="both"/>
        <w:rPr>
          <w:rFonts w:cs="Times New Roman"/>
        </w:rPr>
      </w:pPr>
      <w:r>
        <w:rPr>
          <w:rFonts w:cs="Times New Roman"/>
        </w:rPr>
        <w:t xml:space="preserve">2.2.1 </w:t>
      </w:r>
      <w:r w:rsidR="00D13A2A" w:rsidRPr="00AA77EC">
        <w:rPr>
          <w:rFonts w:cs="Times New Roman"/>
        </w:rPr>
        <w:t xml:space="preserve">Avaliar a relação entre as variantes de sequência identificadas nos genes </w:t>
      </w:r>
      <w:r w:rsidR="00D13A2A" w:rsidRPr="00AA77EC">
        <w:rPr>
          <w:rFonts w:cs="Times New Roman"/>
          <w:i/>
          <w:iCs/>
        </w:rPr>
        <w:t>ABCA3, ABCB1, ABCC1, ABCC2, ABCC3, ABCC4, ABCG2, ABCC6, BCL1, GR, HSP90AA1, SLC31A1, SLCO6A1, SLC19A1, CYP2A6, CYP2B6, CYP2C8, CYP2C9, CYP2C19, CYP3A4, CYP3A5, GSTA1, GSTM1, GSTP1, GSTT1, MTHFR</w:t>
      </w:r>
      <w:r w:rsidR="00D13A2A" w:rsidRPr="00AA77EC">
        <w:rPr>
          <w:rFonts w:cs="Times New Roman"/>
        </w:rPr>
        <w:t xml:space="preserve">, e algumas regiões específicas dos genes </w:t>
      </w:r>
      <w:r w:rsidR="00D13A2A" w:rsidRPr="00AA77EC">
        <w:rPr>
          <w:rFonts w:cs="Times New Roman"/>
          <w:i/>
          <w:iCs/>
        </w:rPr>
        <w:t>CYP3A4, CYP3A5 e CYP2C1</w:t>
      </w:r>
      <w:r w:rsidR="00D13A2A" w:rsidRPr="00AA77EC">
        <w:rPr>
          <w:rFonts w:cs="Times New Roman"/>
        </w:rPr>
        <w:t xml:space="preserve"> </w:t>
      </w:r>
      <w:r w:rsidR="00D13A2A">
        <w:rPr>
          <w:rFonts w:cs="Times New Roman"/>
        </w:rPr>
        <w:t xml:space="preserve">com o </w:t>
      </w:r>
      <w:r w:rsidR="00D13A2A" w:rsidRPr="00AA77EC">
        <w:rPr>
          <w:rFonts w:cs="Times New Roman"/>
        </w:rPr>
        <w:t xml:space="preserve">protocolo de quimioterapia e </w:t>
      </w:r>
      <w:r w:rsidR="00D13A2A">
        <w:rPr>
          <w:rFonts w:cs="Times New Roman"/>
        </w:rPr>
        <w:t xml:space="preserve">a ausência (grau 0) ou presença (graus 1,2,3 e 4) de </w:t>
      </w:r>
      <w:r w:rsidR="003A0F66">
        <w:rPr>
          <w:rFonts w:cs="Times New Roman"/>
        </w:rPr>
        <w:t>MO</w:t>
      </w:r>
      <w:r w:rsidR="00D13A2A" w:rsidRPr="00AA77EC">
        <w:rPr>
          <w:rFonts w:cs="Times New Roman"/>
        </w:rPr>
        <w:t>.</w:t>
      </w:r>
    </w:p>
    <w:p w14:paraId="1B1D8E1F" w14:textId="5A652A0A" w:rsidR="00D13A2A" w:rsidRDefault="008166F5" w:rsidP="0021493C">
      <w:pPr>
        <w:spacing w:line="360" w:lineRule="auto"/>
        <w:jc w:val="both"/>
        <w:rPr>
          <w:rFonts w:cs="Times New Roman"/>
        </w:rPr>
      </w:pPr>
      <w:r>
        <w:rPr>
          <w:rFonts w:cs="Times New Roman"/>
        </w:rPr>
        <w:t xml:space="preserve">2.2.2 </w:t>
      </w:r>
      <w:r w:rsidR="00D13A2A" w:rsidRPr="00AA77EC">
        <w:rPr>
          <w:rFonts w:cs="Times New Roman"/>
        </w:rPr>
        <w:t xml:space="preserve">Avaliar a relação entre as variantes de sequência identificadas nos genes </w:t>
      </w:r>
      <w:r w:rsidR="00D13A2A" w:rsidRPr="00AA77EC">
        <w:rPr>
          <w:rFonts w:cs="Times New Roman"/>
          <w:i/>
          <w:iCs/>
        </w:rPr>
        <w:t>ABCA3, ABCB1, ABCC1, ABCC2, ABCC3, ABCC4, ABCG2, ABCC6, BCL1, GR, HSP90AA1, SLC31A1, SLCO6A1, SLC19A1, CYP2A6, CYP2B6, CYP2C8, CYP2C9, CYP2C19, CYP3A4, CYP3A5, GSTA1, GSTM1, GSTP1, GSTT1, MTHFR</w:t>
      </w:r>
      <w:r w:rsidR="00D13A2A" w:rsidRPr="00AA77EC">
        <w:rPr>
          <w:rFonts w:cs="Times New Roman"/>
        </w:rPr>
        <w:t xml:space="preserve">, e algumas regiões específicas dos genes </w:t>
      </w:r>
      <w:r w:rsidR="00D13A2A" w:rsidRPr="00AA77EC">
        <w:rPr>
          <w:rFonts w:cs="Times New Roman"/>
          <w:i/>
          <w:iCs/>
        </w:rPr>
        <w:t>CYP3A4, CYP3A5 e CYP2C1</w:t>
      </w:r>
      <w:r w:rsidR="00D13A2A" w:rsidRPr="00AA77EC">
        <w:rPr>
          <w:rFonts w:cs="Times New Roman"/>
        </w:rPr>
        <w:t xml:space="preserve">, </w:t>
      </w:r>
      <w:r w:rsidR="00D13A2A" w:rsidRPr="00113CFF">
        <w:rPr>
          <w:rFonts w:cs="Times New Roman"/>
        </w:rPr>
        <w:t xml:space="preserve">com </w:t>
      </w:r>
      <w:r w:rsidR="00D13A2A">
        <w:rPr>
          <w:rFonts w:cs="Times New Roman"/>
        </w:rPr>
        <w:t xml:space="preserve">o </w:t>
      </w:r>
      <w:r w:rsidR="00D13A2A" w:rsidRPr="00AA77EC">
        <w:rPr>
          <w:rFonts w:cs="Times New Roman"/>
        </w:rPr>
        <w:t>protocolo de quimioterapia e</w:t>
      </w:r>
      <w:r w:rsidR="00D13A2A">
        <w:rPr>
          <w:rFonts w:cs="Times New Roman"/>
        </w:rPr>
        <w:t xml:space="preserve"> a severidade de </w:t>
      </w:r>
      <w:r w:rsidR="003A0F66">
        <w:rPr>
          <w:rFonts w:cs="Times New Roman"/>
        </w:rPr>
        <w:t>MO</w:t>
      </w:r>
      <w:r w:rsidR="00D13A2A">
        <w:rPr>
          <w:rFonts w:cs="Times New Roman"/>
        </w:rPr>
        <w:t xml:space="preserve"> (graus 0/1 e 2= leve e graus 3 e 4=severos).</w:t>
      </w:r>
    </w:p>
    <w:p w14:paraId="2809B4AB" w14:textId="7D4A81BC" w:rsidR="00393ACF" w:rsidRDefault="008166F5" w:rsidP="0021493C">
      <w:pPr>
        <w:autoSpaceDE w:val="0"/>
        <w:spacing w:after="0" w:line="360" w:lineRule="auto"/>
        <w:jc w:val="both"/>
        <w:rPr>
          <w:rFonts w:cs="Times New Roman"/>
          <w:szCs w:val="24"/>
        </w:rPr>
      </w:pPr>
      <w:r>
        <w:rPr>
          <w:rFonts w:cs="Times New Roman"/>
        </w:rPr>
        <w:t xml:space="preserve">2.2.3 </w:t>
      </w:r>
      <w:r w:rsidR="00D13A2A" w:rsidRPr="00AA77EC">
        <w:rPr>
          <w:rFonts w:cs="Times New Roman"/>
        </w:rPr>
        <w:t xml:space="preserve">Avaliar a relação entre as variantes de sequência identificadas nos genes </w:t>
      </w:r>
      <w:r w:rsidR="00D13A2A" w:rsidRPr="00AA77EC">
        <w:rPr>
          <w:rFonts w:cs="Times New Roman"/>
          <w:i/>
          <w:iCs/>
        </w:rPr>
        <w:t>ABCA3, ABCB1, ABCC1, ABCC2, ABCC3, ABCC4, ABCG2, ABCC6, BCL1, GR, HSP90AA1, SLC31A1, SLCO6A1, SLC19A1, CYP2A6, CYP2B6, CYP2C8, CYP2C9, CYP2C19, CYP3A4, CYP3A5, GSTA1, GSTM1, GSTP1, GSTT1, MTHFR</w:t>
      </w:r>
      <w:r w:rsidR="00D13A2A" w:rsidRPr="00AA77EC">
        <w:rPr>
          <w:rFonts w:cs="Times New Roman"/>
        </w:rPr>
        <w:t xml:space="preserve"> e algumas regiões específicas dos genes </w:t>
      </w:r>
      <w:r w:rsidR="00D13A2A" w:rsidRPr="00AA77EC">
        <w:rPr>
          <w:rFonts w:cs="Times New Roman"/>
          <w:i/>
          <w:iCs/>
        </w:rPr>
        <w:t>CYP3A4, CYP3A5 e CYP2C1</w:t>
      </w:r>
      <w:r w:rsidR="00D13A2A" w:rsidRPr="00AA77EC">
        <w:rPr>
          <w:rFonts w:cs="Times New Roman"/>
        </w:rPr>
        <w:t xml:space="preserve">, </w:t>
      </w:r>
      <w:r w:rsidR="00D13A2A">
        <w:rPr>
          <w:rFonts w:cs="Times New Roman"/>
        </w:rPr>
        <w:t xml:space="preserve">com </w:t>
      </w:r>
      <w:r w:rsidR="00D13A2A" w:rsidRPr="00AA77EC">
        <w:rPr>
          <w:rFonts w:cs="Times New Roman"/>
        </w:rPr>
        <w:t>protocolo de quimioterapia e</w:t>
      </w:r>
      <w:r w:rsidR="00D13A2A">
        <w:rPr>
          <w:rFonts w:cs="Times New Roman"/>
        </w:rPr>
        <w:t xml:space="preserve"> ausência (graus 0 e 1) e presença (graus 2,3 e 4) de forma ulceradas de </w:t>
      </w:r>
      <w:r w:rsidR="003A0F66">
        <w:rPr>
          <w:rFonts w:cs="Times New Roman"/>
        </w:rPr>
        <w:t>MO</w:t>
      </w:r>
      <w:r w:rsidR="00D13A2A">
        <w:rPr>
          <w:rFonts w:cs="Times New Roman"/>
        </w:rPr>
        <w:t>.</w:t>
      </w:r>
    </w:p>
    <w:p w14:paraId="3168D250" w14:textId="77777777" w:rsidR="00393ACF" w:rsidRPr="0032755A" w:rsidRDefault="00393ACF">
      <w:pPr>
        <w:autoSpaceDE w:val="0"/>
        <w:spacing w:after="0" w:line="360" w:lineRule="auto"/>
        <w:jc w:val="both"/>
        <w:rPr>
          <w:rFonts w:cs="Times New Roman"/>
          <w:szCs w:val="24"/>
        </w:rPr>
      </w:pPr>
    </w:p>
    <w:p w14:paraId="2774FEDC" w14:textId="26030094" w:rsidR="00F03FD6" w:rsidRPr="0021493C" w:rsidRDefault="0032755A" w:rsidP="0021493C">
      <w:pPr>
        <w:pStyle w:val="Estilo1lj"/>
        <w:numPr>
          <w:ilvl w:val="0"/>
          <w:numId w:val="18"/>
        </w:numPr>
        <w:rPr>
          <w:b w:val="0"/>
          <w:bCs w:val="0"/>
        </w:rPr>
      </w:pPr>
      <w:r w:rsidRPr="009E798F">
        <w:t xml:space="preserve"> </w:t>
      </w:r>
      <w:bookmarkStart w:id="482" w:name="_Toc81230809"/>
      <w:r w:rsidR="00F03FD6" w:rsidRPr="009E798F">
        <w:t>METODOLOGIA</w:t>
      </w:r>
      <w:bookmarkEnd w:id="482"/>
    </w:p>
    <w:p w14:paraId="6DB8D79E" w14:textId="5C39E822" w:rsidR="0003754D" w:rsidRPr="0021493C" w:rsidRDefault="00DD63CA" w:rsidP="0021493C">
      <w:pPr>
        <w:pStyle w:val="Estilo2lj"/>
        <w:numPr>
          <w:ilvl w:val="0"/>
          <w:numId w:val="0"/>
        </w:numPr>
        <w:ind w:left="360"/>
        <w:rPr>
          <w:rStyle w:val="tit2ljChar"/>
        </w:rPr>
      </w:pPr>
      <w:bookmarkStart w:id="483" w:name="_Toc81230810"/>
      <w:r>
        <w:t xml:space="preserve">3.1 </w:t>
      </w:r>
      <w:r w:rsidR="003C0965" w:rsidRPr="0021493C">
        <w:rPr>
          <w:rStyle w:val="tit2ljChar"/>
        </w:rPr>
        <w:t>DELINEAMENTO DO ESTUDO</w:t>
      </w:r>
      <w:bookmarkEnd w:id="483"/>
    </w:p>
    <w:p w14:paraId="2EF579BC" w14:textId="77777777" w:rsidR="0032755A" w:rsidRPr="0032755A" w:rsidRDefault="0032755A">
      <w:pPr>
        <w:tabs>
          <w:tab w:val="left" w:pos="709"/>
          <w:tab w:val="left" w:pos="851"/>
          <w:tab w:val="left" w:pos="1134"/>
        </w:tabs>
        <w:spacing w:line="360" w:lineRule="auto"/>
        <w:jc w:val="both"/>
        <w:rPr>
          <w:rFonts w:cs="Times New Roman"/>
          <w:smallCaps/>
          <w:szCs w:val="24"/>
        </w:rPr>
      </w:pPr>
    </w:p>
    <w:p w14:paraId="10F0D410" w14:textId="0467749E" w:rsidR="0029572B" w:rsidRDefault="00C03494">
      <w:pPr>
        <w:pStyle w:val="PargrafodaLista"/>
        <w:tabs>
          <w:tab w:val="left" w:pos="708"/>
          <w:tab w:val="left" w:pos="709"/>
          <w:tab w:val="left" w:pos="851"/>
        </w:tabs>
        <w:spacing w:line="360" w:lineRule="auto"/>
        <w:ind w:left="0"/>
        <w:jc w:val="both"/>
        <w:rPr>
          <w:rFonts w:eastAsia="Arial" w:cs="Times New Roman"/>
        </w:rPr>
      </w:pPr>
      <w:r>
        <w:rPr>
          <w:rFonts w:cs="Times New Roman"/>
          <w:color w:val="000000"/>
        </w:rPr>
        <w:lastRenderedPageBreak/>
        <w:tab/>
      </w:r>
      <w:r w:rsidR="0098361C" w:rsidRPr="003352BF">
        <w:rPr>
          <w:rFonts w:cs="Times New Roman"/>
          <w:color w:val="000000"/>
        </w:rPr>
        <w:t xml:space="preserve">O presente estudo </w:t>
      </w:r>
      <w:del w:id="484" w:author="Luísa Jardim" w:date="2022-05-19T14:18:00Z">
        <w:r w:rsidR="0098361C" w:rsidRPr="003352BF" w:rsidDel="000B2AA8">
          <w:rPr>
            <w:rFonts w:cs="Times New Roman"/>
            <w:color w:val="000000"/>
          </w:rPr>
          <w:delText xml:space="preserve">utilizará </w:delText>
        </w:r>
      </w:del>
      <w:ins w:id="485" w:author="Luísa Jardim" w:date="2022-05-19T14:18:00Z">
        <w:r w:rsidR="000B2AA8" w:rsidRPr="003352BF">
          <w:rPr>
            <w:rFonts w:cs="Times New Roman"/>
            <w:color w:val="000000"/>
          </w:rPr>
          <w:t>utiliz</w:t>
        </w:r>
        <w:r w:rsidR="000B2AA8">
          <w:rPr>
            <w:rFonts w:cs="Times New Roman"/>
            <w:color w:val="000000"/>
          </w:rPr>
          <w:t>ou</w:t>
        </w:r>
        <w:r w:rsidR="000B2AA8" w:rsidRPr="003352BF">
          <w:rPr>
            <w:rFonts w:cs="Times New Roman"/>
            <w:color w:val="000000"/>
          </w:rPr>
          <w:t xml:space="preserve"> </w:t>
        </w:r>
      </w:ins>
      <w:r w:rsidR="0098361C">
        <w:rPr>
          <w:rFonts w:cs="Times New Roman"/>
          <w:color w:val="000000"/>
        </w:rPr>
        <w:t>a</w:t>
      </w:r>
      <w:r w:rsidR="0098361C" w:rsidRPr="003352BF">
        <w:rPr>
          <w:rFonts w:cs="Times New Roman"/>
          <w:color w:val="000000"/>
        </w:rPr>
        <w:t xml:space="preserve">s </w:t>
      </w:r>
      <w:r w:rsidR="0098361C">
        <w:rPr>
          <w:rFonts w:cs="Times New Roman"/>
          <w:color w:val="000000"/>
        </w:rPr>
        <w:t xml:space="preserve">informações </w:t>
      </w:r>
      <w:r w:rsidR="0098361C" w:rsidRPr="003352BF">
        <w:rPr>
          <w:rFonts w:cs="Times New Roman"/>
          <w:color w:val="000000"/>
        </w:rPr>
        <w:t>previamente coletad</w:t>
      </w:r>
      <w:r w:rsidR="0098361C">
        <w:rPr>
          <w:rFonts w:cs="Times New Roman"/>
          <w:color w:val="000000"/>
        </w:rPr>
        <w:t>a</w:t>
      </w:r>
      <w:r w:rsidR="0098361C" w:rsidRPr="003352BF">
        <w:rPr>
          <w:rFonts w:cs="Times New Roman"/>
          <w:color w:val="000000"/>
        </w:rPr>
        <w:t>s</w:t>
      </w:r>
      <w:r w:rsidR="0098361C">
        <w:rPr>
          <w:rFonts w:cs="Times New Roman"/>
          <w:color w:val="000000"/>
        </w:rPr>
        <w:t xml:space="preserve">, dados de prontuário e amostras </w:t>
      </w:r>
      <w:r>
        <w:rPr>
          <w:rFonts w:cs="Times New Roman"/>
          <w:color w:val="000000"/>
        </w:rPr>
        <w:t xml:space="preserve">de sangue </w:t>
      </w:r>
      <w:r w:rsidR="0098361C">
        <w:rPr>
          <w:rFonts w:cs="Times New Roman"/>
          <w:color w:val="000000"/>
        </w:rPr>
        <w:t xml:space="preserve">armazenadas </w:t>
      </w:r>
      <w:r w:rsidR="0098361C" w:rsidRPr="003352BF">
        <w:rPr>
          <w:rFonts w:cs="Times New Roman"/>
          <w:color w:val="000000"/>
        </w:rPr>
        <w:t>de</w:t>
      </w:r>
      <w:r w:rsidR="0098361C">
        <w:rPr>
          <w:rFonts w:cs="Times New Roman"/>
          <w:color w:val="000000"/>
        </w:rPr>
        <w:t xml:space="preserve"> 68</w:t>
      </w:r>
      <w:r w:rsidR="0098361C" w:rsidRPr="003352BF">
        <w:rPr>
          <w:rFonts w:cs="Times New Roman"/>
          <w:color w:val="000000"/>
        </w:rPr>
        <w:t xml:space="preserve"> pacientes participantes do projeto de pesquisa </w:t>
      </w:r>
      <w:r w:rsidR="00FD2C9F" w:rsidRPr="0032755A">
        <w:rPr>
          <w:rFonts w:cs="Times New Roman"/>
          <w:szCs w:val="24"/>
        </w:rPr>
        <w:t>(</w:t>
      </w:r>
      <w:r w:rsidR="00BA64B1" w:rsidRPr="0032755A">
        <w:rPr>
          <w:rFonts w:cs="Times New Roman"/>
          <w:szCs w:val="24"/>
          <w:shd w:val="clear" w:color="auto" w:fill="FFFFFF"/>
        </w:rPr>
        <w:t xml:space="preserve">ESTUDO DA RELAÇÃO ENTRE OS POLIMORFISMOS </w:t>
      </w:r>
      <w:r w:rsidR="00BA64B1" w:rsidRPr="0032755A">
        <w:rPr>
          <w:rFonts w:eastAsia="Helvetica" w:cs="Times New Roman"/>
          <w:szCs w:val="24"/>
          <w:shd w:val="clear" w:color="auto" w:fill="FFFFFF"/>
          <w:lang w:eastAsia="ar-SA"/>
        </w:rPr>
        <w:t>CYP2C9 (</w:t>
      </w:r>
      <w:r w:rsidR="00BA64B1" w:rsidRPr="0032755A">
        <w:rPr>
          <w:rFonts w:eastAsia="Helvetica" w:cs="Times New Roman"/>
          <w:color w:val="141413"/>
          <w:szCs w:val="24"/>
          <w:shd w:val="clear" w:color="auto" w:fill="FFFFFF"/>
          <w:lang w:eastAsia="ar-SA"/>
        </w:rPr>
        <w:t>*2rs1799853 E *3rs1057910) E ABCC2 (*</w:t>
      </w:r>
      <w:r w:rsidR="00BA64B1" w:rsidRPr="0032755A">
        <w:rPr>
          <w:rFonts w:eastAsia="Times-Roman" w:cs="Times New Roman"/>
          <w:color w:val="000000"/>
          <w:szCs w:val="24"/>
          <w:shd w:val="clear" w:color="auto" w:fill="FFFFFF"/>
          <w:lang w:eastAsia="ar-SA"/>
        </w:rPr>
        <w:t xml:space="preserve">Rs717620) </w:t>
      </w:r>
      <w:r w:rsidR="00BA64B1" w:rsidRPr="0032755A">
        <w:rPr>
          <w:rFonts w:cs="Times New Roman"/>
          <w:szCs w:val="24"/>
          <w:shd w:val="clear" w:color="auto" w:fill="FFFFFF"/>
        </w:rPr>
        <w:t>COM A SEVERIDADE DE MUCOSITE BUCAL E EVOLUÇÃO CLÍNICA DE PACIENTES PEDIÁTRICOS</w:t>
      </w:r>
      <w:r w:rsidR="00BA64B1" w:rsidRPr="0032755A">
        <w:rPr>
          <w:rFonts w:cs="Times New Roman"/>
          <w:szCs w:val="24"/>
        </w:rPr>
        <w:t>)</w:t>
      </w:r>
      <w:r w:rsidR="007B6CCF">
        <w:rPr>
          <w:rFonts w:cs="Times New Roman"/>
          <w:szCs w:val="24"/>
        </w:rPr>
        <w:t xml:space="preserve"> </w:t>
      </w:r>
      <w:r w:rsidR="007B6CCF">
        <w:rPr>
          <w:rFonts w:eastAsia="Calibri" w:cs="Times New Roman"/>
        </w:rPr>
        <w:t>coordenado pela</w:t>
      </w:r>
      <w:r w:rsidR="007B6CCF" w:rsidRPr="003352BF">
        <w:rPr>
          <w:rFonts w:cs="Times New Roman"/>
        </w:rPr>
        <w:t xml:space="preserve"> Profa. Dra. Manoela Domingues Martins. O </w:t>
      </w:r>
      <w:r w:rsidR="007B6CCF">
        <w:rPr>
          <w:rFonts w:cs="Times New Roman"/>
        </w:rPr>
        <w:t xml:space="preserve">referido </w:t>
      </w:r>
      <w:r w:rsidR="007B6CCF" w:rsidRPr="003352BF">
        <w:rPr>
          <w:rFonts w:cs="Times New Roman"/>
        </w:rPr>
        <w:t xml:space="preserve">projeto </w:t>
      </w:r>
      <w:r w:rsidR="007B6CCF">
        <w:rPr>
          <w:rFonts w:cs="Times New Roman"/>
        </w:rPr>
        <w:t xml:space="preserve">foi </w:t>
      </w:r>
      <w:r w:rsidR="007B6CCF" w:rsidRPr="003352BF">
        <w:rPr>
          <w:rFonts w:cs="Times New Roman"/>
        </w:rPr>
        <w:t xml:space="preserve">aprovado </w:t>
      </w:r>
      <w:r w:rsidR="007B6CCF">
        <w:rPr>
          <w:rFonts w:cs="Times New Roman"/>
        </w:rPr>
        <w:t xml:space="preserve">pelo </w:t>
      </w:r>
      <w:r w:rsidR="007B6CCF" w:rsidRPr="005A4F60">
        <w:rPr>
          <w:rFonts w:cs="Times New Roman"/>
          <w:szCs w:val="24"/>
        </w:rPr>
        <w:t xml:space="preserve">Comitê de Ética em Pesquisa do </w:t>
      </w:r>
      <w:r w:rsidR="007B6CCF">
        <w:rPr>
          <w:rFonts w:cs="Times New Roman"/>
          <w:szCs w:val="24"/>
        </w:rPr>
        <w:t>HCPA</w:t>
      </w:r>
      <w:r w:rsidR="007B6CCF" w:rsidRPr="003352BF">
        <w:rPr>
          <w:rFonts w:cs="Times New Roman"/>
        </w:rPr>
        <w:t xml:space="preserve"> </w:t>
      </w:r>
      <w:r w:rsidR="007B6CCF">
        <w:rPr>
          <w:rFonts w:cs="Times New Roman"/>
        </w:rPr>
        <w:t xml:space="preserve">sob </w:t>
      </w:r>
      <w:r w:rsidR="007B6CCF" w:rsidRPr="003352BF">
        <w:rPr>
          <w:rFonts w:cs="Times New Roman"/>
        </w:rPr>
        <w:t xml:space="preserve">protocolo </w:t>
      </w:r>
      <w:r w:rsidR="008166F5">
        <w:rPr>
          <w:rFonts w:cs="Times New Roman"/>
        </w:rPr>
        <w:t>20</w:t>
      </w:r>
      <w:r w:rsidR="007B6CCF" w:rsidRPr="003352BF">
        <w:rPr>
          <w:rFonts w:eastAsia="Calibri" w:cs="Times New Roman"/>
        </w:rPr>
        <w:t xml:space="preserve">14-0581 </w:t>
      </w:r>
      <w:r w:rsidR="007B6CCF" w:rsidRPr="003352BF">
        <w:rPr>
          <w:rFonts w:eastAsia="Arial" w:cs="Times New Roman"/>
        </w:rPr>
        <w:t>e o pesquisador responsável autoriza sua utilização</w:t>
      </w:r>
      <w:r w:rsidR="007B6CCF">
        <w:rPr>
          <w:rFonts w:eastAsia="Arial" w:cs="Times New Roman"/>
        </w:rPr>
        <w:t xml:space="preserve"> conforme termo em anexo</w:t>
      </w:r>
      <w:r w:rsidR="007B6CCF" w:rsidRPr="003352BF">
        <w:rPr>
          <w:rFonts w:eastAsia="Arial" w:cs="Times New Roman"/>
        </w:rPr>
        <w:t xml:space="preserve"> (</w:t>
      </w:r>
      <w:r w:rsidR="007B6CCF">
        <w:rPr>
          <w:rFonts w:eastAsia="Arial" w:cs="Times New Roman"/>
        </w:rPr>
        <w:t>ANEXO</w:t>
      </w:r>
      <w:r w:rsidR="007B6CCF" w:rsidRPr="003352BF">
        <w:rPr>
          <w:rFonts w:eastAsia="Arial" w:cs="Times New Roman"/>
        </w:rPr>
        <w:t xml:space="preserve"> </w:t>
      </w:r>
      <w:r w:rsidR="007B6CCF">
        <w:rPr>
          <w:rFonts w:eastAsia="Arial" w:cs="Times New Roman"/>
        </w:rPr>
        <w:t>I)</w:t>
      </w:r>
      <w:r w:rsidR="007B6CCF">
        <w:rPr>
          <w:rFonts w:cs="Times New Roman"/>
          <w:szCs w:val="24"/>
        </w:rPr>
        <w:t xml:space="preserve">. </w:t>
      </w:r>
      <w:r w:rsidR="0029572B" w:rsidRPr="003352BF">
        <w:rPr>
          <w:rFonts w:eastAsia="Arial" w:cs="Times New Roman"/>
        </w:rPr>
        <w:t xml:space="preserve">Todos os pesquisadores envolvidos neste novo </w:t>
      </w:r>
      <w:r w:rsidR="0029572B">
        <w:rPr>
          <w:rFonts w:eastAsia="Arial" w:cs="Times New Roman"/>
        </w:rPr>
        <w:t>estudo</w:t>
      </w:r>
      <w:r w:rsidR="0029572B" w:rsidRPr="003352BF">
        <w:rPr>
          <w:rFonts w:eastAsia="Arial" w:cs="Times New Roman"/>
        </w:rPr>
        <w:t xml:space="preserve"> assina</w:t>
      </w:r>
      <w:r w:rsidR="0029572B">
        <w:rPr>
          <w:rFonts w:eastAsia="Arial" w:cs="Times New Roman"/>
        </w:rPr>
        <w:t>ram</w:t>
      </w:r>
      <w:r w:rsidR="0029572B" w:rsidRPr="003352BF">
        <w:rPr>
          <w:rFonts w:eastAsia="Arial" w:cs="Times New Roman"/>
        </w:rPr>
        <w:t xml:space="preserve"> </w:t>
      </w:r>
      <w:r w:rsidR="0029572B">
        <w:rPr>
          <w:rFonts w:cs="Times New Roman"/>
        </w:rPr>
        <w:t xml:space="preserve">declaração de cumprimento da </w:t>
      </w:r>
      <w:r w:rsidR="0029572B" w:rsidRPr="00307A55">
        <w:rPr>
          <w:rFonts w:cs="Times New Roman"/>
        </w:rPr>
        <w:t>Lei Geral de Proteção de Dados</w:t>
      </w:r>
      <w:r w:rsidR="0029572B">
        <w:rPr>
          <w:rFonts w:eastAsia="Arial" w:cs="Times New Roman"/>
        </w:rPr>
        <w:t xml:space="preserve"> como consta na seção 3.</w:t>
      </w:r>
      <w:r w:rsidR="00CF3D70">
        <w:rPr>
          <w:rFonts w:eastAsia="Arial" w:cs="Times New Roman"/>
        </w:rPr>
        <w:t>9</w:t>
      </w:r>
      <w:r w:rsidR="0029572B">
        <w:rPr>
          <w:rFonts w:eastAsia="Arial" w:cs="Times New Roman"/>
        </w:rPr>
        <w:t xml:space="preserve"> (aspectos éticos) desse projeto.</w:t>
      </w:r>
      <w:r w:rsidR="00A920DF">
        <w:rPr>
          <w:rFonts w:eastAsia="Arial" w:cs="Times New Roman"/>
        </w:rPr>
        <w:t xml:space="preserve"> </w:t>
      </w:r>
    </w:p>
    <w:p w14:paraId="630B4047" w14:textId="57C3DF65" w:rsidR="008A6D6B" w:rsidRDefault="008A6D6B" w:rsidP="008A6D6B">
      <w:pPr>
        <w:tabs>
          <w:tab w:val="left" w:pos="708"/>
          <w:tab w:val="left" w:pos="709"/>
          <w:tab w:val="left" w:pos="851"/>
        </w:tabs>
        <w:spacing w:line="360" w:lineRule="auto"/>
        <w:jc w:val="both"/>
        <w:rPr>
          <w:ins w:id="486" w:author="Luísa Jardim" w:date="2021-08-30T12:53:00Z"/>
          <w:rFonts w:eastAsia="Arial" w:cs="Times New Roman"/>
        </w:rPr>
      </w:pPr>
      <w:r>
        <w:rPr>
          <w:rFonts w:eastAsia="Arial" w:cs="Times New Roman"/>
        </w:rPr>
        <w:tab/>
      </w:r>
      <w:r w:rsidRPr="008A6D6B">
        <w:rPr>
          <w:rFonts w:eastAsia="Arial" w:cs="Times New Roman"/>
        </w:rPr>
        <w:t>A Figura 1 ilustra o resumo da metodologia do presente estudo que te</w:t>
      </w:r>
      <w:ins w:id="487" w:author="Luísa Jardim" w:date="2022-05-19T14:18:00Z">
        <w:r w:rsidR="000B2AA8">
          <w:rPr>
            <w:rFonts w:eastAsia="Arial" w:cs="Times New Roman"/>
          </w:rPr>
          <w:t>ve</w:t>
        </w:r>
      </w:ins>
      <w:del w:id="488" w:author="Luísa Jardim" w:date="2022-05-19T14:18:00Z">
        <w:r w:rsidRPr="008A6D6B" w:rsidDel="000B2AA8">
          <w:rPr>
            <w:rFonts w:eastAsia="Arial" w:cs="Times New Roman"/>
          </w:rPr>
          <w:delText>m</w:delText>
        </w:r>
      </w:del>
      <w:r w:rsidRPr="008A6D6B">
        <w:rPr>
          <w:rFonts w:eastAsia="Arial" w:cs="Times New Roman"/>
        </w:rPr>
        <w:t xml:space="preserve"> 2 etapas principais sendo que a primeira foi realizada no estudo anterior</w:t>
      </w:r>
      <w:r w:rsidRPr="008A6D6B">
        <w:t xml:space="preserve"> </w:t>
      </w:r>
      <w:r>
        <w:t xml:space="preserve">(atendimento e </w:t>
      </w:r>
      <w:r w:rsidRPr="008A6D6B">
        <w:rPr>
          <w:rFonts w:eastAsia="Arial" w:cs="Times New Roman"/>
        </w:rPr>
        <w:t>coleta de dados dos p</w:t>
      </w:r>
      <w:r>
        <w:rPr>
          <w:rFonts w:eastAsia="Arial" w:cs="Times New Roman"/>
        </w:rPr>
        <w:t>a</w:t>
      </w:r>
      <w:r w:rsidRPr="008A6D6B">
        <w:rPr>
          <w:rFonts w:eastAsia="Arial" w:cs="Times New Roman"/>
        </w:rPr>
        <w:t>cientes</w:t>
      </w:r>
      <w:r>
        <w:rPr>
          <w:rFonts w:eastAsia="Arial" w:cs="Times New Roman"/>
        </w:rPr>
        <w:t xml:space="preserve">, </w:t>
      </w:r>
      <w:r w:rsidRPr="008A6D6B">
        <w:rPr>
          <w:rFonts w:eastAsia="Arial" w:cs="Times New Roman"/>
        </w:rPr>
        <w:t xml:space="preserve">critérios de </w:t>
      </w:r>
      <w:proofErr w:type="spellStart"/>
      <w:r w:rsidRPr="008A6D6B">
        <w:rPr>
          <w:rFonts w:eastAsia="Arial" w:cs="Times New Roman"/>
        </w:rPr>
        <w:t>eligibilidade</w:t>
      </w:r>
      <w:proofErr w:type="spellEnd"/>
      <w:r>
        <w:rPr>
          <w:rFonts w:eastAsia="Arial" w:cs="Times New Roman"/>
        </w:rPr>
        <w:t>,</w:t>
      </w:r>
      <w:r w:rsidRPr="008A6D6B">
        <w:rPr>
          <w:rFonts w:eastAsia="Arial" w:cs="Times New Roman"/>
        </w:rPr>
        <w:t xml:space="preserve"> </w:t>
      </w:r>
      <w:r>
        <w:rPr>
          <w:rFonts w:eastAsia="Arial" w:cs="Times New Roman"/>
        </w:rPr>
        <w:t xml:space="preserve">organização dos </w:t>
      </w:r>
      <w:r w:rsidRPr="008A6D6B">
        <w:rPr>
          <w:rFonts w:eastAsia="Arial" w:cs="Times New Roman"/>
        </w:rPr>
        <w:t>protocolos quimioterápicos</w:t>
      </w:r>
      <w:r>
        <w:rPr>
          <w:rFonts w:eastAsia="Arial" w:cs="Times New Roman"/>
        </w:rPr>
        <w:t>,</w:t>
      </w:r>
      <w:r w:rsidRPr="008A6D6B">
        <w:rPr>
          <w:rFonts w:eastAsia="Arial" w:cs="Times New Roman"/>
        </w:rPr>
        <w:t xml:space="preserve"> avaliação da mucosite oral</w:t>
      </w:r>
      <w:r>
        <w:rPr>
          <w:rFonts w:eastAsia="Arial" w:cs="Times New Roman"/>
        </w:rPr>
        <w:t>,</w:t>
      </w:r>
      <w:r w:rsidRPr="008A6D6B">
        <w:rPr>
          <w:rFonts w:eastAsia="Arial" w:cs="Times New Roman"/>
        </w:rPr>
        <w:t xml:space="preserve"> coleta e processamento de amostras de sangue</w:t>
      </w:r>
      <w:r>
        <w:rPr>
          <w:rFonts w:eastAsia="Arial" w:cs="Times New Roman"/>
        </w:rPr>
        <w:t xml:space="preserve">). A segunda etapa </w:t>
      </w:r>
      <w:del w:id="489" w:author="Luísa Jardim" w:date="2022-05-19T14:18:00Z">
        <w:r w:rsidDel="000B2AA8">
          <w:rPr>
            <w:rFonts w:eastAsia="Arial" w:cs="Times New Roman"/>
          </w:rPr>
          <w:delText xml:space="preserve">será </w:delText>
        </w:r>
      </w:del>
      <w:ins w:id="490" w:author="Luísa Jardim" w:date="2022-05-19T14:18:00Z">
        <w:r w:rsidR="000B2AA8">
          <w:rPr>
            <w:rFonts w:eastAsia="Arial" w:cs="Times New Roman"/>
          </w:rPr>
          <w:t>foi</w:t>
        </w:r>
        <w:r w:rsidR="000B2AA8">
          <w:rPr>
            <w:rFonts w:eastAsia="Arial" w:cs="Times New Roman"/>
          </w:rPr>
          <w:t xml:space="preserve"> </w:t>
        </w:r>
      </w:ins>
      <w:r>
        <w:rPr>
          <w:rFonts w:eastAsia="Arial" w:cs="Times New Roman"/>
        </w:rPr>
        <w:t xml:space="preserve">realizada no presente estudo e compreende a </w:t>
      </w:r>
      <w:r w:rsidRPr="008A6D6B">
        <w:rPr>
          <w:rFonts w:eastAsia="Arial" w:cs="Times New Roman"/>
        </w:rPr>
        <w:t>análise molecular dos genes</w:t>
      </w:r>
      <w:r>
        <w:rPr>
          <w:rFonts w:eastAsia="Arial" w:cs="Times New Roman"/>
        </w:rPr>
        <w:t xml:space="preserve"> e análises estatísticas.</w:t>
      </w:r>
    </w:p>
    <w:p w14:paraId="43AB338B" w14:textId="47085F8B" w:rsidR="00EE2EB2" w:rsidRDefault="00EE2EB2" w:rsidP="008A6D6B">
      <w:pPr>
        <w:tabs>
          <w:tab w:val="left" w:pos="708"/>
          <w:tab w:val="left" w:pos="709"/>
          <w:tab w:val="left" w:pos="851"/>
        </w:tabs>
        <w:spacing w:line="360" w:lineRule="auto"/>
        <w:jc w:val="both"/>
        <w:rPr>
          <w:ins w:id="491" w:author="Luísa Jardim" w:date="2021-08-30T12:53:00Z"/>
          <w:rFonts w:eastAsia="Arial" w:cs="Times New Roman"/>
        </w:rPr>
      </w:pPr>
    </w:p>
    <w:p w14:paraId="5A54B9E0" w14:textId="2195D2D8" w:rsidR="00EE2EB2" w:rsidRPr="00177300" w:rsidRDefault="00EE2EB2">
      <w:pPr>
        <w:pStyle w:val="Estilo2lj"/>
        <w:numPr>
          <w:ilvl w:val="1"/>
          <w:numId w:val="18"/>
        </w:numPr>
        <w:rPr>
          <w:ins w:id="492" w:author="Luísa Jardim" w:date="2021-08-30T12:54:00Z"/>
        </w:rPr>
        <w:pPrChange w:id="493" w:author="Luísa Jardim" w:date="2021-08-30T12:57:00Z">
          <w:pPr>
            <w:pStyle w:val="Estilo2lj"/>
          </w:pPr>
        </w:pPrChange>
      </w:pPr>
      <w:bookmarkStart w:id="494" w:name="_Toc81230811"/>
      <w:ins w:id="495" w:author="Luísa Jardim" w:date="2021-08-30T12:54:00Z">
        <w:r w:rsidRPr="00177300">
          <w:t>ETAPA REALIZADA NO ESTUDO ANTERIOR</w:t>
        </w:r>
        <w:bookmarkEnd w:id="494"/>
      </w:ins>
    </w:p>
    <w:p w14:paraId="7F6BAF59" w14:textId="77777777" w:rsidR="00EE2EB2" w:rsidRPr="0032755A" w:rsidRDefault="00EE2EB2" w:rsidP="00EE2EB2">
      <w:pPr>
        <w:pStyle w:val="Estilo3lj"/>
        <w:rPr>
          <w:ins w:id="496" w:author="Luísa Jardim" w:date="2021-08-30T12:54:00Z"/>
          <w:rFonts w:eastAsia="Arial"/>
        </w:rPr>
      </w:pPr>
      <w:bookmarkStart w:id="497" w:name="_Toc81230812"/>
      <w:ins w:id="498" w:author="Luísa Jardim" w:date="2021-08-30T12:54:00Z">
        <w:r>
          <w:rPr>
            <w:rStyle w:val="tit2ljChar"/>
          </w:rPr>
          <w:t>3.2.1 P</w:t>
        </w:r>
        <w:r w:rsidRPr="0021493C">
          <w:rPr>
            <w:rStyle w:val="tit2ljChar"/>
          </w:rPr>
          <w:t>rotocolo para coleta de dados do paciente</w:t>
        </w:r>
        <w:bookmarkEnd w:id="497"/>
      </w:ins>
    </w:p>
    <w:p w14:paraId="6132D587" w14:textId="77777777" w:rsidR="00EE2EB2" w:rsidRPr="00A91DD0" w:rsidRDefault="00EE2EB2" w:rsidP="00EE2EB2">
      <w:pPr>
        <w:pStyle w:val="PargrafodaLista1"/>
        <w:shd w:val="clear" w:color="auto" w:fill="FFFFFF"/>
        <w:tabs>
          <w:tab w:val="left" w:pos="709"/>
          <w:tab w:val="left" w:pos="851"/>
        </w:tabs>
        <w:spacing w:line="360" w:lineRule="auto"/>
        <w:ind w:left="0" w:firstLine="0"/>
        <w:jc w:val="both"/>
        <w:rPr>
          <w:ins w:id="499" w:author="Luísa Jardim" w:date="2021-08-30T12:54:00Z"/>
          <w:rFonts w:eastAsia="TimesNewRomanPSMT" w:cs="Times New Roman"/>
          <w:color w:val="000000"/>
        </w:rPr>
      </w:pPr>
      <w:ins w:id="500" w:author="Luísa Jardim" w:date="2021-08-30T12:54:00Z">
        <w:r w:rsidRPr="0032755A">
          <w:rPr>
            <w:rFonts w:cs="Times New Roman"/>
          </w:rPr>
          <w:tab/>
        </w:r>
        <w:r>
          <w:rPr>
            <w:rFonts w:cs="Times New Roman"/>
          </w:rPr>
          <w:t>Foram</w:t>
        </w:r>
        <w:r w:rsidRPr="0032755A">
          <w:rPr>
            <w:rFonts w:cs="Times New Roman"/>
          </w:rPr>
          <w:t xml:space="preserve"> incluídos todos os pacientes de 0-18 anos de idade com diagnóstico de </w:t>
        </w:r>
        <w:r w:rsidRPr="0032755A">
          <w:rPr>
            <w:rFonts w:eastAsia="TimesNewRomanPSMT" w:cs="Times New Roman"/>
            <w:color w:val="000000"/>
          </w:rPr>
          <w:t xml:space="preserve">LLA, LMA e linfoma, configurando uma amostra de conveniência. Os pacientes foram casos novos, e não recidivas da doença. Eles </w:t>
        </w:r>
        <w:r w:rsidRPr="0032755A">
          <w:rPr>
            <w:rFonts w:cs="Times New Roman"/>
          </w:rPr>
          <w:t xml:space="preserve">receberam tratamento quimioterápico de </w:t>
        </w:r>
        <w:r w:rsidRPr="0032755A">
          <w:rPr>
            <w:rFonts w:eastAsia="TimesNewRomanPSMT" w:cs="Times New Roman"/>
            <w:color w:val="000000"/>
          </w:rPr>
          <w:t xml:space="preserve">alto risco para o desenvolvimento da mucosite bucal: </w:t>
        </w:r>
        <w:r>
          <w:rPr>
            <w:rFonts w:eastAsia="TimesNewRomanPSMT" w:cs="Times New Roman"/>
            <w:color w:val="000000"/>
          </w:rPr>
          <w:t>MTX</w:t>
        </w:r>
        <w:r w:rsidRPr="0032755A">
          <w:rPr>
            <w:rFonts w:eastAsia="TimesNewRomanPSMT" w:cs="Times New Roman"/>
            <w:color w:val="000000"/>
          </w:rPr>
          <w:t xml:space="preserve">, ou ciclofosfamida e/ou doxorrubicina </w:t>
        </w:r>
        <w:r w:rsidRPr="0032755A">
          <w:rPr>
            <w:rFonts w:cs="Times New Roman"/>
          </w:rPr>
          <w:t>no Serviço de Oncologia Pediátrica (SOP) no Hospital de Clínicas de Porto Alegre (HCPA)</w:t>
        </w:r>
        <w:r w:rsidRPr="0032755A">
          <w:rPr>
            <w:rFonts w:eastAsia="TimesNewRomanPSMT" w:cs="Times New Roman"/>
            <w:color w:val="000000"/>
          </w:rPr>
          <w:t>. Amostra de conveniência.</w:t>
        </w:r>
      </w:ins>
    </w:p>
    <w:p w14:paraId="274637EE" w14:textId="763680F8" w:rsidR="00EE2EB2" w:rsidRDefault="00EE2EB2" w:rsidP="00EE2EB2">
      <w:pPr>
        <w:tabs>
          <w:tab w:val="left" w:pos="708"/>
          <w:tab w:val="left" w:pos="709"/>
          <w:tab w:val="left" w:pos="851"/>
        </w:tabs>
        <w:spacing w:line="360" w:lineRule="auto"/>
        <w:jc w:val="both"/>
        <w:rPr>
          <w:ins w:id="501" w:author="Luísa Jardim" w:date="2021-08-30T12:53:00Z"/>
          <w:rFonts w:eastAsia="Arial" w:cs="Times New Roman"/>
        </w:rPr>
      </w:pPr>
      <w:ins w:id="502" w:author="Luísa Jardim" w:date="2021-08-30T12:54:00Z">
        <w:r w:rsidRPr="0032755A">
          <w:rPr>
            <w:szCs w:val="24"/>
          </w:rPr>
          <w:tab/>
          <w:t>Todos os pacientes incluídos neste projeto receberam adequação bucal prévia ao tratamento quimioterápico: os pacientes e familiares receberam orientações de higiene bucal no início do tratamento que incluíam aconselhamento sobre escovação dentária com</w:t>
        </w:r>
      </w:ins>
    </w:p>
    <w:p w14:paraId="63BC2DC6" w14:textId="4534F420" w:rsidR="00EE2EB2" w:rsidRDefault="00EE2EB2" w:rsidP="008A6D6B">
      <w:pPr>
        <w:tabs>
          <w:tab w:val="left" w:pos="708"/>
          <w:tab w:val="left" w:pos="709"/>
          <w:tab w:val="left" w:pos="851"/>
        </w:tabs>
        <w:spacing w:line="360" w:lineRule="auto"/>
        <w:jc w:val="both"/>
        <w:rPr>
          <w:ins w:id="503" w:author="Luísa Jardim" w:date="2021-08-30T12:53:00Z"/>
          <w:rFonts w:eastAsia="Arial" w:cs="Times New Roman"/>
        </w:rPr>
      </w:pPr>
    </w:p>
    <w:p w14:paraId="1B863862" w14:textId="072DC964" w:rsidR="00EE2EB2" w:rsidRDefault="00EE2EB2" w:rsidP="008A6D6B">
      <w:pPr>
        <w:tabs>
          <w:tab w:val="left" w:pos="708"/>
          <w:tab w:val="left" w:pos="709"/>
          <w:tab w:val="left" w:pos="851"/>
        </w:tabs>
        <w:spacing w:line="360" w:lineRule="auto"/>
        <w:jc w:val="both"/>
        <w:rPr>
          <w:ins w:id="504" w:author="Luísa Jardim" w:date="2021-08-30T12:53:00Z"/>
          <w:rFonts w:eastAsia="Arial" w:cs="Times New Roman"/>
        </w:rPr>
      </w:pPr>
    </w:p>
    <w:p w14:paraId="4BA559B9" w14:textId="4A93FBCF" w:rsidR="00EE2EB2" w:rsidRDefault="00EE2EB2" w:rsidP="008A6D6B">
      <w:pPr>
        <w:tabs>
          <w:tab w:val="left" w:pos="708"/>
          <w:tab w:val="left" w:pos="709"/>
          <w:tab w:val="left" w:pos="851"/>
        </w:tabs>
        <w:spacing w:line="360" w:lineRule="auto"/>
        <w:jc w:val="both"/>
        <w:rPr>
          <w:ins w:id="505" w:author="Luísa Jardim" w:date="2021-08-30T12:53:00Z"/>
          <w:rFonts w:eastAsia="Arial" w:cs="Times New Roman"/>
        </w:rPr>
      </w:pPr>
      <w:ins w:id="506" w:author="Luísa Jardim" w:date="2021-08-30T12:53:00Z">
        <w:r>
          <w:rPr>
            <w:rFonts w:eastAsia="Arial" w:cs="Times New Roman"/>
          </w:rPr>
          <w:lastRenderedPageBreak/>
          <w:t>Figura 1: Fluxograma d</w:t>
        </w:r>
      </w:ins>
      <w:ins w:id="507" w:author="Luísa Jardim" w:date="2021-08-30T12:57:00Z">
        <w:r w:rsidR="003F74D9">
          <w:rPr>
            <w:rFonts w:eastAsia="Arial" w:cs="Times New Roman"/>
          </w:rPr>
          <w:t>as coletas e análises</w:t>
        </w:r>
      </w:ins>
      <w:ins w:id="508" w:author="Luísa Jardim" w:date="2021-08-30T12:54:00Z">
        <w:r>
          <w:rPr>
            <w:rFonts w:eastAsia="Arial" w:cs="Times New Roman"/>
          </w:rPr>
          <w:t xml:space="preserve"> </w:t>
        </w:r>
      </w:ins>
    </w:p>
    <w:p w14:paraId="07BAC73F" w14:textId="237A7E0D" w:rsidR="00EE2EB2" w:rsidRDefault="00EE2EB2" w:rsidP="008A6D6B">
      <w:pPr>
        <w:tabs>
          <w:tab w:val="left" w:pos="708"/>
          <w:tab w:val="left" w:pos="709"/>
          <w:tab w:val="left" w:pos="851"/>
        </w:tabs>
        <w:spacing w:line="360" w:lineRule="auto"/>
        <w:jc w:val="both"/>
        <w:rPr>
          <w:rFonts w:eastAsia="Arial" w:cs="Times New Roman"/>
        </w:rPr>
      </w:pPr>
      <w:ins w:id="509" w:author="Luísa Jardim" w:date="2021-08-30T12:53:00Z">
        <w:r>
          <w:rPr>
            <w:noProof/>
          </w:rPr>
          <w:drawing>
            <wp:inline distT="0" distB="0" distL="0" distR="0" wp14:anchorId="2D427B1C" wp14:editId="16D967F7">
              <wp:extent cx="5400040" cy="4878705"/>
              <wp:effectExtent l="0" t="0" r="0" b="1714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ins>
    </w:p>
    <w:p w14:paraId="215FB0FF" w14:textId="77777777" w:rsidR="00C03494" w:rsidRDefault="00C03494">
      <w:pPr>
        <w:pStyle w:val="Estilo3lj"/>
        <w:pPrChange w:id="510" w:author="Luísa Jardim" w:date="2021-08-30T12:25:00Z">
          <w:pPr>
            <w:pStyle w:val="PargrafodaLista"/>
            <w:tabs>
              <w:tab w:val="left" w:pos="708"/>
              <w:tab w:val="left" w:pos="709"/>
              <w:tab w:val="left" w:pos="851"/>
            </w:tabs>
            <w:spacing w:line="360" w:lineRule="auto"/>
            <w:ind w:left="0"/>
            <w:jc w:val="both"/>
          </w:pPr>
        </w:pPrChange>
      </w:pPr>
    </w:p>
    <w:p w14:paraId="581DA5F2" w14:textId="3BF57CC7" w:rsidR="0003754D" w:rsidRPr="007338F3" w:rsidDel="00EE2EB2" w:rsidRDefault="00C63430">
      <w:pPr>
        <w:pStyle w:val="Estilo2lj"/>
        <w:rPr>
          <w:del w:id="511" w:author="Luísa Jardim" w:date="2021-08-30T12:54:00Z"/>
          <w:rPrChange w:id="512" w:author="Luísa Jardim" w:date="2021-08-30T12:26:00Z">
            <w:rPr>
              <w:del w:id="513" w:author="Luísa Jardim" w:date="2021-08-30T12:54:00Z"/>
              <w:highlight w:val="yellow"/>
            </w:rPr>
          </w:rPrChange>
        </w:rPr>
        <w:pPrChange w:id="514" w:author="Luísa Jardim" w:date="2021-08-30T12:25:00Z">
          <w:pPr>
            <w:pStyle w:val="PargrafodaLista"/>
            <w:numPr>
              <w:ilvl w:val="1"/>
              <w:numId w:val="18"/>
            </w:numPr>
            <w:tabs>
              <w:tab w:val="left" w:pos="709"/>
              <w:tab w:val="left" w:pos="851"/>
              <w:tab w:val="left" w:pos="1134"/>
            </w:tabs>
            <w:spacing w:line="360" w:lineRule="auto"/>
            <w:ind w:left="644" w:hanging="360"/>
            <w:jc w:val="both"/>
          </w:pPr>
        </w:pPrChange>
      </w:pPr>
      <w:del w:id="515" w:author="Luísa Jardim" w:date="2021-08-30T12:54:00Z">
        <w:r w:rsidRPr="008D0578" w:rsidDel="00EE2EB2">
          <w:delText>ETAPA REALIZADA NO ESTUDO ANTERIOR</w:delText>
        </w:r>
      </w:del>
    </w:p>
    <w:p w14:paraId="313F9183" w14:textId="79E0D6E3" w:rsidR="0032755A" w:rsidRPr="0032755A" w:rsidDel="00893379" w:rsidRDefault="0046696D" w:rsidP="00542185">
      <w:pPr>
        <w:pStyle w:val="Estilo2lj"/>
        <w:numPr>
          <w:ilvl w:val="2"/>
          <w:numId w:val="18"/>
        </w:numPr>
        <w:rPr>
          <w:del w:id="516" w:author="Luísa Jardim" w:date="2021-08-30T12:25:00Z"/>
          <w:rFonts w:eastAsia="Arial"/>
        </w:rPr>
      </w:pPr>
      <w:del w:id="517" w:author="Luísa Jardim" w:date="2021-08-30T12:25:00Z">
        <w:r w:rsidDel="00893379">
          <w:rPr>
            <w:rStyle w:val="tit2ljChar"/>
          </w:rPr>
          <w:delText>Etapa realizada no estudo anterior</w:delText>
        </w:r>
      </w:del>
    </w:p>
    <w:p w14:paraId="72C1D204" w14:textId="753B4415" w:rsidR="00A91DD0" w:rsidRPr="00A91DD0" w:rsidDel="00EE2EB2" w:rsidRDefault="0003754D">
      <w:pPr>
        <w:pStyle w:val="PargrafodaLista1"/>
        <w:shd w:val="clear" w:color="auto" w:fill="FFFFFF"/>
        <w:tabs>
          <w:tab w:val="left" w:pos="709"/>
          <w:tab w:val="left" w:pos="851"/>
        </w:tabs>
        <w:spacing w:line="360" w:lineRule="auto"/>
        <w:ind w:left="0" w:firstLine="0"/>
        <w:jc w:val="both"/>
        <w:rPr>
          <w:del w:id="518" w:author="Luísa Jardim" w:date="2021-08-30T12:54:00Z"/>
          <w:rFonts w:eastAsia="TimesNewRomanPSMT" w:cs="Times New Roman"/>
          <w:color w:val="000000"/>
        </w:rPr>
      </w:pPr>
      <w:del w:id="519" w:author="Luísa Jardim" w:date="2021-08-30T12:54:00Z">
        <w:r w:rsidRPr="0032755A" w:rsidDel="00EE2EB2">
          <w:rPr>
            <w:rFonts w:cs="Times New Roman"/>
          </w:rPr>
          <w:tab/>
        </w:r>
        <w:r w:rsidR="00542185" w:rsidDel="00EE2EB2">
          <w:rPr>
            <w:rFonts w:cs="Times New Roman"/>
          </w:rPr>
          <w:delText>Foram</w:delText>
        </w:r>
        <w:r w:rsidR="00431F97" w:rsidRPr="0032755A" w:rsidDel="00EE2EB2">
          <w:rPr>
            <w:rFonts w:cs="Times New Roman"/>
          </w:rPr>
          <w:delText xml:space="preserve"> </w:delText>
        </w:r>
        <w:r w:rsidR="00B04AA0" w:rsidRPr="0032755A" w:rsidDel="00EE2EB2">
          <w:rPr>
            <w:rFonts w:cs="Times New Roman"/>
          </w:rPr>
          <w:delText>incluídos todos</w:delText>
        </w:r>
        <w:r w:rsidRPr="0032755A" w:rsidDel="00EE2EB2">
          <w:rPr>
            <w:rFonts w:cs="Times New Roman"/>
          </w:rPr>
          <w:delText xml:space="preserve"> os pacientes de 0-18 anos de idade com diagnóstico de </w:delText>
        </w:r>
        <w:r w:rsidRPr="0032755A" w:rsidDel="00EE2EB2">
          <w:rPr>
            <w:rFonts w:eastAsia="TimesNewRomanPSMT" w:cs="Times New Roman"/>
            <w:color w:val="000000"/>
          </w:rPr>
          <w:delText>LLA</w:delText>
        </w:r>
        <w:r w:rsidR="0073115C" w:rsidRPr="0032755A" w:rsidDel="00EE2EB2">
          <w:rPr>
            <w:rFonts w:eastAsia="TimesNewRomanPSMT" w:cs="Times New Roman"/>
            <w:color w:val="000000"/>
          </w:rPr>
          <w:delText xml:space="preserve">, </w:delText>
        </w:r>
        <w:r w:rsidRPr="0032755A" w:rsidDel="00EE2EB2">
          <w:rPr>
            <w:rFonts w:eastAsia="TimesNewRomanPSMT" w:cs="Times New Roman"/>
            <w:color w:val="000000"/>
          </w:rPr>
          <w:delText>LMA</w:delText>
        </w:r>
        <w:r w:rsidR="0073115C" w:rsidRPr="0032755A" w:rsidDel="00EE2EB2">
          <w:rPr>
            <w:rFonts w:eastAsia="TimesNewRomanPSMT" w:cs="Times New Roman"/>
            <w:color w:val="000000"/>
          </w:rPr>
          <w:delText xml:space="preserve"> e linfoma</w:delText>
        </w:r>
        <w:r w:rsidR="004D693B" w:rsidRPr="0032755A" w:rsidDel="00EE2EB2">
          <w:rPr>
            <w:rFonts w:eastAsia="TimesNewRomanPSMT" w:cs="Times New Roman"/>
            <w:color w:val="000000"/>
          </w:rPr>
          <w:delText xml:space="preserve">, </w:delText>
        </w:r>
        <w:r w:rsidR="006341F3" w:rsidRPr="0032755A" w:rsidDel="00EE2EB2">
          <w:rPr>
            <w:rFonts w:eastAsia="TimesNewRomanPSMT" w:cs="Times New Roman"/>
            <w:color w:val="000000"/>
          </w:rPr>
          <w:delText>configurando uma amostra de conveniência</w:delText>
        </w:r>
        <w:r w:rsidRPr="0032755A" w:rsidDel="00EE2EB2">
          <w:rPr>
            <w:rFonts w:eastAsia="TimesNewRomanPSMT" w:cs="Times New Roman"/>
            <w:color w:val="000000"/>
          </w:rPr>
          <w:delText xml:space="preserve">. Os pacientes </w:delText>
        </w:r>
        <w:r w:rsidR="0043792C" w:rsidRPr="0032755A" w:rsidDel="00EE2EB2">
          <w:rPr>
            <w:rFonts w:eastAsia="TimesNewRomanPSMT" w:cs="Times New Roman"/>
            <w:color w:val="000000"/>
          </w:rPr>
          <w:delText>foram</w:delText>
        </w:r>
        <w:r w:rsidRPr="0032755A" w:rsidDel="00EE2EB2">
          <w:rPr>
            <w:rFonts w:eastAsia="TimesNewRomanPSMT" w:cs="Times New Roman"/>
            <w:color w:val="000000"/>
          </w:rPr>
          <w:delText xml:space="preserve"> casos novos, e não recidivas da doença. Eles </w:delText>
        </w:r>
        <w:r w:rsidRPr="0032755A" w:rsidDel="00EE2EB2">
          <w:rPr>
            <w:rFonts w:cs="Times New Roman"/>
          </w:rPr>
          <w:delText xml:space="preserve">receberam tratamento quimioterápico de </w:delText>
        </w:r>
        <w:r w:rsidRPr="0032755A" w:rsidDel="00EE2EB2">
          <w:rPr>
            <w:rFonts w:eastAsia="TimesNewRomanPSMT" w:cs="Times New Roman"/>
            <w:color w:val="000000"/>
          </w:rPr>
          <w:delText xml:space="preserve">alto risco para o desenvolvimento da mucosite bucal: </w:delText>
        </w:r>
        <w:r w:rsidR="0010756C" w:rsidDel="00EE2EB2">
          <w:rPr>
            <w:rFonts w:eastAsia="TimesNewRomanPSMT" w:cs="Times New Roman"/>
            <w:color w:val="000000"/>
          </w:rPr>
          <w:delText>MTX</w:delText>
        </w:r>
        <w:r w:rsidRPr="0032755A" w:rsidDel="00EE2EB2">
          <w:rPr>
            <w:rFonts w:eastAsia="TimesNewRomanPSMT" w:cs="Times New Roman"/>
            <w:color w:val="000000"/>
          </w:rPr>
          <w:delText xml:space="preserve">, ou ciclofosfamida e/ou doxorrubicina </w:delText>
        </w:r>
        <w:r w:rsidRPr="0032755A" w:rsidDel="00EE2EB2">
          <w:rPr>
            <w:rFonts w:cs="Times New Roman"/>
          </w:rPr>
          <w:delText>no Serviço de Oncologia Pediátrica (SOP) no Hospital de Clínicas de Porto Alegre (HCPA)</w:delText>
        </w:r>
        <w:r w:rsidRPr="0032755A" w:rsidDel="00EE2EB2">
          <w:rPr>
            <w:rFonts w:eastAsia="TimesNewRomanPSMT" w:cs="Times New Roman"/>
            <w:color w:val="000000"/>
          </w:rPr>
          <w:delText xml:space="preserve">. </w:delText>
        </w:r>
        <w:r w:rsidR="003C60CF" w:rsidRPr="0032755A" w:rsidDel="00EE2EB2">
          <w:rPr>
            <w:rFonts w:eastAsia="TimesNewRomanPSMT" w:cs="Times New Roman"/>
            <w:color w:val="000000"/>
          </w:rPr>
          <w:delText>Amostra de conveniência.</w:delText>
        </w:r>
      </w:del>
    </w:p>
    <w:p w14:paraId="436AFC99" w14:textId="270DDFF0" w:rsidR="000878C1" w:rsidRPr="0032755A" w:rsidRDefault="0003754D">
      <w:pPr>
        <w:spacing w:after="0" w:line="360" w:lineRule="auto"/>
        <w:jc w:val="both"/>
        <w:rPr>
          <w:szCs w:val="24"/>
        </w:rPr>
      </w:pPr>
      <w:del w:id="520" w:author="Luísa Jardim" w:date="2021-08-30T12:54:00Z">
        <w:r w:rsidRPr="0032755A" w:rsidDel="00EE2EB2">
          <w:rPr>
            <w:szCs w:val="24"/>
          </w:rPr>
          <w:tab/>
          <w:delText>Todos os pacientes incluídos neste projeto receberam adequação bucal prévia ao tratamento quimioterápico</w:delText>
        </w:r>
        <w:r w:rsidR="000878C1" w:rsidRPr="0032755A" w:rsidDel="00EE2EB2">
          <w:rPr>
            <w:szCs w:val="24"/>
          </w:rPr>
          <w:delText xml:space="preserve">: os pacientes e familiares receberam orientações de higiene bucal no início do tratamento que incluíam aconselhamento sobre escovação dentária com </w:delText>
        </w:r>
      </w:del>
      <w:r w:rsidR="000878C1" w:rsidRPr="0032755A">
        <w:rPr>
          <w:szCs w:val="24"/>
        </w:rPr>
        <w:t xml:space="preserve">escovas macias e enxágue com </w:t>
      </w:r>
      <w:proofErr w:type="spellStart"/>
      <w:r w:rsidR="000878C1" w:rsidRPr="0032755A">
        <w:rPr>
          <w:szCs w:val="24"/>
        </w:rPr>
        <w:t>digluconato</w:t>
      </w:r>
      <w:proofErr w:type="spellEnd"/>
      <w:r w:rsidR="000878C1" w:rsidRPr="0032755A">
        <w:rPr>
          <w:szCs w:val="24"/>
        </w:rPr>
        <w:t xml:space="preserve"> de clorexidina (0,12%). Os pacientes foram encaminhados ao departamento de odontologia quando indicado antes do início da </w:t>
      </w:r>
      <w:r w:rsidR="00A169E8">
        <w:rPr>
          <w:szCs w:val="24"/>
        </w:rPr>
        <w:t>QT</w:t>
      </w:r>
      <w:r w:rsidR="000878C1" w:rsidRPr="0032755A">
        <w:rPr>
          <w:szCs w:val="24"/>
        </w:rPr>
        <w:t>.</w:t>
      </w:r>
    </w:p>
    <w:p w14:paraId="77222333" w14:textId="6CF42349" w:rsidR="009D4B7F" w:rsidRPr="0032755A" w:rsidRDefault="00BC2652">
      <w:pPr>
        <w:pStyle w:val="PargrafodaLista1"/>
        <w:tabs>
          <w:tab w:val="left" w:pos="709"/>
          <w:tab w:val="left" w:pos="851"/>
          <w:tab w:val="left" w:pos="1418"/>
        </w:tabs>
        <w:spacing w:line="360" w:lineRule="auto"/>
        <w:ind w:left="0" w:firstLine="0"/>
        <w:jc w:val="both"/>
        <w:rPr>
          <w:rFonts w:cs="Times New Roman"/>
        </w:rPr>
      </w:pPr>
      <w:r>
        <w:rPr>
          <w:rFonts w:cs="Times New Roman"/>
        </w:rPr>
        <w:tab/>
      </w:r>
      <w:r w:rsidR="0003754D" w:rsidRPr="0032755A">
        <w:rPr>
          <w:rFonts w:cs="Times New Roman"/>
        </w:rPr>
        <w:t xml:space="preserve">Nessa avaliação também foram coletados os seguintes dados acerca do paciente: idade; gênero (masculino ou feminino); grupo étnico (branco, hispânico, negro, asiático). Quanto à neoplasia e ao condicionamento, foram coletados e analisados os itens a seguir: diagnóstico </w:t>
      </w:r>
      <w:proofErr w:type="spellStart"/>
      <w:r w:rsidR="0003754D" w:rsidRPr="0032755A">
        <w:rPr>
          <w:rFonts w:cs="Times New Roman"/>
        </w:rPr>
        <w:t>anátomo-patológico</w:t>
      </w:r>
      <w:proofErr w:type="spellEnd"/>
      <w:r w:rsidR="0003754D" w:rsidRPr="0032755A">
        <w:rPr>
          <w:rFonts w:cs="Times New Roman"/>
        </w:rPr>
        <w:t xml:space="preserve">; localização do tumor primário (tumores sólidos); estadiamento clínico; resposta objetiva; tratamento quimioterápico a que será submetido (droga, dose e frequência do tratamento). Os dados acerca da neoplasia e do tratamento do paciente foram coletados dos prontuários médicos. </w:t>
      </w:r>
    </w:p>
    <w:p w14:paraId="252119B0" w14:textId="6F4E3436" w:rsidR="0003754D" w:rsidRPr="0032755A" w:rsidRDefault="0003754D">
      <w:pPr>
        <w:pStyle w:val="PargrafodaLista1"/>
        <w:tabs>
          <w:tab w:val="left" w:pos="709"/>
          <w:tab w:val="left" w:pos="851"/>
          <w:tab w:val="left" w:pos="1418"/>
        </w:tabs>
        <w:spacing w:line="360" w:lineRule="auto"/>
        <w:ind w:left="0" w:firstLine="0"/>
        <w:jc w:val="both"/>
        <w:rPr>
          <w:rFonts w:cs="Times New Roman"/>
          <w:color w:val="000000"/>
        </w:rPr>
      </w:pPr>
      <w:r w:rsidRPr="0032755A">
        <w:rPr>
          <w:rFonts w:cs="Times New Roman"/>
        </w:rPr>
        <w:tab/>
        <w:t>No dia em que iniciar</w:t>
      </w:r>
      <w:r w:rsidR="00E21576" w:rsidRPr="0032755A">
        <w:rPr>
          <w:rFonts w:cs="Times New Roman"/>
        </w:rPr>
        <w:t>am</w:t>
      </w:r>
      <w:r w:rsidRPr="0032755A">
        <w:rPr>
          <w:rFonts w:cs="Times New Roman"/>
        </w:rPr>
        <w:t xml:space="preserve"> o tratamento quimioterápico (dia 0 – D0), </w:t>
      </w:r>
      <w:r w:rsidR="00E21576" w:rsidRPr="0032755A">
        <w:rPr>
          <w:rFonts w:cs="Times New Roman"/>
        </w:rPr>
        <w:t>foram</w:t>
      </w:r>
      <w:r w:rsidRPr="0032755A">
        <w:rPr>
          <w:rFonts w:cs="Times New Roman"/>
        </w:rPr>
        <w:t xml:space="preserve"> coletado</w:t>
      </w:r>
      <w:r w:rsidR="00E21576" w:rsidRPr="0032755A">
        <w:rPr>
          <w:rFonts w:cs="Times New Roman"/>
        </w:rPr>
        <w:t>s</w:t>
      </w:r>
      <w:r w:rsidRPr="0032755A">
        <w:rPr>
          <w:rFonts w:cs="Times New Roman"/>
        </w:rPr>
        <w:t xml:space="preserve"> 3</w:t>
      </w:r>
      <w:r w:rsidR="008166F5">
        <w:rPr>
          <w:rFonts w:cs="Times New Roman"/>
        </w:rPr>
        <w:t xml:space="preserve"> </w:t>
      </w:r>
      <w:proofErr w:type="spellStart"/>
      <w:r w:rsidRPr="0032755A">
        <w:rPr>
          <w:rFonts w:cs="Times New Roman"/>
        </w:rPr>
        <w:t>mL</w:t>
      </w:r>
      <w:proofErr w:type="spellEnd"/>
      <w:r w:rsidRPr="0032755A">
        <w:rPr>
          <w:rFonts w:cs="Times New Roman"/>
        </w:rPr>
        <w:t xml:space="preserve"> de sangue do paciente para </w:t>
      </w:r>
      <w:r w:rsidRPr="0032755A">
        <w:rPr>
          <w:rFonts w:cs="Times New Roman"/>
          <w:bCs/>
        </w:rPr>
        <w:t xml:space="preserve">análise dos polimorfismos genéticos através de </w:t>
      </w:r>
      <w:r w:rsidR="00E21576" w:rsidRPr="0032755A">
        <w:rPr>
          <w:rFonts w:cs="Times New Roman"/>
          <w:bCs/>
        </w:rPr>
        <w:t>Sequenciamento de nova geração (</w:t>
      </w:r>
      <w:r w:rsidR="00ED4FAA" w:rsidRPr="00FE5856">
        <w:rPr>
          <w:rFonts w:cs="Times New Roman"/>
          <w:bCs/>
        </w:rPr>
        <w:t>NGS</w:t>
      </w:r>
      <w:r w:rsidR="00E21576" w:rsidRPr="00FE5856">
        <w:rPr>
          <w:rFonts w:cs="Times New Roman"/>
          <w:bCs/>
        </w:rPr>
        <w:t>)</w:t>
      </w:r>
      <w:r w:rsidR="00ED4FAA" w:rsidRPr="0032755A">
        <w:rPr>
          <w:rFonts w:cs="Times New Roman"/>
          <w:bCs/>
        </w:rPr>
        <w:t xml:space="preserve">. </w:t>
      </w:r>
      <w:r w:rsidRPr="0032755A">
        <w:rPr>
          <w:rFonts w:cs="Times New Roman"/>
        </w:rPr>
        <w:t>Nos períodos D0, D+5 (</w:t>
      </w:r>
      <w:proofErr w:type="spellStart"/>
      <w:proofErr w:type="gramStart"/>
      <w:r w:rsidRPr="0032755A">
        <w:rPr>
          <w:rFonts w:cs="Times New Roman"/>
        </w:rPr>
        <w:t>inicio</w:t>
      </w:r>
      <w:proofErr w:type="spellEnd"/>
      <w:proofErr w:type="gramEnd"/>
      <w:r w:rsidRPr="0032755A">
        <w:rPr>
          <w:rFonts w:cs="Times New Roman"/>
        </w:rPr>
        <w:t xml:space="preserve"> da </w:t>
      </w:r>
      <w:r w:rsidRPr="0032755A">
        <w:rPr>
          <w:rFonts w:cs="Times New Roman"/>
        </w:rPr>
        <w:lastRenderedPageBreak/>
        <w:t xml:space="preserve">neutropenia), D+10 (pico de imunossupressão) e em D+15 </w:t>
      </w:r>
      <w:r w:rsidR="00E21576" w:rsidRPr="0032755A">
        <w:rPr>
          <w:rFonts w:cs="Times New Roman"/>
        </w:rPr>
        <w:t xml:space="preserve">foram </w:t>
      </w:r>
      <w:r w:rsidRPr="0032755A">
        <w:rPr>
          <w:rFonts w:cs="Times New Roman"/>
        </w:rPr>
        <w:t xml:space="preserve">realizadas avaliações clínicas. Em todas essas datas </w:t>
      </w:r>
      <w:r w:rsidR="00E21576" w:rsidRPr="0032755A">
        <w:rPr>
          <w:rFonts w:cs="Times New Roman"/>
        </w:rPr>
        <w:t>foram</w:t>
      </w:r>
      <w:r w:rsidRPr="0032755A">
        <w:rPr>
          <w:rFonts w:cs="Times New Roman"/>
        </w:rPr>
        <w:t xml:space="preserve"> coletadas informações sobre o quadro clínico do paciente dentre elas: escore clínico de mucosite, experiência de dor em boca, análise da mastigação, deglutição, ingestão de líquido e alteração do paladar, quadro hematológico do paciente, efeitos adversos ao quimioterápico, incluindo níveis séricos de transaminase glutâmico pirúvica (TGP), transaminase </w:t>
      </w:r>
      <w:proofErr w:type="spellStart"/>
      <w:r w:rsidRPr="0032755A">
        <w:rPr>
          <w:rFonts w:cs="Times New Roman"/>
        </w:rPr>
        <w:t>glautâmico</w:t>
      </w:r>
      <w:proofErr w:type="spellEnd"/>
      <w:r w:rsidRPr="0032755A">
        <w:rPr>
          <w:rFonts w:cs="Times New Roman"/>
        </w:rPr>
        <w:t xml:space="preserve"> oxalacética (TGO) e bilirrubinas. Todos os dados </w:t>
      </w:r>
      <w:r w:rsidR="00E21576" w:rsidRPr="0032755A">
        <w:rPr>
          <w:rFonts w:cs="Times New Roman"/>
        </w:rPr>
        <w:t>foram</w:t>
      </w:r>
      <w:r w:rsidRPr="0032755A">
        <w:rPr>
          <w:rFonts w:cs="Times New Roman"/>
        </w:rPr>
        <w:t xml:space="preserve"> anotados em ficha clínica própria confeccionada apenas para essa pesquisa. </w:t>
      </w:r>
      <w:r w:rsidRPr="0032755A">
        <w:rPr>
          <w:rFonts w:cs="Times New Roman"/>
          <w:color w:val="000000"/>
        </w:rPr>
        <w:t xml:space="preserve">A evolução clínica do paciente e a ocorrência de reações adversas entre uma consulta e outra, </w:t>
      </w:r>
      <w:r w:rsidR="00407B22" w:rsidRPr="0032755A">
        <w:rPr>
          <w:rFonts w:cs="Times New Roman"/>
          <w:color w:val="000000"/>
        </w:rPr>
        <w:t xml:space="preserve">foram </w:t>
      </w:r>
      <w:r w:rsidRPr="0032755A">
        <w:rPr>
          <w:rFonts w:cs="Times New Roman"/>
          <w:color w:val="000000"/>
        </w:rPr>
        <w:t xml:space="preserve">acompanhadas por contato direto com o médico oncologista ou através de anotações deste ou de outros profissionais no prontuário médico. Para acompanhamento após o último ciclo de tratamento o paciente </w:t>
      </w:r>
      <w:r w:rsidR="00407B22" w:rsidRPr="0032755A">
        <w:rPr>
          <w:rFonts w:cs="Times New Roman"/>
          <w:color w:val="000000"/>
        </w:rPr>
        <w:t>foi</w:t>
      </w:r>
      <w:r w:rsidRPr="0032755A">
        <w:rPr>
          <w:rFonts w:cs="Times New Roman"/>
          <w:color w:val="000000"/>
        </w:rPr>
        <w:t xml:space="preserve"> entrevistado após a consulta médica ou na vinda ao hospital para algum exame, ou ainda por telefone, quando não houve possibilidade da presença do paciente.</w:t>
      </w:r>
    </w:p>
    <w:p w14:paraId="01E333E2" w14:textId="01FD4E23" w:rsidR="0003754D" w:rsidRPr="0032755A" w:rsidRDefault="0003754D">
      <w:pPr>
        <w:pStyle w:val="PargrafodaLista1"/>
        <w:tabs>
          <w:tab w:val="left" w:pos="709"/>
          <w:tab w:val="left" w:pos="851"/>
        </w:tabs>
        <w:spacing w:line="360" w:lineRule="auto"/>
        <w:ind w:left="0" w:firstLine="0"/>
        <w:jc w:val="both"/>
        <w:rPr>
          <w:rFonts w:eastAsia="TimesNewRomanPSMT" w:cs="Times New Roman"/>
        </w:rPr>
      </w:pPr>
      <w:r w:rsidRPr="0032755A">
        <w:rPr>
          <w:rFonts w:eastAsia="TimesNewRomanPSMT" w:cs="Times New Roman"/>
        </w:rPr>
        <w:tab/>
      </w:r>
      <w:r w:rsidR="00407B22" w:rsidRPr="0032755A">
        <w:rPr>
          <w:rFonts w:eastAsia="TimesNewRomanPSMT" w:cs="Times New Roman"/>
        </w:rPr>
        <w:t xml:space="preserve">Nos casos de ocorrência </w:t>
      </w:r>
      <w:r w:rsidR="002D6346" w:rsidRPr="0032755A">
        <w:rPr>
          <w:rFonts w:eastAsia="TimesNewRomanPSMT" w:cs="Times New Roman"/>
        </w:rPr>
        <w:t>d</w:t>
      </w:r>
      <w:r w:rsidRPr="0032755A">
        <w:rPr>
          <w:rFonts w:eastAsia="TimesNewRomanPSMT" w:cs="Times New Roman"/>
        </w:rPr>
        <w:t xml:space="preserve">o diagnóstico de </w:t>
      </w:r>
      <w:r w:rsidR="002D6346" w:rsidRPr="0032755A">
        <w:rPr>
          <w:rFonts w:eastAsia="TimesNewRomanPSMT" w:cs="Times New Roman"/>
        </w:rPr>
        <w:t>MO</w:t>
      </w:r>
      <w:r w:rsidR="00FD657E" w:rsidRPr="0032755A">
        <w:rPr>
          <w:rFonts w:eastAsia="TimesNewRomanPSMT" w:cs="Times New Roman"/>
        </w:rPr>
        <w:t>,</w:t>
      </w:r>
      <w:r w:rsidRPr="0032755A">
        <w:rPr>
          <w:rFonts w:eastAsia="TimesNewRomanPSMT" w:cs="Times New Roman"/>
        </w:rPr>
        <w:t xml:space="preserve"> </w:t>
      </w:r>
      <w:proofErr w:type="gramStart"/>
      <w:r w:rsidRPr="0032755A">
        <w:rPr>
          <w:rFonts w:eastAsia="TimesNewRomanPSMT" w:cs="Times New Roman"/>
        </w:rPr>
        <w:t>a</w:t>
      </w:r>
      <w:r w:rsidR="0043792C" w:rsidRPr="0032755A">
        <w:rPr>
          <w:rFonts w:eastAsia="TimesNewRomanPSMT" w:cs="Times New Roman"/>
        </w:rPr>
        <w:t xml:space="preserve"> </w:t>
      </w:r>
      <w:r w:rsidRPr="0032755A">
        <w:rPr>
          <w:rFonts w:eastAsia="TimesNewRomanPSMT" w:cs="Times New Roman"/>
        </w:rPr>
        <w:t>mesma</w:t>
      </w:r>
      <w:proofErr w:type="gramEnd"/>
      <w:r w:rsidRPr="0032755A">
        <w:rPr>
          <w:rFonts w:eastAsia="TimesNewRomanPSMT" w:cs="Times New Roman"/>
        </w:rPr>
        <w:t xml:space="preserve"> </w:t>
      </w:r>
      <w:r w:rsidR="002D6346" w:rsidRPr="0032755A">
        <w:rPr>
          <w:rFonts w:eastAsia="TimesNewRomanPSMT" w:cs="Times New Roman"/>
        </w:rPr>
        <w:t>foi</w:t>
      </w:r>
      <w:r w:rsidRPr="0032755A">
        <w:rPr>
          <w:rFonts w:eastAsia="TimesNewRomanPSMT" w:cs="Times New Roman"/>
        </w:rPr>
        <w:t xml:space="preserve"> graduada e todos os pacientes que concordar</w:t>
      </w:r>
      <w:r w:rsidR="002D6346" w:rsidRPr="0032755A">
        <w:rPr>
          <w:rFonts w:eastAsia="TimesNewRomanPSMT" w:cs="Times New Roman"/>
        </w:rPr>
        <w:t>a</w:t>
      </w:r>
      <w:r w:rsidRPr="0032755A">
        <w:rPr>
          <w:rFonts w:eastAsia="TimesNewRomanPSMT" w:cs="Times New Roman"/>
        </w:rPr>
        <w:t>m receber</w:t>
      </w:r>
      <w:r w:rsidR="002D6346" w:rsidRPr="0032755A">
        <w:rPr>
          <w:rFonts w:eastAsia="TimesNewRomanPSMT" w:cs="Times New Roman"/>
        </w:rPr>
        <w:t>am</w:t>
      </w:r>
      <w:r w:rsidRPr="0032755A">
        <w:rPr>
          <w:rFonts w:eastAsia="TimesNewRomanPSMT" w:cs="Times New Roman"/>
        </w:rPr>
        <w:t xml:space="preserve"> tratamento com laser de baixa potência (LBP). Esta terapia tem sido considerada um excelente recurso para tratamento de mucosite (EDUARD</w:t>
      </w:r>
      <w:r w:rsidR="00EB162F" w:rsidRPr="0032755A">
        <w:rPr>
          <w:rFonts w:eastAsia="TimesNewRomanPSMT" w:cs="Times New Roman"/>
        </w:rPr>
        <w:t>O</w:t>
      </w:r>
      <w:r w:rsidRPr="0032755A">
        <w:rPr>
          <w:rFonts w:eastAsia="TimesNewRomanPSMT" w:cs="Times New Roman"/>
        </w:rPr>
        <w:t xml:space="preserve"> </w:t>
      </w:r>
      <w:r w:rsidR="00981419" w:rsidRPr="00981419">
        <w:rPr>
          <w:rFonts w:eastAsia="TimesNewRomanPSMT" w:cs="Times New Roman"/>
          <w:i/>
          <w:iCs/>
        </w:rPr>
        <w:t>et al</w:t>
      </w:r>
      <w:r w:rsidRPr="0032755A">
        <w:rPr>
          <w:rFonts w:eastAsia="TimesNewRomanPSMT" w:cs="Times New Roman"/>
        </w:rPr>
        <w:t>., 2009)</w:t>
      </w:r>
      <w:r w:rsidR="002D6346" w:rsidRPr="0032755A">
        <w:rPr>
          <w:rFonts w:eastAsia="TimesNewRomanPSMT" w:cs="Times New Roman"/>
        </w:rPr>
        <w:t>. Foi</w:t>
      </w:r>
      <w:r w:rsidRPr="0032755A">
        <w:rPr>
          <w:rFonts w:eastAsia="TimesNewRomanPSMT" w:cs="Times New Roman"/>
        </w:rPr>
        <w:t xml:space="preserve"> utilizado laser de diodo (</w:t>
      </w:r>
      <w:proofErr w:type="spellStart"/>
      <w:r w:rsidRPr="0032755A">
        <w:rPr>
          <w:rFonts w:eastAsia="TimesNewRomanPSMT" w:cs="Times New Roman"/>
        </w:rPr>
        <w:t>InGaAlP</w:t>
      </w:r>
      <w:proofErr w:type="spellEnd"/>
      <w:r w:rsidR="00032EEA" w:rsidRPr="004363E9">
        <w:rPr>
          <w:rFonts w:cs="Times New Roman"/>
          <w:color w:val="212121"/>
          <w:shd w:val="clear" w:color="auto" w:fill="FFFFFF"/>
        </w:rPr>
        <w:t xml:space="preserve">; MM </w:t>
      </w:r>
      <w:proofErr w:type="spellStart"/>
      <w:r w:rsidR="00032EEA" w:rsidRPr="004363E9">
        <w:rPr>
          <w:rFonts w:cs="Times New Roman"/>
          <w:color w:val="212121"/>
          <w:shd w:val="clear" w:color="auto" w:fill="FFFFFF"/>
        </w:rPr>
        <w:t>Optics</w:t>
      </w:r>
      <w:proofErr w:type="spellEnd"/>
      <w:r w:rsidR="00032EEA" w:rsidRPr="004363E9">
        <w:rPr>
          <w:rFonts w:cs="Times New Roman"/>
          <w:color w:val="212121"/>
          <w:shd w:val="clear" w:color="auto" w:fill="FFFFFF"/>
        </w:rPr>
        <w:t>, São Carlos, SP, Brazil</w:t>
      </w:r>
      <w:r w:rsidRPr="0032755A">
        <w:rPr>
          <w:rFonts w:eastAsia="TimesNewRomanPSMT" w:cs="Times New Roman"/>
        </w:rPr>
        <w:t xml:space="preserve">), </w:t>
      </w:r>
      <w:r w:rsidRPr="00FE5856">
        <w:rPr>
          <w:rFonts w:eastAsia="TimesNewRomanPSMT" w:cs="Times New Roman"/>
        </w:rPr>
        <w:t>660nm</w:t>
      </w:r>
      <w:r w:rsidR="00032EEA" w:rsidRPr="00FE5856">
        <w:rPr>
          <w:rFonts w:eastAsia="TimesNewRomanPSMT" w:cs="Times New Roman"/>
        </w:rPr>
        <w:t xml:space="preserve"> (vermelho-visível), tamanho do spot de 0,0</w:t>
      </w:r>
      <w:r w:rsidR="00B2224E">
        <w:rPr>
          <w:rFonts w:eastAsia="TimesNewRomanPSMT" w:cs="Times New Roman"/>
        </w:rPr>
        <w:t>4</w:t>
      </w:r>
      <w:r w:rsidR="00032EEA" w:rsidRPr="00FE5856">
        <w:rPr>
          <w:rFonts w:eastAsia="TimesNewRomanPSMT" w:cs="Times New Roman"/>
        </w:rPr>
        <w:t>cm², irradiância de 1W/cm², potência de saída de 100mW, densidade de energia de 6J/cm² e tempo de exposição de 2,4 segundos por ponto. O que resultou em uma energia radiante total de 0,24J por ponto</w:t>
      </w:r>
      <w:r w:rsidRPr="0032755A">
        <w:rPr>
          <w:rFonts w:eastAsia="TimesNewRomanPSMT" w:cs="Times New Roman"/>
        </w:rPr>
        <w:t>. Se fo</w:t>
      </w:r>
      <w:r w:rsidR="006B3C78" w:rsidRPr="0032755A">
        <w:rPr>
          <w:rFonts w:eastAsia="TimesNewRomanPSMT" w:cs="Times New Roman"/>
        </w:rPr>
        <w:t>i</w:t>
      </w:r>
      <w:r w:rsidRPr="0032755A">
        <w:rPr>
          <w:rFonts w:eastAsia="TimesNewRomanPSMT" w:cs="Times New Roman"/>
        </w:rPr>
        <w:t xml:space="preserve"> diagnosticada alguma outra alteração </w:t>
      </w:r>
      <w:proofErr w:type="spellStart"/>
      <w:r w:rsidRPr="0032755A">
        <w:rPr>
          <w:rFonts w:eastAsia="TimesNewRomanPSMT" w:cs="Times New Roman"/>
        </w:rPr>
        <w:t>estomatológica</w:t>
      </w:r>
      <w:proofErr w:type="spellEnd"/>
      <w:r w:rsidRPr="0032755A">
        <w:rPr>
          <w:rFonts w:eastAsia="TimesNewRomanPSMT" w:cs="Times New Roman"/>
        </w:rPr>
        <w:t xml:space="preserve"> ou observa</w:t>
      </w:r>
      <w:r w:rsidR="006B3C78" w:rsidRPr="0032755A">
        <w:rPr>
          <w:rFonts w:eastAsia="TimesNewRomanPSMT" w:cs="Times New Roman"/>
        </w:rPr>
        <w:t>da</w:t>
      </w:r>
      <w:r w:rsidRPr="0032755A">
        <w:rPr>
          <w:rFonts w:eastAsia="TimesNewRomanPSMT" w:cs="Times New Roman"/>
        </w:rPr>
        <w:t xml:space="preserve"> a necessidade de tratamento dentário, os pacientes e responsáveis </w:t>
      </w:r>
      <w:r w:rsidR="006B3C78" w:rsidRPr="0032755A">
        <w:rPr>
          <w:rFonts w:eastAsia="TimesNewRomanPSMT" w:cs="Times New Roman"/>
        </w:rPr>
        <w:t>foram</w:t>
      </w:r>
      <w:r w:rsidRPr="0032755A">
        <w:rPr>
          <w:rFonts w:eastAsia="TimesNewRomanPSMT" w:cs="Times New Roman"/>
        </w:rPr>
        <w:t xml:space="preserve"> orientados quanto à prevenção e controle das respectivas doenças, assim como encaminhados à equipe de Estomatologia </w:t>
      </w:r>
      <w:r w:rsidR="00B2224E">
        <w:rPr>
          <w:rFonts w:eastAsia="TimesNewRomanPSMT" w:cs="Times New Roman"/>
        </w:rPr>
        <w:t xml:space="preserve">ou Odontologia </w:t>
      </w:r>
      <w:r w:rsidRPr="0032755A">
        <w:rPr>
          <w:rFonts w:eastAsia="TimesNewRomanPSMT" w:cs="Times New Roman"/>
        </w:rPr>
        <w:t xml:space="preserve">do </w:t>
      </w:r>
      <w:proofErr w:type="gramStart"/>
      <w:r w:rsidRPr="0032755A">
        <w:rPr>
          <w:rFonts w:eastAsia="TimesNewRomanPSMT" w:cs="Times New Roman"/>
        </w:rPr>
        <w:t xml:space="preserve">HCPA </w:t>
      </w:r>
      <w:r w:rsidR="00B2224E">
        <w:rPr>
          <w:rFonts w:eastAsia="TimesNewRomanPSMT" w:cs="Times New Roman"/>
        </w:rPr>
        <w:t>.</w:t>
      </w:r>
      <w:proofErr w:type="gramEnd"/>
    </w:p>
    <w:p w14:paraId="3EB10DAB" w14:textId="77777777" w:rsidR="00464D0A" w:rsidRPr="0032755A" w:rsidRDefault="0003754D">
      <w:pPr>
        <w:pStyle w:val="PargrafodaLista1"/>
        <w:tabs>
          <w:tab w:val="left" w:pos="709"/>
          <w:tab w:val="left" w:pos="851"/>
          <w:tab w:val="left" w:pos="1418"/>
        </w:tabs>
        <w:spacing w:line="360" w:lineRule="auto"/>
        <w:ind w:left="0" w:firstLine="0"/>
        <w:jc w:val="both"/>
        <w:rPr>
          <w:rFonts w:cs="Times New Roman"/>
        </w:rPr>
      </w:pPr>
      <w:r w:rsidRPr="0032755A">
        <w:rPr>
          <w:rFonts w:cs="Times New Roman"/>
        </w:rPr>
        <w:tab/>
      </w:r>
    </w:p>
    <w:p w14:paraId="4B91BF84" w14:textId="67B9BB8C" w:rsidR="00464D0A" w:rsidRPr="00E85770" w:rsidRDefault="00E85770">
      <w:pPr>
        <w:pStyle w:val="Estilo2lj"/>
        <w:numPr>
          <w:ilvl w:val="2"/>
          <w:numId w:val="31"/>
        </w:numPr>
        <w:rPr>
          <w:b/>
          <w:bCs/>
          <w:rPrChange w:id="521" w:author="Luísa Jardim" w:date="2021-08-30T13:07:00Z">
            <w:rPr/>
          </w:rPrChange>
        </w:rPr>
        <w:pPrChange w:id="522" w:author="Luísa Jardim" w:date="2021-08-30T13:07:00Z">
          <w:pPr>
            <w:pStyle w:val="Estilo2lj"/>
            <w:numPr>
              <w:ilvl w:val="2"/>
              <w:numId w:val="26"/>
            </w:numPr>
            <w:ind w:left="1080" w:hanging="720"/>
          </w:pPr>
        </w:pPrChange>
      </w:pPr>
      <w:bookmarkStart w:id="523" w:name="_Toc81230813"/>
      <w:r w:rsidRPr="00E85770">
        <w:rPr>
          <w:rStyle w:val="tit2ljChar"/>
          <w:b/>
          <w:bCs/>
          <w:rPrChange w:id="524" w:author="Luísa Jardim" w:date="2021-08-30T13:07:00Z">
            <w:rPr>
              <w:rStyle w:val="tit2ljChar"/>
            </w:rPr>
          </w:rPrChange>
        </w:rPr>
        <w:t xml:space="preserve">Critérios de </w:t>
      </w:r>
      <w:proofErr w:type="spellStart"/>
      <w:r w:rsidRPr="00E85770">
        <w:rPr>
          <w:rStyle w:val="tit2ljChar"/>
          <w:b/>
          <w:bCs/>
          <w:rPrChange w:id="525" w:author="Luísa Jardim" w:date="2021-08-30T13:07:00Z">
            <w:rPr>
              <w:rStyle w:val="tit2ljChar"/>
            </w:rPr>
          </w:rPrChange>
        </w:rPr>
        <w:t>eligibilidade</w:t>
      </w:r>
      <w:bookmarkEnd w:id="523"/>
      <w:proofErr w:type="spellEnd"/>
    </w:p>
    <w:p w14:paraId="1729DBB1" w14:textId="7C47A97F" w:rsidR="0003754D" w:rsidRPr="00FA1F70" w:rsidRDefault="00F03FD6">
      <w:pPr>
        <w:pStyle w:val="Estilo4lj"/>
        <w:pPrChange w:id="526" w:author="Luísa Jardim" w:date="2021-08-30T12:59:00Z">
          <w:pPr>
            <w:pStyle w:val="Estilo3lj"/>
          </w:pPr>
        </w:pPrChange>
      </w:pPr>
      <w:r w:rsidRPr="00FA1F70">
        <w:t>3.</w:t>
      </w:r>
      <w:r w:rsidR="008A6D6B">
        <w:t>2</w:t>
      </w:r>
      <w:r w:rsidRPr="00FA1F70">
        <w:t>.</w:t>
      </w:r>
      <w:ins w:id="527" w:author="Luísa Jardim" w:date="2021-08-30T15:34:00Z">
        <w:r w:rsidR="00427789">
          <w:t>2</w:t>
        </w:r>
      </w:ins>
      <w:del w:id="528" w:author="Luísa Jardim" w:date="2021-08-30T13:03:00Z">
        <w:r w:rsidR="008A6D6B" w:rsidDel="003B5F71">
          <w:delText>2</w:delText>
        </w:r>
      </w:del>
      <w:r w:rsidR="008A6D6B">
        <w:t>.1</w:t>
      </w:r>
      <w:r w:rsidRPr="00FA1F70">
        <w:t xml:space="preserve"> </w:t>
      </w:r>
      <w:r w:rsidR="0003754D" w:rsidRPr="00FA1F70">
        <w:t>Inclusão</w:t>
      </w:r>
    </w:p>
    <w:p w14:paraId="3BDDC704" w14:textId="628944E5" w:rsidR="0003754D" w:rsidRPr="0032755A" w:rsidRDefault="0003754D">
      <w:pPr>
        <w:pStyle w:val="PargrafodaLista1"/>
        <w:spacing w:line="360" w:lineRule="auto"/>
        <w:ind w:left="0" w:firstLine="0"/>
        <w:jc w:val="both"/>
        <w:rPr>
          <w:rFonts w:cs="Times New Roman"/>
        </w:rPr>
      </w:pPr>
      <w:r w:rsidRPr="0032755A">
        <w:rPr>
          <w:rFonts w:cs="Times New Roman"/>
        </w:rPr>
        <w:t>- Pacientes de ambos os gêneros em tratamento quimioterápico no SOP do HCPA que est</w:t>
      </w:r>
      <w:r w:rsidR="004D7CAB" w:rsidRPr="0032755A">
        <w:rPr>
          <w:rFonts w:cs="Times New Roman"/>
        </w:rPr>
        <w:t>ivessem</w:t>
      </w:r>
      <w:r w:rsidRPr="0032755A">
        <w:rPr>
          <w:rFonts w:cs="Times New Roman"/>
        </w:rPr>
        <w:t xml:space="preserve"> recebendo protocolos de alto risco para mucosite bucal (</w:t>
      </w:r>
      <w:r w:rsidR="0010756C">
        <w:rPr>
          <w:rFonts w:cs="Times New Roman"/>
        </w:rPr>
        <w:t>MTX</w:t>
      </w:r>
      <w:r w:rsidRPr="0032755A">
        <w:rPr>
          <w:rFonts w:cs="Times New Roman"/>
        </w:rPr>
        <w:t xml:space="preserve"> em doses &gt; 5 g/m2, ciclofosfamida ou doxorrubicina).</w:t>
      </w:r>
    </w:p>
    <w:p w14:paraId="4628BF01" w14:textId="2AB1A83F" w:rsidR="0003754D" w:rsidRPr="0032755A" w:rsidRDefault="0003754D">
      <w:pPr>
        <w:pStyle w:val="PargrafodaLista1"/>
        <w:spacing w:line="360" w:lineRule="auto"/>
        <w:ind w:left="0" w:firstLine="0"/>
        <w:jc w:val="both"/>
        <w:rPr>
          <w:rFonts w:eastAsia="TimesNewRomanPSMT" w:cs="Times New Roman"/>
          <w:color w:val="000000"/>
        </w:rPr>
      </w:pPr>
      <w:r w:rsidRPr="0032755A">
        <w:rPr>
          <w:rFonts w:cs="Times New Roman"/>
        </w:rPr>
        <w:t xml:space="preserve">- Pacientes com diagnóstico de </w:t>
      </w:r>
      <w:r w:rsidRPr="0032755A">
        <w:rPr>
          <w:rFonts w:eastAsia="TimesNewRomanPSMT" w:cs="Times New Roman"/>
          <w:color w:val="000000"/>
        </w:rPr>
        <w:t>LLA</w:t>
      </w:r>
      <w:r w:rsidR="004D7CAB" w:rsidRPr="0032755A">
        <w:rPr>
          <w:rFonts w:eastAsia="TimesNewRomanPSMT" w:cs="Times New Roman"/>
          <w:color w:val="000000"/>
        </w:rPr>
        <w:t>, L</w:t>
      </w:r>
      <w:r w:rsidRPr="0032755A">
        <w:rPr>
          <w:rFonts w:eastAsia="TimesNewRomanPSMT" w:cs="Times New Roman"/>
          <w:color w:val="000000"/>
        </w:rPr>
        <w:t xml:space="preserve">MA </w:t>
      </w:r>
      <w:r w:rsidR="004D7CAB" w:rsidRPr="0032755A">
        <w:rPr>
          <w:rFonts w:eastAsia="TimesNewRomanPSMT" w:cs="Times New Roman"/>
          <w:color w:val="000000"/>
        </w:rPr>
        <w:t xml:space="preserve">ou Linfoma </w:t>
      </w:r>
      <w:r w:rsidRPr="0032755A">
        <w:rPr>
          <w:rFonts w:eastAsia="TimesNewRomanPSMT" w:cs="Times New Roman"/>
          <w:color w:val="000000"/>
        </w:rPr>
        <w:t>pela primeira vez, não se configurando recidiva da doença.</w:t>
      </w:r>
    </w:p>
    <w:p w14:paraId="243463BB" w14:textId="49478AD6" w:rsidR="0003754D" w:rsidRPr="0032755A" w:rsidRDefault="0003754D">
      <w:pPr>
        <w:pStyle w:val="PargrafodaLista1"/>
        <w:spacing w:line="360" w:lineRule="auto"/>
        <w:ind w:left="0" w:firstLine="0"/>
        <w:jc w:val="both"/>
        <w:rPr>
          <w:rFonts w:cs="Times New Roman"/>
        </w:rPr>
      </w:pPr>
      <w:r w:rsidRPr="0032755A">
        <w:rPr>
          <w:rFonts w:cs="Times New Roman"/>
        </w:rPr>
        <w:t>- Pacientes de 0-18 anos cujos responsáveis permit</w:t>
      </w:r>
      <w:r w:rsidR="004D7CAB" w:rsidRPr="0032755A">
        <w:rPr>
          <w:rFonts w:cs="Times New Roman"/>
        </w:rPr>
        <w:t>iram</w:t>
      </w:r>
      <w:r w:rsidRPr="0032755A">
        <w:rPr>
          <w:rFonts w:cs="Times New Roman"/>
        </w:rPr>
        <w:t xml:space="preserve"> a sua participação no estudo </w:t>
      </w:r>
      <w:r w:rsidRPr="0032755A">
        <w:rPr>
          <w:rFonts w:cs="Times New Roman"/>
        </w:rPr>
        <w:lastRenderedPageBreak/>
        <w:t>através do Termo de Consentimento Livre e Esclarecido (TCLE).</w:t>
      </w:r>
    </w:p>
    <w:p w14:paraId="70919E98" w14:textId="3011016E" w:rsidR="00CD5658" w:rsidRPr="0032755A" w:rsidRDefault="00CD5658">
      <w:pPr>
        <w:pStyle w:val="PargrafodaLista2"/>
        <w:spacing w:line="360" w:lineRule="auto"/>
        <w:ind w:left="0" w:firstLine="0"/>
        <w:jc w:val="both"/>
        <w:rPr>
          <w:rFonts w:cs="Times New Roman"/>
        </w:rPr>
      </w:pPr>
      <w:r w:rsidRPr="0032755A">
        <w:rPr>
          <w:rFonts w:cs="Times New Roman"/>
        </w:rPr>
        <w:t>- Pacientes de 0-18 anos que consintam com a participação no estudo através do Termo de Consentimento Livre e Esclarecido para o paciente (TCLE)</w:t>
      </w:r>
      <w:r w:rsidR="00D13A2A">
        <w:rPr>
          <w:rFonts w:cs="Times New Roman"/>
        </w:rPr>
        <w:t>.</w:t>
      </w:r>
    </w:p>
    <w:p w14:paraId="7BECB9EF" w14:textId="77777777" w:rsidR="0003754D" w:rsidRPr="0032755A" w:rsidRDefault="0003754D">
      <w:pPr>
        <w:pStyle w:val="PargrafodaLista1"/>
        <w:spacing w:line="360" w:lineRule="auto"/>
        <w:ind w:left="0" w:firstLine="0"/>
        <w:jc w:val="both"/>
        <w:rPr>
          <w:rFonts w:cs="Times New Roman"/>
        </w:rPr>
      </w:pPr>
    </w:p>
    <w:p w14:paraId="43A5FD09" w14:textId="356E3E74" w:rsidR="0003754D" w:rsidRPr="00FA1F70" w:rsidRDefault="005F7759">
      <w:pPr>
        <w:pStyle w:val="Estilo4lj"/>
        <w:pPrChange w:id="529" w:author="Luísa Jardim" w:date="2021-08-30T12:59:00Z">
          <w:pPr>
            <w:pStyle w:val="Estilo3lj"/>
          </w:pPr>
        </w:pPrChange>
      </w:pPr>
      <w:r w:rsidRPr="00FA1F70">
        <w:t>3.</w:t>
      </w:r>
      <w:r w:rsidR="008A6D6B">
        <w:t>2</w:t>
      </w:r>
      <w:r w:rsidRPr="00FA1F70">
        <w:t>.2</w:t>
      </w:r>
      <w:r w:rsidR="008A6D6B">
        <w:t>.2</w:t>
      </w:r>
      <w:r w:rsidRPr="00FA1F70">
        <w:t xml:space="preserve"> </w:t>
      </w:r>
      <w:r w:rsidR="0003754D" w:rsidRPr="00FA1F70">
        <w:t>Exclusão</w:t>
      </w:r>
    </w:p>
    <w:p w14:paraId="51E91BCF" w14:textId="4CEF370B" w:rsidR="0003754D" w:rsidRDefault="0003754D">
      <w:pPr>
        <w:pStyle w:val="PargrafodaLista1"/>
        <w:tabs>
          <w:tab w:val="left" w:pos="708"/>
          <w:tab w:val="left" w:pos="1276"/>
          <w:tab w:val="left" w:pos="1418"/>
          <w:tab w:val="left" w:pos="1843"/>
          <w:tab w:val="left" w:pos="1985"/>
          <w:tab w:val="left" w:pos="2552"/>
        </w:tabs>
        <w:spacing w:line="360" w:lineRule="auto"/>
        <w:ind w:left="0" w:firstLine="0"/>
        <w:jc w:val="both"/>
        <w:rPr>
          <w:rFonts w:cs="Times New Roman"/>
        </w:rPr>
      </w:pPr>
      <w:r w:rsidRPr="0032755A">
        <w:rPr>
          <w:rFonts w:cs="Times New Roman"/>
          <w:smallCaps/>
        </w:rPr>
        <w:t xml:space="preserve">- </w:t>
      </w:r>
      <w:r w:rsidRPr="0032755A">
        <w:rPr>
          <w:rFonts w:cs="Times New Roman"/>
        </w:rPr>
        <w:t>Não comparecimento a um dos quatro dias de avaliação clínica.</w:t>
      </w:r>
    </w:p>
    <w:p w14:paraId="101F8C85" w14:textId="77777777" w:rsidR="00E45252" w:rsidRPr="0032755A" w:rsidRDefault="00E45252">
      <w:pPr>
        <w:pStyle w:val="PargrafodaLista1"/>
        <w:tabs>
          <w:tab w:val="left" w:pos="708"/>
          <w:tab w:val="left" w:pos="1276"/>
          <w:tab w:val="left" w:pos="1418"/>
          <w:tab w:val="left" w:pos="1843"/>
          <w:tab w:val="left" w:pos="1985"/>
          <w:tab w:val="left" w:pos="2552"/>
        </w:tabs>
        <w:spacing w:line="360" w:lineRule="auto"/>
        <w:ind w:left="0" w:firstLine="0"/>
        <w:jc w:val="both"/>
        <w:rPr>
          <w:rFonts w:cs="Times New Roman"/>
        </w:rPr>
      </w:pPr>
    </w:p>
    <w:p w14:paraId="7B61A6FD" w14:textId="4263F704" w:rsidR="00907D3A" w:rsidRPr="00427789" w:rsidRDefault="00427789">
      <w:pPr>
        <w:pStyle w:val="Estilo3lj"/>
        <w:rPr>
          <w:ins w:id="530" w:author="Luísa Jardim" w:date="2021-08-30T12:38:00Z"/>
        </w:rPr>
      </w:pPr>
      <w:bookmarkStart w:id="531" w:name="_Toc81230814"/>
      <w:ins w:id="532" w:author="Luísa Jardim" w:date="2021-08-30T15:34:00Z">
        <w:r>
          <w:t xml:space="preserve">3.2.3 </w:t>
        </w:r>
      </w:ins>
      <w:r w:rsidRPr="00427789">
        <w:t>Protocolos quimioterápicos</w:t>
      </w:r>
      <w:bookmarkEnd w:id="531"/>
    </w:p>
    <w:p w14:paraId="49D0BCE5" w14:textId="77777777" w:rsidR="00B57A89" w:rsidRPr="0021493C" w:rsidRDefault="00B57A89">
      <w:pPr>
        <w:pStyle w:val="Estilo3lj"/>
        <w:ind w:left="644"/>
        <w:pPrChange w:id="533" w:author="Luísa Jardim" w:date="2021-08-30T12:38:00Z">
          <w:pPr>
            <w:pStyle w:val="Estilo2lj"/>
            <w:numPr>
              <w:ilvl w:val="2"/>
              <w:numId w:val="26"/>
            </w:numPr>
            <w:ind w:left="1080" w:hanging="720"/>
          </w:pPr>
        </w:pPrChange>
      </w:pPr>
    </w:p>
    <w:p w14:paraId="46072A57" w14:textId="59F79797" w:rsidR="00166284" w:rsidRDefault="00B2224E">
      <w:pPr>
        <w:spacing w:after="0" w:line="360" w:lineRule="auto"/>
        <w:ind w:firstLine="709"/>
        <w:jc w:val="both"/>
        <w:rPr>
          <w:ins w:id="534" w:author="Luísa Jardim" w:date="2021-08-30T12:29:00Z"/>
          <w:rFonts w:eastAsia="Times New Roman"/>
          <w:sz w:val="22"/>
        </w:rPr>
        <w:pPrChange w:id="535" w:author="Luísa Jardim" w:date="2021-08-30T12:38:00Z">
          <w:pPr/>
        </w:pPrChange>
      </w:pPr>
      <w:del w:id="536" w:author="Luísa Jardim" w:date="2021-08-30T12:39:00Z">
        <w:r w:rsidRPr="00082C74" w:rsidDel="00B57A89">
          <w:rPr>
            <w:rFonts w:cs="Times New Roman"/>
            <w:szCs w:val="24"/>
          </w:rPr>
          <w:delText xml:space="preserve">No </w:delText>
        </w:r>
      </w:del>
      <w:ins w:id="537" w:author="Luísa Jardim" w:date="2021-08-30T12:39:00Z">
        <w:r w:rsidR="00B57A89">
          <w:rPr>
            <w:rFonts w:cs="Times New Roman"/>
            <w:szCs w:val="24"/>
          </w:rPr>
          <w:t>O</w:t>
        </w:r>
        <w:r w:rsidR="00B57A89" w:rsidRPr="00082C74">
          <w:rPr>
            <w:rFonts w:cs="Times New Roman"/>
            <w:szCs w:val="24"/>
          </w:rPr>
          <w:t xml:space="preserve"> </w:t>
        </w:r>
      </w:ins>
      <w:r w:rsidRPr="00082C74">
        <w:rPr>
          <w:rFonts w:cs="Times New Roman"/>
          <w:szCs w:val="24"/>
        </w:rPr>
        <w:t>Serviço de Oncologia pediátrica do HCPA/UFRGS realiza o tratamento do câncer pediátrico baseado</w:t>
      </w:r>
      <w:ins w:id="538" w:author="Luísa Jardim" w:date="2021-08-30T12:29:00Z">
        <w:r w:rsidR="00166284" w:rsidRPr="00082C74">
          <w:rPr>
            <w:rFonts w:cs="Times New Roman"/>
            <w:szCs w:val="24"/>
            <w:rPrChange w:id="539" w:author="Luísa Jardim" w:date="2021-08-30T12:32:00Z">
              <w:rPr>
                <w:rFonts w:cs="Times New Roman"/>
                <w:szCs w:val="24"/>
                <w:highlight w:val="yellow"/>
              </w:rPr>
            </w:rPrChange>
          </w:rPr>
          <w:t xml:space="preserve"> </w:t>
        </w:r>
        <w:r w:rsidR="00166284" w:rsidRPr="00082C74">
          <w:rPr>
            <w:rFonts w:cs="Times New Roman"/>
            <w:szCs w:val="24"/>
          </w:rPr>
          <w:t>no diagnóstico</w:t>
        </w:r>
        <w:r w:rsidR="004E223F" w:rsidRPr="00082C74">
          <w:rPr>
            <w:rFonts w:cs="Times New Roman"/>
            <w:szCs w:val="24"/>
          </w:rPr>
          <w:t xml:space="preserve">. Para </w:t>
        </w:r>
      </w:ins>
      <w:ins w:id="540" w:author="Luísa Jardim" w:date="2021-08-30T12:39:00Z">
        <w:r w:rsidR="002328D3">
          <w:rPr>
            <w:rFonts w:cs="Times New Roman"/>
            <w:szCs w:val="24"/>
          </w:rPr>
          <w:t xml:space="preserve">as leucemias, </w:t>
        </w:r>
      </w:ins>
      <w:ins w:id="541" w:author="Luísa Jardim" w:date="2021-08-30T12:29:00Z">
        <w:r w:rsidR="004E223F" w:rsidRPr="00082C74">
          <w:rPr>
            <w:rFonts w:eastAsia="Times New Roman"/>
          </w:rPr>
          <w:t>o</w:t>
        </w:r>
        <w:r w:rsidR="00166284" w:rsidRPr="00082C74">
          <w:rPr>
            <w:rFonts w:eastAsia="Times New Roman"/>
          </w:rPr>
          <w:t xml:space="preserve"> </w:t>
        </w:r>
        <w:r w:rsidR="004E223F" w:rsidRPr="00082C74">
          <w:rPr>
            <w:rFonts w:eastAsia="Times New Roman"/>
          </w:rPr>
          <w:t>se</w:t>
        </w:r>
        <w:r w:rsidR="00166284" w:rsidRPr="00082C74">
          <w:rPr>
            <w:rFonts w:eastAsia="Times New Roman"/>
          </w:rPr>
          <w:t>rviço utiliza o protocolo desenvolvido pelo grupo europeu denominado BFM 2009</w:t>
        </w:r>
      </w:ins>
      <w:ins w:id="542" w:author="Luísa Jardim" w:date="2021-08-30T12:31:00Z">
        <w:r w:rsidR="00BE3724" w:rsidRPr="00082C74">
          <w:rPr>
            <w:rFonts w:eastAsia="Times New Roman"/>
          </w:rPr>
          <w:t xml:space="preserve"> (AZIZ </w:t>
        </w:r>
        <w:r w:rsidR="00082C74" w:rsidRPr="00082C74">
          <w:rPr>
            <w:rFonts w:eastAsia="Times New Roman"/>
            <w:i/>
            <w:iCs/>
          </w:rPr>
          <w:t xml:space="preserve">et al., </w:t>
        </w:r>
        <w:r w:rsidR="00082C74" w:rsidRPr="00082C74">
          <w:rPr>
            <w:rFonts w:eastAsia="Times New Roman"/>
          </w:rPr>
          <w:t>1997)</w:t>
        </w:r>
      </w:ins>
      <w:ins w:id="543" w:author="Luísa Jardim" w:date="2021-08-30T12:29:00Z">
        <w:r w:rsidR="00166284" w:rsidRPr="00082C74">
          <w:rPr>
            <w:rFonts w:eastAsia="Times New Roman"/>
          </w:rPr>
          <w:t xml:space="preserve">. É um protocolo assistencial, possivelmente o mais utilizado pelas instituições que tratam leucemia infantojuvenil no mundo, visto que apresenta resultados superiores aos protocolos anteriores. O protocolo utiliza de diversas drogas combinadas que possivelmente oferecem a maior eficácia contra a leucemia que são combinadas e aplicadas em esquemas de "blocos", sendo que os primeiros 6 meses com uma intensidade de </w:t>
        </w:r>
      </w:ins>
      <w:ins w:id="544" w:author="Luísa Jardim" w:date="2021-08-30T12:32:00Z">
        <w:r w:rsidR="00082C74">
          <w:rPr>
            <w:rFonts w:eastAsia="Times New Roman"/>
          </w:rPr>
          <w:t>QT</w:t>
        </w:r>
      </w:ins>
      <w:ins w:id="545" w:author="Luísa Jardim" w:date="2021-08-30T12:29:00Z">
        <w:r w:rsidR="00166284" w:rsidRPr="00082C74">
          <w:rPr>
            <w:rFonts w:eastAsia="Times New Roman"/>
          </w:rPr>
          <w:t xml:space="preserve"> mais intensa seguido de um período de aproximadamente 1 ano e meio de </w:t>
        </w:r>
      </w:ins>
      <w:ins w:id="546" w:author="Luísa Jardim" w:date="2021-08-30T12:32:00Z">
        <w:r w:rsidR="00082C74">
          <w:rPr>
            <w:rFonts w:eastAsia="Times New Roman"/>
          </w:rPr>
          <w:t>QT</w:t>
        </w:r>
      </w:ins>
      <w:ins w:id="547" w:author="Luísa Jardim" w:date="2021-08-30T12:29:00Z">
        <w:r w:rsidR="00166284" w:rsidRPr="00082C74">
          <w:rPr>
            <w:rFonts w:eastAsia="Times New Roman"/>
          </w:rPr>
          <w:t xml:space="preserve"> de manutenção, totalizando aproximadamente 2 anos de tratamento.</w:t>
        </w:r>
      </w:ins>
    </w:p>
    <w:p w14:paraId="2462E663" w14:textId="5A215F43" w:rsidR="00166284" w:rsidRDefault="00D87B5C">
      <w:pPr>
        <w:spacing w:after="0" w:line="360" w:lineRule="auto"/>
        <w:ind w:firstLine="708"/>
        <w:jc w:val="both"/>
        <w:rPr>
          <w:ins w:id="548" w:author="Luísa Jardim" w:date="2021-08-30T12:29:00Z"/>
          <w:rFonts w:eastAsia="Times New Roman"/>
        </w:rPr>
        <w:pPrChange w:id="549" w:author="Luísa Jardim" w:date="2021-08-30T12:38:00Z">
          <w:pPr/>
        </w:pPrChange>
      </w:pPr>
      <w:ins w:id="550" w:author="Luísa Jardim" w:date="2021-08-30T12:37:00Z">
        <w:r>
          <w:rPr>
            <w:rFonts w:eastAsia="Times New Roman"/>
          </w:rPr>
          <w:t>Nos casos de l</w:t>
        </w:r>
      </w:ins>
      <w:ins w:id="551" w:author="Luísa Jardim" w:date="2021-08-30T12:29:00Z">
        <w:r w:rsidR="00166284">
          <w:rPr>
            <w:rFonts w:eastAsia="Times New Roman"/>
          </w:rPr>
          <w:t>infomas</w:t>
        </w:r>
      </w:ins>
      <w:ins w:id="552" w:author="Luísa Jardim" w:date="2021-08-30T12:37:00Z">
        <w:r>
          <w:rPr>
            <w:rFonts w:eastAsia="Times New Roman"/>
          </w:rPr>
          <w:t>, o</w:t>
        </w:r>
      </w:ins>
      <w:ins w:id="553" w:author="Luísa Jardim" w:date="2021-08-30T12:29:00Z">
        <w:r w:rsidR="00166284">
          <w:rPr>
            <w:rFonts w:eastAsia="Times New Roman"/>
          </w:rPr>
          <w:t>s pacientes são tratados utilizando protocolos desenvolvidos pelo grupo americano COG (</w:t>
        </w:r>
        <w:proofErr w:type="spellStart"/>
        <w:r w:rsidR="00166284">
          <w:rPr>
            <w:rFonts w:eastAsia="Times New Roman"/>
            <w:i/>
            <w:iCs/>
          </w:rPr>
          <w:t>Children's</w:t>
        </w:r>
        <w:proofErr w:type="spellEnd"/>
        <w:r w:rsidR="00166284">
          <w:rPr>
            <w:rFonts w:eastAsia="Times New Roman"/>
            <w:i/>
            <w:iCs/>
          </w:rPr>
          <w:t xml:space="preserve"> </w:t>
        </w:r>
        <w:proofErr w:type="spellStart"/>
        <w:r w:rsidR="00166284">
          <w:rPr>
            <w:rFonts w:eastAsia="Times New Roman"/>
            <w:i/>
            <w:iCs/>
          </w:rPr>
          <w:t>Oncology</w:t>
        </w:r>
        <w:proofErr w:type="spellEnd"/>
        <w:r w:rsidR="00166284">
          <w:rPr>
            <w:rFonts w:eastAsia="Times New Roman"/>
            <w:i/>
            <w:iCs/>
          </w:rPr>
          <w:t xml:space="preserve"> Group</w:t>
        </w:r>
      </w:ins>
      <w:ins w:id="554" w:author="Luísa Jardim" w:date="2021-08-30T12:45:00Z">
        <w:r w:rsidR="005074CD">
          <w:rPr>
            <w:rFonts w:eastAsia="Times New Roman"/>
            <w:i/>
            <w:iCs/>
          </w:rPr>
          <w:t>, 2021</w:t>
        </w:r>
      </w:ins>
      <w:ins w:id="555" w:author="Luísa Jardim" w:date="2021-08-30T12:29:00Z">
        <w:r w:rsidR="00166284">
          <w:rPr>
            <w:rFonts w:eastAsia="Times New Roman"/>
          </w:rPr>
          <w:t>), que recomenda intensidade de tratamento de acordo com o grupo de risco, sendo classificado em baixo, intermediário e alto risco</w:t>
        </w:r>
      </w:ins>
      <w:ins w:id="556" w:author="Luísa Jardim" w:date="2021-08-30T12:38:00Z">
        <w:r w:rsidR="00B57A89">
          <w:rPr>
            <w:rFonts w:eastAsia="Times New Roman"/>
          </w:rPr>
          <w:t>.</w:t>
        </w:r>
      </w:ins>
      <w:ins w:id="557" w:author="Luísa Jardim" w:date="2021-08-30T12:29:00Z">
        <w:r w:rsidR="00166284">
          <w:rPr>
            <w:rFonts w:eastAsia="Times New Roman"/>
          </w:rPr>
          <w:t xml:space="preserve"> São utilizadas drogas como vincristina, ciclofosfamida, doxorrubicina, prednisona e </w:t>
        </w:r>
      </w:ins>
      <w:ins w:id="558" w:author="Luísa Jardim" w:date="2021-08-30T12:38:00Z">
        <w:r w:rsidR="00B57A89">
          <w:rPr>
            <w:rFonts w:eastAsia="Times New Roman"/>
          </w:rPr>
          <w:t>MTX</w:t>
        </w:r>
      </w:ins>
      <w:ins w:id="559" w:author="Luísa Jardim" w:date="2021-08-30T12:29:00Z">
        <w:r w:rsidR="00166284">
          <w:rPr>
            <w:rFonts w:eastAsia="Times New Roman"/>
          </w:rPr>
          <w:t>. </w:t>
        </w:r>
      </w:ins>
    </w:p>
    <w:p w14:paraId="2EA5EBB9" w14:textId="79AC80C4" w:rsidR="00B2224E" w:rsidDel="00CB6C09" w:rsidRDefault="00B2224E">
      <w:pPr>
        <w:spacing w:line="360" w:lineRule="auto"/>
        <w:jc w:val="both"/>
        <w:rPr>
          <w:del w:id="560" w:author="Luísa Jardim" w:date="2021-08-30T13:00:00Z"/>
          <w:rFonts w:cs="Times New Roman"/>
          <w:szCs w:val="24"/>
        </w:rPr>
        <w:pPrChange w:id="561" w:author="Luísa Jardim" w:date="2021-08-30T13:00:00Z">
          <w:pPr>
            <w:spacing w:line="360" w:lineRule="auto"/>
            <w:ind w:firstLine="709"/>
            <w:jc w:val="both"/>
          </w:pPr>
        </w:pPrChange>
      </w:pPr>
      <w:del w:id="562" w:author="Luísa Jardim" w:date="2021-08-30T12:29:00Z">
        <w:r w:rsidRPr="00090E06" w:rsidDel="00166284">
          <w:rPr>
            <w:rFonts w:cs="Times New Roman"/>
            <w:szCs w:val="24"/>
            <w:highlight w:val="yellow"/>
            <w:rPrChange w:id="563" w:author="Luísa Jardim" w:date="2021-08-30T12:24:00Z">
              <w:rPr>
                <w:rFonts w:cs="Times New Roman"/>
                <w:szCs w:val="24"/>
              </w:rPr>
            </w:rPrChange>
          </w:rPr>
          <w:delText>...</w:delText>
        </w:r>
        <w:r w:rsidR="00542185" w:rsidRPr="00090E06" w:rsidDel="00166284">
          <w:rPr>
            <w:rFonts w:cs="Times New Roman"/>
            <w:szCs w:val="24"/>
            <w:highlight w:val="yellow"/>
            <w:rPrChange w:id="564" w:author="Luísa Jardim" w:date="2021-08-30T12:24:00Z">
              <w:rPr>
                <w:rFonts w:cs="Times New Roman"/>
                <w:szCs w:val="24"/>
              </w:rPr>
            </w:rPrChange>
          </w:rPr>
          <w:delText>LAURO VAI NOS ENVIAR</w:delText>
        </w:r>
      </w:del>
    </w:p>
    <w:p w14:paraId="53136F8C" w14:textId="4967A470" w:rsidR="00B2224E" w:rsidDel="00D815EE" w:rsidRDefault="00A920DF">
      <w:pPr>
        <w:spacing w:line="360" w:lineRule="auto"/>
        <w:jc w:val="both"/>
        <w:rPr>
          <w:del w:id="565" w:author="Luísa Jardim" w:date="2021-08-30T12:22:00Z"/>
          <w:rFonts w:cs="Times New Roman"/>
          <w:szCs w:val="24"/>
        </w:rPr>
      </w:pPr>
      <w:del w:id="566" w:author="Luísa Jardim" w:date="2021-08-30T12:22:00Z">
        <w:r w:rsidRPr="00A920DF" w:rsidDel="00D815EE">
          <w:rPr>
            <w:rFonts w:cs="Times New Roman"/>
            <w:szCs w:val="24"/>
          </w:rPr>
          <w:delText>Investigar a relação entre as variantes de sequência em genes relacionados com o metabolismo e transporte dos antineoplásicos MTX, ciclofosfamida e doxorrubicina</w:delText>
        </w:r>
      </w:del>
    </w:p>
    <w:p w14:paraId="4824EE95" w14:textId="1C40A2C4" w:rsidR="00B2224E" w:rsidDel="00090E06" w:rsidRDefault="00A920DF" w:rsidP="00542185">
      <w:pPr>
        <w:spacing w:line="360" w:lineRule="auto"/>
        <w:ind w:firstLine="708"/>
        <w:jc w:val="both"/>
        <w:rPr>
          <w:del w:id="567" w:author="Luísa Jardim" w:date="2021-08-30T12:23:00Z"/>
          <w:rFonts w:cs="Times New Roman"/>
          <w:szCs w:val="24"/>
        </w:rPr>
      </w:pPr>
      <w:r>
        <w:rPr>
          <w:rFonts w:cs="Times New Roman"/>
          <w:szCs w:val="24"/>
        </w:rPr>
        <w:t>Tendo em vista o objetivo d</w:t>
      </w:r>
      <w:r w:rsidR="00FD78DD">
        <w:rPr>
          <w:rFonts w:cs="Times New Roman"/>
          <w:szCs w:val="24"/>
        </w:rPr>
        <w:t xml:space="preserve">e </w:t>
      </w:r>
      <w:r>
        <w:rPr>
          <w:rFonts w:cs="Times New Roman"/>
          <w:szCs w:val="24"/>
        </w:rPr>
        <w:t xml:space="preserve">avaliar a relação das variante gênicas </w:t>
      </w:r>
      <w:ins w:id="568" w:author="Luísa Jardim" w:date="2021-08-30T12:23:00Z">
        <w:r w:rsidR="004E3A6F">
          <w:rPr>
            <w:rFonts w:cs="Times New Roman"/>
            <w:szCs w:val="24"/>
          </w:rPr>
          <w:t xml:space="preserve">e MO, </w:t>
        </w:r>
      </w:ins>
      <w:del w:id="569" w:author="Luísa Jardim" w:date="2021-08-30T12:22:00Z">
        <w:r w:rsidDel="004E3A6F">
          <w:rPr>
            <w:rFonts w:cs="Times New Roman"/>
            <w:szCs w:val="24"/>
          </w:rPr>
          <w:delText xml:space="preserve"> associadOs </w:delText>
        </w:r>
      </w:del>
      <w:r>
        <w:rPr>
          <w:rFonts w:cs="Times New Roman"/>
          <w:szCs w:val="24"/>
        </w:rPr>
        <w:t xml:space="preserve">pacientes que receberam </w:t>
      </w:r>
      <w:r w:rsidR="00907D3A">
        <w:rPr>
          <w:rFonts w:cs="Times New Roman"/>
          <w:szCs w:val="24"/>
        </w:rPr>
        <w:t xml:space="preserve">um ou mais ciclos </w:t>
      </w:r>
      <w:r>
        <w:rPr>
          <w:rFonts w:cs="Times New Roman"/>
          <w:szCs w:val="24"/>
        </w:rPr>
        <w:t xml:space="preserve">com MTX, Doxorrubicina e Ciclofosfamida foram incluídos e os protocolos utilizados foram revisados e reorganizados </w:t>
      </w:r>
      <w:del w:id="570" w:author="Luísa Jardim" w:date="2021-08-30T12:23:00Z">
        <w:r w:rsidDel="004E3A6F">
          <w:rPr>
            <w:rFonts w:cs="Times New Roman"/>
            <w:szCs w:val="24"/>
          </w:rPr>
          <w:delText xml:space="preserve">seus MTX, </w:delText>
        </w:r>
      </w:del>
      <w:r w:rsidR="00907D3A">
        <w:rPr>
          <w:rFonts w:cs="Times New Roman"/>
          <w:szCs w:val="24"/>
        </w:rPr>
        <w:t xml:space="preserve">dentre 7 protocolos quimioterápicos envolvendo MTX, Doxorrubicina e Ciclofosfamida: (1) altas doses de MTX (MTX HD); (2) predomínio de Doxorrubicina; (3) MTX HD, Ciclofosfamida e Doxorrubicina; (4) baixas doses de MTX; (5) MTX HD e Ciclofosfamida; (6) predomínio de Ciclofosfamida; (7) Ciclofosfamida e Doxorrubicina.  </w:t>
      </w:r>
      <w:ins w:id="571" w:author="Luísa Jardim" w:date="2021-08-30T12:23:00Z">
        <w:r w:rsidR="00090E06">
          <w:rPr>
            <w:rFonts w:cs="Times New Roman"/>
            <w:szCs w:val="24"/>
          </w:rPr>
          <w:tab/>
        </w:r>
      </w:ins>
    </w:p>
    <w:p w14:paraId="1AEBF5A7" w14:textId="0391B1D4" w:rsidR="00907D3A" w:rsidRDefault="00907D3A">
      <w:pPr>
        <w:spacing w:line="360" w:lineRule="auto"/>
        <w:ind w:firstLine="708"/>
        <w:jc w:val="both"/>
        <w:rPr>
          <w:rFonts w:cs="Times New Roman"/>
          <w:szCs w:val="24"/>
        </w:rPr>
        <w:pPrChange w:id="572" w:author="Luísa Jardim" w:date="2021-08-30T12:23:00Z">
          <w:pPr>
            <w:spacing w:line="360" w:lineRule="auto"/>
            <w:jc w:val="both"/>
          </w:pPr>
        </w:pPrChange>
      </w:pPr>
      <w:r>
        <w:rPr>
          <w:rFonts w:cs="Times New Roman"/>
          <w:szCs w:val="24"/>
        </w:rPr>
        <w:t xml:space="preserve">Esses protocolos foram </w:t>
      </w:r>
      <w:r w:rsidR="00B2224E">
        <w:rPr>
          <w:rFonts w:cs="Times New Roman"/>
          <w:szCs w:val="24"/>
        </w:rPr>
        <w:t xml:space="preserve">organizados </w:t>
      </w:r>
      <w:r>
        <w:rPr>
          <w:rFonts w:cs="Times New Roman"/>
          <w:szCs w:val="24"/>
        </w:rPr>
        <w:t xml:space="preserve">pelos pesquisadores do projeto 14-0581 de acordo com os quimioterápicos predominantes em cada ciclo e com maiores doses, com a finalidade de padronização, já publicados em estudo clínico (CURRA, </w:t>
      </w:r>
      <w:r w:rsidR="00981419" w:rsidRPr="00981419">
        <w:rPr>
          <w:rFonts w:cs="Times New Roman"/>
          <w:i/>
          <w:iCs/>
          <w:szCs w:val="24"/>
        </w:rPr>
        <w:t>et al</w:t>
      </w:r>
      <w:r>
        <w:rPr>
          <w:rFonts w:cs="Times New Roman"/>
          <w:szCs w:val="24"/>
        </w:rPr>
        <w:t xml:space="preserve">., 2021). No </w:t>
      </w:r>
      <w:r>
        <w:rPr>
          <w:rFonts w:cs="Times New Roman"/>
          <w:szCs w:val="24"/>
        </w:rPr>
        <w:lastRenderedPageBreak/>
        <w:t xml:space="preserve">entanto, alguns subgrupos receberam pequenas doses de cisplatina, </w:t>
      </w:r>
      <w:proofErr w:type="spellStart"/>
      <w:r>
        <w:rPr>
          <w:rFonts w:cs="Times New Roman"/>
          <w:szCs w:val="24"/>
        </w:rPr>
        <w:t>etoposite</w:t>
      </w:r>
      <w:proofErr w:type="spellEnd"/>
      <w:r>
        <w:rPr>
          <w:rFonts w:cs="Times New Roman"/>
          <w:szCs w:val="24"/>
        </w:rPr>
        <w:t xml:space="preserve">, </w:t>
      </w:r>
      <w:proofErr w:type="spellStart"/>
      <w:r>
        <w:rPr>
          <w:rFonts w:cs="Times New Roman"/>
          <w:szCs w:val="24"/>
        </w:rPr>
        <w:t>vicristina</w:t>
      </w:r>
      <w:proofErr w:type="spellEnd"/>
      <w:r>
        <w:rPr>
          <w:rFonts w:cs="Times New Roman"/>
          <w:szCs w:val="24"/>
        </w:rPr>
        <w:t xml:space="preserve">. </w:t>
      </w:r>
      <w:proofErr w:type="spellStart"/>
      <w:r>
        <w:rPr>
          <w:rFonts w:cs="Times New Roman"/>
          <w:szCs w:val="24"/>
        </w:rPr>
        <w:t>citarabina</w:t>
      </w:r>
      <w:proofErr w:type="spellEnd"/>
      <w:r>
        <w:rPr>
          <w:rFonts w:cs="Times New Roman"/>
          <w:szCs w:val="24"/>
        </w:rPr>
        <w:t xml:space="preserve"> e </w:t>
      </w:r>
      <w:proofErr w:type="spellStart"/>
      <w:r>
        <w:rPr>
          <w:rFonts w:cs="Times New Roman"/>
          <w:szCs w:val="24"/>
        </w:rPr>
        <w:t>ifosfamida</w:t>
      </w:r>
      <w:proofErr w:type="spellEnd"/>
      <w:r>
        <w:rPr>
          <w:rFonts w:cs="Times New Roman"/>
          <w:szCs w:val="24"/>
        </w:rPr>
        <w:t xml:space="preserve">. Na </w:t>
      </w:r>
      <w:r w:rsidRPr="00EB69B4">
        <w:rPr>
          <w:rFonts w:cs="Times New Roman"/>
          <w:szCs w:val="24"/>
        </w:rPr>
        <w:t xml:space="preserve">tabela </w:t>
      </w:r>
      <w:r w:rsidR="00044B7C" w:rsidRPr="00EB69B4">
        <w:rPr>
          <w:rFonts w:cs="Times New Roman"/>
          <w:szCs w:val="24"/>
        </w:rPr>
        <w:t>1</w:t>
      </w:r>
      <w:r w:rsidRPr="00EB69B4">
        <w:rPr>
          <w:rFonts w:cs="Times New Roman"/>
          <w:szCs w:val="24"/>
        </w:rPr>
        <w:t xml:space="preserve"> estão descritos </w:t>
      </w:r>
      <w:r>
        <w:rPr>
          <w:rFonts w:cs="Times New Roman"/>
          <w:szCs w:val="24"/>
        </w:rPr>
        <w:t>os sete protocolos com as respectivas doses médias administradas para cada neoplasia.</w:t>
      </w:r>
    </w:p>
    <w:p w14:paraId="2EACF06F" w14:textId="77777777" w:rsidR="00044B7C" w:rsidRPr="00C247AD" w:rsidRDefault="00044B7C" w:rsidP="0021493C">
      <w:pPr>
        <w:spacing w:line="360" w:lineRule="auto"/>
        <w:jc w:val="both"/>
        <w:rPr>
          <w:rFonts w:cs="Times New Roman"/>
          <w:szCs w:val="24"/>
        </w:rPr>
      </w:pPr>
    </w:p>
    <w:p w14:paraId="693BD0CC" w14:textId="57F1D58D" w:rsidR="00907D3A" w:rsidRPr="00AC3599" w:rsidRDefault="00907D3A" w:rsidP="0021493C">
      <w:pPr>
        <w:pStyle w:val="Legenda"/>
        <w:keepNext/>
        <w:spacing w:line="360" w:lineRule="auto"/>
        <w:rPr>
          <w:rFonts w:cs="Times New Roman"/>
          <w:i w:val="0"/>
          <w:iCs w:val="0"/>
          <w:color w:val="auto"/>
          <w:sz w:val="24"/>
          <w:szCs w:val="24"/>
        </w:rPr>
      </w:pPr>
      <w:r w:rsidRPr="00EB69B4">
        <w:rPr>
          <w:rFonts w:cs="Times New Roman"/>
          <w:i w:val="0"/>
          <w:iCs w:val="0"/>
          <w:color w:val="auto"/>
          <w:sz w:val="24"/>
          <w:szCs w:val="24"/>
        </w:rPr>
        <w:t xml:space="preserve">Tabela </w:t>
      </w:r>
      <w:r w:rsidR="00044B7C" w:rsidRPr="00EB69B4">
        <w:rPr>
          <w:rFonts w:cs="Times New Roman"/>
          <w:i w:val="0"/>
          <w:iCs w:val="0"/>
          <w:color w:val="auto"/>
          <w:sz w:val="24"/>
          <w:szCs w:val="24"/>
        </w:rPr>
        <w:t>1</w:t>
      </w:r>
      <w:r w:rsidRPr="00EB69B4">
        <w:rPr>
          <w:rFonts w:cs="Times New Roman"/>
          <w:i w:val="0"/>
          <w:iCs w:val="0"/>
          <w:color w:val="auto"/>
          <w:sz w:val="24"/>
          <w:szCs w:val="24"/>
        </w:rPr>
        <w:t xml:space="preserve"> - </w:t>
      </w:r>
      <w:r w:rsidRPr="00AC3599">
        <w:rPr>
          <w:rFonts w:cs="Times New Roman"/>
          <w:i w:val="0"/>
          <w:iCs w:val="0"/>
          <w:color w:val="auto"/>
          <w:sz w:val="24"/>
          <w:szCs w:val="24"/>
        </w:rPr>
        <w:t>Relação dos protocolos quimioterápicos e doses</w:t>
      </w:r>
    </w:p>
    <w:tbl>
      <w:tblPr>
        <w:tblW w:w="5000" w:type="pct"/>
        <w:jc w:val="center"/>
        <w:tblBorders>
          <w:top w:val="single" w:sz="4" w:space="0" w:color="auto"/>
          <w:bottom w:val="single" w:sz="4" w:space="0" w:color="auto"/>
        </w:tblBorders>
        <w:tblCellMar>
          <w:top w:w="55" w:type="dxa"/>
          <w:left w:w="55" w:type="dxa"/>
          <w:bottom w:w="55" w:type="dxa"/>
          <w:right w:w="55" w:type="dxa"/>
        </w:tblCellMar>
        <w:tblLook w:val="0000" w:firstRow="0" w:lastRow="0" w:firstColumn="0" w:lastColumn="0" w:noHBand="0" w:noVBand="0"/>
      </w:tblPr>
      <w:tblGrid>
        <w:gridCol w:w="994"/>
        <w:gridCol w:w="3260"/>
        <w:gridCol w:w="4250"/>
      </w:tblGrid>
      <w:tr w:rsidR="00907D3A" w:rsidRPr="00987AEF" w14:paraId="7D171C8B" w14:textId="77777777" w:rsidTr="00FE033E">
        <w:trPr>
          <w:trHeight w:val="680"/>
          <w:jc w:val="center"/>
        </w:trPr>
        <w:tc>
          <w:tcPr>
            <w:tcW w:w="584" w:type="pct"/>
            <w:tcBorders>
              <w:bottom w:val="single" w:sz="4" w:space="0" w:color="F2F2F2" w:themeColor="background1" w:themeShade="F2"/>
            </w:tcBorders>
            <w:shd w:val="clear" w:color="auto" w:fill="auto"/>
            <w:vAlign w:val="center"/>
          </w:tcPr>
          <w:p w14:paraId="36C606BD"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Protocolo</w:t>
            </w:r>
          </w:p>
        </w:tc>
        <w:tc>
          <w:tcPr>
            <w:tcW w:w="1917" w:type="pct"/>
            <w:tcBorders>
              <w:bottom w:val="single" w:sz="4" w:space="0" w:color="F2F2F2" w:themeColor="background1" w:themeShade="F2"/>
            </w:tcBorders>
            <w:shd w:val="clear" w:color="auto" w:fill="auto"/>
            <w:vAlign w:val="center"/>
          </w:tcPr>
          <w:p w14:paraId="65FD5853" w14:textId="77777777" w:rsidR="00907D3A" w:rsidRPr="00C915BD" w:rsidRDefault="00907D3A" w:rsidP="0021493C">
            <w:pPr>
              <w:spacing w:line="360" w:lineRule="auto"/>
              <w:ind w:left="-154"/>
              <w:jc w:val="center"/>
              <w:rPr>
                <w:rFonts w:cs="Times New Roman"/>
                <w:sz w:val="20"/>
                <w:szCs w:val="20"/>
              </w:rPr>
            </w:pPr>
            <w:r w:rsidRPr="00C915BD">
              <w:rPr>
                <w:rFonts w:cs="Times New Roman"/>
                <w:sz w:val="20"/>
                <w:szCs w:val="20"/>
              </w:rPr>
              <w:t>Agente Quimioterápico</w:t>
            </w:r>
          </w:p>
        </w:tc>
        <w:tc>
          <w:tcPr>
            <w:tcW w:w="2499" w:type="pct"/>
            <w:tcBorders>
              <w:bottom w:val="single" w:sz="4" w:space="0" w:color="F2F2F2" w:themeColor="background1" w:themeShade="F2"/>
            </w:tcBorders>
            <w:shd w:val="clear" w:color="auto" w:fill="auto"/>
            <w:vAlign w:val="center"/>
          </w:tcPr>
          <w:p w14:paraId="433255EC"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Dose</w:t>
            </w:r>
          </w:p>
        </w:tc>
      </w:tr>
      <w:tr w:rsidR="00907D3A" w:rsidRPr="00987AEF" w14:paraId="14A3CE70" w14:textId="77777777" w:rsidTr="00FE033E">
        <w:trPr>
          <w:trHeight w:val="680"/>
          <w:jc w:val="center"/>
        </w:trPr>
        <w:tc>
          <w:tcPr>
            <w:tcW w:w="584" w:type="pct"/>
            <w:tcBorders>
              <w:top w:val="single" w:sz="4" w:space="0" w:color="F2F2F2" w:themeColor="background1" w:themeShade="F2"/>
              <w:bottom w:val="single" w:sz="4" w:space="0" w:color="F2F2F2" w:themeColor="background1" w:themeShade="F2"/>
            </w:tcBorders>
            <w:shd w:val="clear" w:color="auto" w:fill="auto"/>
            <w:vAlign w:val="center"/>
          </w:tcPr>
          <w:p w14:paraId="7AAEEA37"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1</w:t>
            </w:r>
          </w:p>
        </w:tc>
        <w:tc>
          <w:tcPr>
            <w:tcW w:w="1917" w:type="pct"/>
            <w:tcBorders>
              <w:top w:val="single" w:sz="4" w:space="0" w:color="F2F2F2" w:themeColor="background1" w:themeShade="F2"/>
              <w:bottom w:val="single" w:sz="4" w:space="0" w:color="F2F2F2" w:themeColor="background1" w:themeShade="F2"/>
            </w:tcBorders>
            <w:shd w:val="clear" w:color="auto" w:fill="auto"/>
            <w:vAlign w:val="center"/>
          </w:tcPr>
          <w:p w14:paraId="235C4B93"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b/>
                <w:bCs/>
                <w:sz w:val="20"/>
                <w:szCs w:val="20"/>
              </w:rPr>
              <w:t>MTX HD</w:t>
            </w:r>
          </w:p>
        </w:tc>
        <w:tc>
          <w:tcPr>
            <w:tcW w:w="2499" w:type="pct"/>
            <w:tcBorders>
              <w:top w:val="single" w:sz="4" w:space="0" w:color="F2F2F2" w:themeColor="background1" w:themeShade="F2"/>
              <w:bottom w:val="single" w:sz="4" w:space="0" w:color="F2F2F2" w:themeColor="background1" w:themeShade="F2"/>
            </w:tcBorders>
            <w:shd w:val="clear" w:color="auto" w:fill="auto"/>
            <w:vAlign w:val="center"/>
          </w:tcPr>
          <w:p w14:paraId="26CC092A"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&gt;1 g/m²</w:t>
            </w:r>
          </w:p>
          <w:p w14:paraId="7C886406"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Osteossarcoma - 12 g/m²/ciclo</w:t>
            </w:r>
          </w:p>
          <w:p w14:paraId="17723D3B"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Leucemia - 5 a 8 g/m²/ciclo</w:t>
            </w:r>
          </w:p>
        </w:tc>
      </w:tr>
      <w:tr w:rsidR="00907D3A" w:rsidRPr="00987AEF" w14:paraId="2E158E7C" w14:textId="77777777" w:rsidTr="00FE033E">
        <w:trPr>
          <w:trHeight w:val="680"/>
          <w:jc w:val="center"/>
        </w:trPr>
        <w:tc>
          <w:tcPr>
            <w:tcW w:w="584" w:type="pct"/>
            <w:tcBorders>
              <w:top w:val="single" w:sz="4" w:space="0" w:color="F2F2F2" w:themeColor="background1" w:themeShade="F2"/>
              <w:bottom w:val="single" w:sz="4" w:space="0" w:color="F2F2F2" w:themeColor="background1" w:themeShade="F2"/>
            </w:tcBorders>
            <w:shd w:val="clear" w:color="auto" w:fill="auto"/>
            <w:vAlign w:val="center"/>
          </w:tcPr>
          <w:p w14:paraId="6B335588"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2</w:t>
            </w:r>
          </w:p>
        </w:tc>
        <w:tc>
          <w:tcPr>
            <w:tcW w:w="1917" w:type="pct"/>
            <w:tcBorders>
              <w:top w:val="single" w:sz="4" w:space="0" w:color="F2F2F2" w:themeColor="background1" w:themeShade="F2"/>
              <w:bottom w:val="single" w:sz="4" w:space="0" w:color="F2F2F2" w:themeColor="background1" w:themeShade="F2"/>
            </w:tcBorders>
            <w:shd w:val="clear" w:color="auto" w:fill="auto"/>
            <w:vAlign w:val="center"/>
          </w:tcPr>
          <w:p w14:paraId="2B65411D" w14:textId="77777777" w:rsidR="00907D3A" w:rsidRPr="00C915BD" w:rsidRDefault="00907D3A" w:rsidP="0021493C">
            <w:pPr>
              <w:spacing w:after="0" w:line="360" w:lineRule="auto"/>
              <w:ind w:left="-154"/>
              <w:jc w:val="center"/>
              <w:rPr>
                <w:rFonts w:cs="Times New Roman"/>
                <w:b/>
                <w:bCs/>
                <w:sz w:val="20"/>
                <w:szCs w:val="20"/>
              </w:rPr>
            </w:pPr>
            <w:r w:rsidRPr="00C915BD">
              <w:rPr>
                <w:rFonts w:cs="Times New Roman"/>
                <w:b/>
                <w:bCs/>
                <w:sz w:val="20"/>
                <w:szCs w:val="20"/>
              </w:rPr>
              <w:t>Doxorrubicina</w:t>
            </w:r>
          </w:p>
        </w:tc>
        <w:tc>
          <w:tcPr>
            <w:tcW w:w="2499" w:type="pct"/>
            <w:tcBorders>
              <w:top w:val="single" w:sz="4" w:space="0" w:color="F2F2F2" w:themeColor="background1" w:themeShade="F2"/>
              <w:bottom w:val="single" w:sz="4" w:space="0" w:color="F2F2F2" w:themeColor="background1" w:themeShade="F2"/>
            </w:tcBorders>
            <w:shd w:val="clear" w:color="auto" w:fill="auto"/>
            <w:vAlign w:val="center"/>
          </w:tcPr>
          <w:p w14:paraId="667FAF01"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Osteossarcoma - 75 mg/m²/ciclo</w:t>
            </w:r>
          </w:p>
          <w:p w14:paraId="4B699F6A"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Leucemia - 30 mg/m²/ciclo</w:t>
            </w:r>
          </w:p>
        </w:tc>
      </w:tr>
      <w:tr w:rsidR="00907D3A" w:rsidRPr="00987AEF" w14:paraId="55B51C73" w14:textId="77777777" w:rsidTr="00FE033E">
        <w:trPr>
          <w:trHeight w:val="680"/>
          <w:jc w:val="center"/>
        </w:trPr>
        <w:tc>
          <w:tcPr>
            <w:tcW w:w="584" w:type="pct"/>
            <w:tcBorders>
              <w:top w:val="single" w:sz="4" w:space="0" w:color="F2F2F2" w:themeColor="background1" w:themeShade="F2"/>
              <w:bottom w:val="single" w:sz="4" w:space="0" w:color="F2F2F2" w:themeColor="background1" w:themeShade="F2"/>
            </w:tcBorders>
            <w:shd w:val="clear" w:color="auto" w:fill="auto"/>
            <w:vAlign w:val="center"/>
          </w:tcPr>
          <w:p w14:paraId="0C07F0E2"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3</w:t>
            </w:r>
          </w:p>
        </w:tc>
        <w:tc>
          <w:tcPr>
            <w:tcW w:w="1917" w:type="pct"/>
            <w:tcBorders>
              <w:top w:val="single" w:sz="4" w:space="0" w:color="F2F2F2" w:themeColor="background1" w:themeShade="F2"/>
              <w:bottom w:val="single" w:sz="4" w:space="0" w:color="F2F2F2" w:themeColor="background1" w:themeShade="F2"/>
            </w:tcBorders>
            <w:shd w:val="clear" w:color="auto" w:fill="auto"/>
            <w:vAlign w:val="center"/>
          </w:tcPr>
          <w:p w14:paraId="27B0CCAB"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b/>
                <w:bCs/>
                <w:sz w:val="20"/>
                <w:szCs w:val="20"/>
              </w:rPr>
              <w:t>MTX HD</w:t>
            </w:r>
          </w:p>
          <w:p w14:paraId="44A8894C"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sz w:val="20"/>
                <w:szCs w:val="20"/>
              </w:rPr>
              <w:t>+</w:t>
            </w:r>
          </w:p>
          <w:p w14:paraId="10A805E6"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b/>
                <w:bCs/>
                <w:sz w:val="20"/>
                <w:szCs w:val="20"/>
              </w:rPr>
              <w:t>Ciclofosfamida</w:t>
            </w:r>
          </w:p>
          <w:p w14:paraId="18F70181"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sz w:val="20"/>
                <w:szCs w:val="20"/>
              </w:rPr>
              <w:t>+</w:t>
            </w:r>
          </w:p>
          <w:p w14:paraId="57016723" w14:textId="77777777" w:rsidR="00907D3A" w:rsidRPr="00C915BD" w:rsidRDefault="00907D3A" w:rsidP="0021493C">
            <w:pPr>
              <w:spacing w:after="0" w:line="360" w:lineRule="auto"/>
              <w:ind w:left="-154"/>
              <w:jc w:val="center"/>
              <w:rPr>
                <w:rFonts w:cs="Times New Roman"/>
                <w:b/>
                <w:bCs/>
                <w:sz w:val="20"/>
                <w:szCs w:val="20"/>
              </w:rPr>
            </w:pPr>
            <w:r w:rsidRPr="00C915BD">
              <w:rPr>
                <w:rFonts w:cs="Times New Roman"/>
                <w:b/>
                <w:bCs/>
                <w:sz w:val="20"/>
                <w:szCs w:val="20"/>
              </w:rPr>
              <w:t>Doxorrubicina</w:t>
            </w:r>
          </w:p>
        </w:tc>
        <w:tc>
          <w:tcPr>
            <w:tcW w:w="2499" w:type="pct"/>
            <w:tcBorders>
              <w:top w:val="single" w:sz="4" w:space="0" w:color="F2F2F2" w:themeColor="background1" w:themeShade="F2"/>
              <w:bottom w:val="single" w:sz="4" w:space="0" w:color="F2F2F2" w:themeColor="background1" w:themeShade="F2"/>
            </w:tcBorders>
            <w:shd w:val="clear" w:color="auto" w:fill="auto"/>
            <w:vAlign w:val="center"/>
          </w:tcPr>
          <w:p w14:paraId="6BDE892C"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MTX HD - &gt;1 g/m²</w:t>
            </w:r>
          </w:p>
          <w:p w14:paraId="5341468F"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Ciclofosfamida - 1 g/m²/ciclo</w:t>
            </w:r>
          </w:p>
          <w:p w14:paraId="0A3CB33F"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Doxorrubicina - 25 mg/m²/ciclo</w:t>
            </w:r>
          </w:p>
        </w:tc>
      </w:tr>
      <w:tr w:rsidR="00907D3A" w:rsidRPr="00987AEF" w14:paraId="10A563B9" w14:textId="77777777" w:rsidTr="00FE033E">
        <w:trPr>
          <w:trHeight w:val="680"/>
          <w:jc w:val="center"/>
        </w:trPr>
        <w:tc>
          <w:tcPr>
            <w:tcW w:w="584" w:type="pct"/>
            <w:tcBorders>
              <w:top w:val="single" w:sz="4" w:space="0" w:color="F2F2F2" w:themeColor="background1" w:themeShade="F2"/>
              <w:bottom w:val="single" w:sz="4" w:space="0" w:color="F2F2F2" w:themeColor="background1" w:themeShade="F2"/>
            </w:tcBorders>
            <w:shd w:val="clear" w:color="auto" w:fill="auto"/>
            <w:vAlign w:val="center"/>
          </w:tcPr>
          <w:p w14:paraId="20115A32"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4</w:t>
            </w:r>
          </w:p>
        </w:tc>
        <w:tc>
          <w:tcPr>
            <w:tcW w:w="1917" w:type="pct"/>
            <w:tcBorders>
              <w:top w:val="single" w:sz="4" w:space="0" w:color="F2F2F2" w:themeColor="background1" w:themeShade="F2"/>
              <w:bottom w:val="single" w:sz="4" w:space="0" w:color="F2F2F2" w:themeColor="background1" w:themeShade="F2"/>
            </w:tcBorders>
            <w:shd w:val="clear" w:color="auto" w:fill="auto"/>
            <w:vAlign w:val="center"/>
          </w:tcPr>
          <w:p w14:paraId="54BDF1A7" w14:textId="77777777" w:rsidR="00907D3A" w:rsidRPr="00C915BD" w:rsidRDefault="00907D3A" w:rsidP="0021493C">
            <w:pPr>
              <w:spacing w:after="0" w:line="360" w:lineRule="auto"/>
              <w:ind w:left="-154"/>
              <w:jc w:val="center"/>
              <w:rPr>
                <w:rFonts w:cs="Times New Roman"/>
                <w:b/>
                <w:bCs/>
                <w:sz w:val="20"/>
                <w:szCs w:val="20"/>
              </w:rPr>
            </w:pPr>
            <w:r w:rsidRPr="00C915BD">
              <w:rPr>
                <w:rFonts w:cs="Times New Roman"/>
                <w:b/>
                <w:bCs/>
                <w:sz w:val="20"/>
                <w:szCs w:val="20"/>
              </w:rPr>
              <w:t>MTX baixas doses</w:t>
            </w:r>
          </w:p>
          <w:p w14:paraId="15EC6412" w14:textId="77777777" w:rsidR="00907D3A" w:rsidRPr="00C915BD" w:rsidRDefault="00907D3A" w:rsidP="0021493C">
            <w:pPr>
              <w:spacing w:after="0" w:line="360" w:lineRule="auto"/>
              <w:ind w:left="-154"/>
              <w:jc w:val="center"/>
              <w:rPr>
                <w:rFonts w:cs="Times New Roman"/>
                <w:sz w:val="20"/>
                <w:szCs w:val="20"/>
              </w:rPr>
            </w:pPr>
          </w:p>
        </w:tc>
        <w:tc>
          <w:tcPr>
            <w:tcW w:w="2499" w:type="pct"/>
            <w:tcBorders>
              <w:top w:val="single" w:sz="4" w:space="0" w:color="F2F2F2" w:themeColor="background1" w:themeShade="F2"/>
              <w:bottom w:val="single" w:sz="4" w:space="0" w:color="F2F2F2" w:themeColor="background1" w:themeShade="F2"/>
            </w:tcBorders>
            <w:shd w:val="clear" w:color="auto" w:fill="auto"/>
            <w:vAlign w:val="center"/>
          </w:tcPr>
          <w:p w14:paraId="28C7B632"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&lt; 1 g/m²/ciclo</w:t>
            </w:r>
          </w:p>
        </w:tc>
      </w:tr>
      <w:tr w:rsidR="00907D3A" w:rsidRPr="00987AEF" w14:paraId="6E78CC61" w14:textId="77777777" w:rsidTr="00FE033E">
        <w:trPr>
          <w:trHeight w:val="680"/>
          <w:jc w:val="center"/>
        </w:trPr>
        <w:tc>
          <w:tcPr>
            <w:tcW w:w="584" w:type="pct"/>
            <w:tcBorders>
              <w:top w:val="single" w:sz="4" w:space="0" w:color="F2F2F2" w:themeColor="background1" w:themeShade="F2"/>
              <w:bottom w:val="single" w:sz="4" w:space="0" w:color="F2F2F2" w:themeColor="background1" w:themeShade="F2"/>
            </w:tcBorders>
            <w:shd w:val="clear" w:color="auto" w:fill="auto"/>
            <w:vAlign w:val="center"/>
          </w:tcPr>
          <w:p w14:paraId="33EF7597"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5</w:t>
            </w:r>
          </w:p>
        </w:tc>
        <w:tc>
          <w:tcPr>
            <w:tcW w:w="1917" w:type="pct"/>
            <w:tcBorders>
              <w:top w:val="single" w:sz="4" w:space="0" w:color="F2F2F2" w:themeColor="background1" w:themeShade="F2"/>
              <w:bottom w:val="single" w:sz="4" w:space="0" w:color="F2F2F2" w:themeColor="background1" w:themeShade="F2"/>
            </w:tcBorders>
            <w:shd w:val="clear" w:color="auto" w:fill="auto"/>
            <w:vAlign w:val="center"/>
          </w:tcPr>
          <w:p w14:paraId="047F0357"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b/>
                <w:bCs/>
                <w:sz w:val="20"/>
                <w:szCs w:val="20"/>
              </w:rPr>
              <w:t>MTX HD</w:t>
            </w:r>
          </w:p>
          <w:p w14:paraId="17AFE026"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sz w:val="20"/>
                <w:szCs w:val="20"/>
              </w:rPr>
              <w:t>+</w:t>
            </w:r>
          </w:p>
          <w:p w14:paraId="5136C67B" w14:textId="77777777" w:rsidR="00907D3A" w:rsidRPr="00C915BD" w:rsidRDefault="00907D3A" w:rsidP="0021493C">
            <w:pPr>
              <w:spacing w:after="0" w:line="360" w:lineRule="auto"/>
              <w:ind w:left="-154"/>
              <w:jc w:val="center"/>
              <w:rPr>
                <w:rFonts w:cs="Times New Roman"/>
                <w:b/>
                <w:bCs/>
                <w:sz w:val="20"/>
                <w:szCs w:val="20"/>
              </w:rPr>
            </w:pPr>
            <w:r w:rsidRPr="00C915BD">
              <w:rPr>
                <w:rFonts w:cs="Times New Roman"/>
                <w:b/>
                <w:bCs/>
                <w:sz w:val="20"/>
                <w:szCs w:val="20"/>
              </w:rPr>
              <w:t>Ciclofosfamida</w:t>
            </w:r>
          </w:p>
          <w:p w14:paraId="3D692AC2" w14:textId="77777777" w:rsidR="00907D3A" w:rsidRPr="00C915BD" w:rsidRDefault="00907D3A" w:rsidP="0021493C">
            <w:pPr>
              <w:spacing w:after="0" w:line="360" w:lineRule="auto"/>
              <w:ind w:left="-154"/>
              <w:jc w:val="center"/>
              <w:rPr>
                <w:rFonts w:cs="Times New Roman"/>
                <w:sz w:val="20"/>
                <w:szCs w:val="20"/>
              </w:rPr>
            </w:pPr>
          </w:p>
        </w:tc>
        <w:tc>
          <w:tcPr>
            <w:tcW w:w="2499" w:type="pct"/>
            <w:tcBorders>
              <w:top w:val="single" w:sz="4" w:space="0" w:color="F2F2F2" w:themeColor="background1" w:themeShade="F2"/>
              <w:bottom w:val="single" w:sz="4" w:space="0" w:color="F2F2F2" w:themeColor="background1" w:themeShade="F2"/>
            </w:tcBorders>
            <w:shd w:val="clear" w:color="auto" w:fill="auto"/>
            <w:vAlign w:val="center"/>
          </w:tcPr>
          <w:p w14:paraId="069A38A9"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MTX HD - &gt;1 g/m²</w:t>
            </w:r>
          </w:p>
          <w:p w14:paraId="657C5940"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Ciclofosfamida - 1 g/m²/ciclo</w:t>
            </w:r>
          </w:p>
        </w:tc>
      </w:tr>
      <w:tr w:rsidR="00907D3A" w:rsidRPr="00987AEF" w14:paraId="6854C740" w14:textId="77777777" w:rsidTr="00FE033E">
        <w:trPr>
          <w:trHeight w:val="680"/>
          <w:jc w:val="center"/>
        </w:trPr>
        <w:tc>
          <w:tcPr>
            <w:tcW w:w="584" w:type="pct"/>
            <w:tcBorders>
              <w:top w:val="single" w:sz="4" w:space="0" w:color="F2F2F2" w:themeColor="background1" w:themeShade="F2"/>
              <w:bottom w:val="single" w:sz="4" w:space="0" w:color="F2F2F2" w:themeColor="background1" w:themeShade="F2"/>
            </w:tcBorders>
            <w:shd w:val="clear" w:color="auto" w:fill="auto"/>
            <w:vAlign w:val="center"/>
          </w:tcPr>
          <w:p w14:paraId="2B45A72A"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6</w:t>
            </w:r>
          </w:p>
        </w:tc>
        <w:tc>
          <w:tcPr>
            <w:tcW w:w="1917" w:type="pct"/>
            <w:tcBorders>
              <w:top w:val="single" w:sz="4" w:space="0" w:color="F2F2F2" w:themeColor="background1" w:themeShade="F2"/>
              <w:bottom w:val="single" w:sz="4" w:space="0" w:color="F2F2F2" w:themeColor="background1" w:themeShade="F2"/>
            </w:tcBorders>
            <w:shd w:val="clear" w:color="auto" w:fill="auto"/>
            <w:vAlign w:val="center"/>
          </w:tcPr>
          <w:p w14:paraId="2A2ACEE6" w14:textId="77777777" w:rsidR="00907D3A" w:rsidRPr="00C915BD" w:rsidRDefault="00907D3A" w:rsidP="0021493C">
            <w:pPr>
              <w:spacing w:after="0" w:line="360" w:lineRule="auto"/>
              <w:ind w:left="-154"/>
              <w:jc w:val="center"/>
              <w:rPr>
                <w:rFonts w:cs="Times New Roman"/>
                <w:b/>
                <w:bCs/>
                <w:sz w:val="20"/>
                <w:szCs w:val="20"/>
              </w:rPr>
            </w:pPr>
            <w:r w:rsidRPr="00C915BD">
              <w:rPr>
                <w:rFonts w:cs="Times New Roman"/>
                <w:b/>
                <w:bCs/>
                <w:sz w:val="20"/>
                <w:szCs w:val="20"/>
              </w:rPr>
              <w:t>Ciclofosfamida</w:t>
            </w:r>
          </w:p>
        </w:tc>
        <w:tc>
          <w:tcPr>
            <w:tcW w:w="2499" w:type="pct"/>
            <w:tcBorders>
              <w:top w:val="single" w:sz="4" w:space="0" w:color="F2F2F2" w:themeColor="background1" w:themeShade="F2"/>
              <w:bottom w:val="single" w:sz="4" w:space="0" w:color="F2F2F2" w:themeColor="background1" w:themeShade="F2"/>
            </w:tcBorders>
            <w:shd w:val="clear" w:color="auto" w:fill="auto"/>
            <w:vAlign w:val="center"/>
          </w:tcPr>
          <w:p w14:paraId="475022D3"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1 g/m²/ciclo</w:t>
            </w:r>
          </w:p>
        </w:tc>
      </w:tr>
      <w:tr w:rsidR="00907D3A" w:rsidRPr="00987AEF" w14:paraId="07AB0148" w14:textId="77777777" w:rsidTr="00FE033E">
        <w:trPr>
          <w:trHeight w:val="680"/>
          <w:jc w:val="center"/>
        </w:trPr>
        <w:tc>
          <w:tcPr>
            <w:tcW w:w="584" w:type="pct"/>
            <w:tcBorders>
              <w:top w:val="single" w:sz="4" w:space="0" w:color="F2F2F2" w:themeColor="background1" w:themeShade="F2"/>
            </w:tcBorders>
            <w:shd w:val="clear" w:color="auto" w:fill="auto"/>
            <w:vAlign w:val="center"/>
          </w:tcPr>
          <w:p w14:paraId="176CD0D9" w14:textId="77777777" w:rsidR="00907D3A" w:rsidRPr="00C915BD" w:rsidRDefault="00907D3A" w:rsidP="0021493C">
            <w:pPr>
              <w:spacing w:line="360" w:lineRule="auto"/>
              <w:jc w:val="center"/>
              <w:rPr>
                <w:rFonts w:cs="Times New Roman"/>
                <w:sz w:val="20"/>
                <w:szCs w:val="20"/>
              </w:rPr>
            </w:pPr>
            <w:r w:rsidRPr="00C915BD">
              <w:rPr>
                <w:rFonts w:cs="Times New Roman"/>
                <w:sz w:val="20"/>
                <w:szCs w:val="20"/>
              </w:rPr>
              <w:t>7</w:t>
            </w:r>
          </w:p>
        </w:tc>
        <w:tc>
          <w:tcPr>
            <w:tcW w:w="1917" w:type="pct"/>
            <w:tcBorders>
              <w:top w:val="single" w:sz="4" w:space="0" w:color="F2F2F2" w:themeColor="background1" w:themeShade="F2"/>
            </w:tcBorders>
            <w:shd w:val="clear" w:color="auto" w:fill="auto"/>
            <w:vAlign w:val="center"/>
          </w:tcPr>
          <w:p w14:paraId="4494CC34"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b/>
                <w:bCs/>
                <w:sz w:val="20"/>
                <w:szCs w:val="20"/>
              </w:rPr>
              <w:t>Ciclofosfamida</w:t>
            </w:r>
          </w:p>
          <w:p w14:paraId="1B6AC9A6" w14:textId="77777777" w:rsidR="00907D3A" w:rsidRPr="00C915BD" w:rsidRDefault="00907D3A" w:rsidP="0021493C">
            <w:pPr>
              <w:spacing w:after="0" w:line="360" w:lineRule="auto"/>
              <w:ind w:left="-154"/>
              <w:jc w:val="center"/>
              <w:rPr>
                <w:rFonts w:cs="Times New Roman"/>
                <w:sz w:val="20"/>
                <w:szCs w:val="20"/>
              </w:rPr>
            </w:pPr>
            <w:r w:rsidRPr="00C915BD">
              <w:rPr>
                <w:rFonts w:cs="Times New Roman"/>
                <w:sz w:val="20"/>
                <w:szCs w:val="20"/>
              </w:rPr>
              <w:t>+</w:t>
            </w:r>
          </w:p>
          <w:p w14:paraId="6AC6A837" w14:textId="77777777" w:rsidR="00907D3A" w:rsidRPr="00C915BD" w:rsidRDefault="00907D3A" w:rsidP="0021493C">
            <w:pPr>
              <w:spacing w:after="0" w:line="360" w:lineRule="auto"/>
              <w:ind w:left="-154"/>
              <w:jc w:val="center"/>
              <w:rPr>
                <w:rFonts w:cs="Times New Roman"/>
                <w:b/>
                <w:bCs/>
                <w:sz w:val="20"/>
                <w:szCs w:val="20"/>
              </w:rPr>
            </w:pPr>
            <w:r w:rsidRPr="00C915BD">
              <w:rPr>
                <w:rFonts w:cs="Times New Roman"/>
                <w:b/>
                <w:bCs/>
                <w:sz w:val="20"/>
                <w:szCs w:val="20"/>
              </w:rPr>
              <w:t>Doxorrubicina</w:t>
            </w:r>
          </w:p>
        </w:tc>
        <w:tc>
          <w:tcPr>
            <w:tcW w:w="2499" w:type="pct"/>
            <w:tcBorders>
              <w:top w:val="single" w:sz="4" w:space="0" w:color="F2F2F2" w:themeColor="background1" w:themeShade="F2"/>
            </w:tcBorders>
            <w:shd w:val="clear" w:color="auto" w:fill="auto"/>
            <w:vAlign w:val="center"/>
          </w:tcPr>
          <w:p w14:paraId="623027AF"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Ciclofosfamida - 1,2 g/m²/ciclo</w:t>
            </w:r>
          </w:p>
          <w:p w14:paraId="6C6F5F61" w14:textId="77777777" w:rsidR="00907D3A" w:rsidRPr="00C915BD" w:rsidRDefault="00907D3A" w:rsidP="0021493C">
            <w:pPr>
              <w:spacing w:line="360" w:lineRule="auto"/>
              <w:ind w:left="-52"/>
              <w:jc w:val="center"/>
              <w:rPr>
                <w:rFonts w:cs="Times New Roman"/>
                <w:sz w:val="20"/>
                <w:szCs w:val="20"/>
              </w:rPr>
            </w:pPr>
            <w:r w:rsidRPr="00C915BD">
              <w:rPr>
                <w:rFonts w:cs="Times New Roman"/>
                <w:sz w:val="20"/>
                <w:szCs w:val="20"/>
              </w:rPr>
              <w:t>Doxorrubicina - 70 mg/m²/ciclo</w:t>
            </w:r>
          </w:p>
        </w:tc>
      </w:tr>
    </w:tbl>
    <w:p w14:paraId="465CD024" w14:textId="77777777" w:rsidR="00907D3A" w:rsidRDefault="00907D3A">
      <w:pPr>
        <w:spacing w:line="360" w:lineRule="auto"/>
        <w:rPr>
          <w:rFonts w:cs="Times New Roman"/>
          <w:szCs w:val="24"/>
        </w:rPr>
      </w:pPr>
    </w:p>
    <w:p w14:paraId="0B66A34D" w14:textId="6A22E092" w:rsidR="0003754D" w:rsidRPr="008D0578" w:rsidRDefault="00427789">
      <w:pPr>
        <w:pStyle w:val="Estilo3lj"/>
        <w:pPrChange w:id="573" w:author="Luísa Jardim" w:date="2021-08-30T15:35:00Z">
          <w:pPr>
            <w:pStyle w:val="Estilo2lj"/>
            <w:numPr>
              <w:ilvl w:val="0"/>
              <w:numId w:val="0"/>
            </w:numPr>
            <w:ind w:left="284" w:firstLine="0"/>
          </w:pPr>
        </w:pPrChange>
      </w:pPr>
      <w:bookmarkStart w:id="574" w:name="_Toc81230815"/>
      <w:ins w:id="575" w:author="Luísa Jardim" w:date="2021-08-30T15:35:00Z">
        <w:r>
          <w:t xml:space="preserve">3.2.4 </w:t>
        </w:r>
      </w:ins>
      <w:del w:id="576" w:author="Luísa Jardim" w:date="2021-08-30T15:34:00Z">
        <w:r w:rsidR="008A6D6B" w:rsidRPr="008D0578" w:rsidDel="00427789">
          <w:delText>3.</w:delText>
        </w:r>
      </w:del>
      <w:del w:id="577" w:author="Luísa Jardim" w:date="2021-08-30T13:00:00Z">
        <w:r w:rsidR="008A6D6B" w:rsidRPr="008D0578" w:rsidDel="002511E8">
          <w:delText>2.4</w:delText>
        </w:r>
      </w:del>
      <w:del w:id="578" w:author="Luísa Jardim" w:date="2021-08-30T15:34:00Z">
        <w:r w:rsidR="00907D3A" w:rsidRPr="008D0578" w:rsidDel="00427789">
          <w:delText xml:space="preserve"> </w:delText>
        </w:r>
      </w:del>
      <w:bookmarkStart w:id="579" w:name="_Toc80017618"/>
      <w:bookmarkStart w:id="580" w:name="_Toc80017719"/>
      <w:bookmarkEnd w:id="579"/>
      <w:bookmarkEnd w:id="580"/>
      <w:r w:rsidRPr="008D0578">
        <w:t>Avaliação da mucosite oral</w:t>
      </w:r>
      <w:bookmarkEnd w:id="574"/>
    </w:p>
    <w:p w14:paraId="6A6E5899" w14:textId="77777777" w:rsidR="0032755A" w:rsidRPr="0032755A" w:rsidRDefault="0032755A">
      <w:pPr>
        <w:spacing w:line="360" w:lineRule="auto"/>
        <w:jc w:val="both"/>
        <w:rPr>
          <w:szCs w:val="24"/>
        </w:rPr>
      </w:pPr>
    </w:p>
    <w:p w14:paraId="7B936768" w14:textId="18EC7E9C" w:rsidR="0003754D" w:rsidRPr="0032755A" w:rsidRDefault="0003754D">
      <w:pPr>
        <w:pStyle w:val="PargrafodaLista1"/>
        <w:tabs>
          <w:tab w:val="left" w:pos="709"/>
          <w:tab w:val="left" w:pos="851"/>
          <w:tab w:val="left" w:pos="1418"/>
        </w:tabs>
        <w:spacing w:line="360" w:lineRule="auto"/>
        <w:ind w:left="0" w:firstLine="0"/>
        <w:jc w:val="both"/>
        <w:rPr>
          <w:rFonts w:cs="Times New Roman"/>
        </w:rPr>
      </w:pPr>
      <w:r w:rsidRPr="0032755A">
        <w:rPr>
          <w:rFonts w:cs="Times New Roman"/>
        </w:rPr>
        <w:lastRenderedPageBreak/>
        <w:tab/>
        <w:t xml:space="preserve">Para a avaliação clínica da </w:t>
      </w:r>
      <w:r w:rsidR="00BE400F" w:rsidRPr="0032755A">
        <w:rPr>
          <w:rFonts w:cs="Times New Roman"/>
        </w:rPr>
        <w:t>MO</w:t>
      </w:r>
      <w:r w:rsidRPr="0032755A">
        <w:rPr>
          <w:rFonts w:cs="Times New Roman"/>
        </w:rPr>
        <w:t xml:space="preserve"> </w:t>
      </w:r>
      <w:r w:rsidR="00BE400F" w:rsidRPr="0032755A">
        <w:rPr>
          <w:rFonts w:cs="Times New Roman"/>
        </w:rPr>
        <w:t>foi</w:t>
      </w:r>
      <w:r w:rsidRPr="0032755A">
        <w:rPr>
          <w:rFonts w:cs="Times New Roman"/>
        </w:rPr>
        <w:t xml:space="preserve"> utilizado o critério de toxicidade aguda da Organização Mundial de Saúde – OMS (</w:t>
      </w:r>
      <w:r w:rsidRPr="0032755A">
        <w:rPr>
          <w:rFonts w:cs="Times New Roman"/>
          <w:i/>
        </w:rPr>
        <w:t xml:space="preserve">WHO – World Health </w:t>
      </w:r>
      <w:proofErr w:type="spellStart"/>
      <w:r w:rsidRPr="0032755A">
        <w:rPr>
          <w:rFonts w:cs="Times New Roman"/>
          <w:i/>
        </w:rPr>
        <w:t>Organization</w:t>
      </w:r>
      <w:proofErr w:type="spellEnd"/>
      <w:r w:rsidRPr="0032755A">
        <w:rPr>
          <w:rFonts w:cs="Times New Roman"/>
        </w:rPr>
        <w:t>), o qual considera critérios objetivos e subjetivos, envolvendo o estado físico e nutricional do paciente, assim como o aspecto clínico da boca (</w:t>
      </w:r>
      <w:r w:rsidR="005D54D4" w:rsidRPr="0032755A">
        <w:rPr>
          <w:rFonts w:cs="Times New Roman"/>
        </w:rPr>
        <w:t xml:space="preserve">PARULEKAR </w:t>
      </w:r>
      <w:r w:rsidR="00981419" w:rsidRPr="00981419">
        <w:rPr>
          <w:rFonts w:cs="Times New Roman"/>
          <w:i/>
          <w:iCs/>
        </w:rPr>
        <w:t>et al</w:t>
      </w:r>
      <w:r w:rsidRPr="0032755A">
        <w:rPr>
          <w:rFonts w:cs="Times New Roman"/>
          <w:i/>
        </w:rPr>
        <w:t>.</w:t>
      </w:r>
      <w:r w:rsidRPr="0032755A">
        <w:rPr>
          <w:rFonts w:cs="Times New Roman"/>
        </w:rPr>
        <w:t xml:space="preserve">, 1998). De acordo com esta classificação a mucosite varia do grau 0 ao grau 4 conforme descrito a seguir:  0 – ausência de alterações na mucosa; 1 – inflamação e eritema; 2 – eritema e ulceração (o paciente consegue engolir sólidos); 3 – ulceração (o paciente pode apenas ingerir líquidos) e 4 – não é possível se alimentar pela boca (Tabela </w:t>
      </w:r>
      <w:r w:rsidR="00F25805">
        <w:rPr>
          <w:rFonts w:cs="Times New Roman"/>
        </w:rPr>
        <w:t>2</w:t>
      </w:r>
      <w:r w:rsidRPr="0032755A">
        <w:rPr>
          <w:rFonts w:cs="Times New Roman"/>
        </w:rPr>
        <w:t>).</w:t>
      </w:r>
    </w:p>
    <w:p w14:paraId="7FB8C7DA" w14:textId="77777777" w:rsidR="00056D0C" w:rsidRDefault="00056D0C">
      <w:pPr>
        <w:pStyle w:val="PargrafodaLista1"/>
        <w:spacing w:line="360" w:lineRule="auto"/>
        <w:ind w:left="0" w:firstLine="0"/>
        <w:jc w:val="center"/>
        <w:rPr>
          <w:rFonts w:cs="Times New Roman"/>
          <w:bCs/>
        </w:rPr>
      </w:pPr>
    </w:p>
    <w:p w14:paraId="6684E930" w14:textId="0177D025" w:rsidR="0003754D" w:rsidRPr="0032755A" w:rsidRDefault="0003754D" w:rsidP="00EB69B4">
      <w:pPr>
        <w:pStyle w:val="PargrafodaLista1"/>
        <w:spacing w:line="360" w:lineRule="auto"/>
        <w:ind w:left="0" w:firstLine="0"/>
        <w:rPr>
          <w:rFonts w:cs="Times New Roman"/>
        </w:rPr>
      </w:pPr>
      <w:r w:rsidRPr="0032755A">
        <w:rPr>
          <w:rFonts w:cs="Times New Roman"/>
          <w:bCs/>
        </w:rPr>
        <w:t xml:space="preserve">Tabela </w:t>
      </w:r>
      <w:r w:rsidR="00907D3A">
        <w:rPr>
          <w:rFonts w:cs="Times New Roman"/>
          <w:bCs/>
        </w:rPr>
        <w:t>2</w:t>
      </w:r>
      <w:r w:rsidRPr="0032755A">
        <w:rPr>
          <w:rFonts w:cs="Times New Roman"/>
          <w:bCs/>
        </w:rPr>
        <w:t xml:space="preserve"> –</w:t>
      </w:r>
      <w:r w:rsidRPr="0032755A">
        <w:rPr>
          <w:rFonts w:cs="Times New Roman"/>
          <w:b/>
        </w:rPr>
        <w:t xml:space="preserve"> </w:t>
      </w:r>
      <w:r w:rsidRPr="0032755A">
        <w:rPr>
          <w:rFonts w:cs="Times New Roman"/>
        </w:rPr>
        <w:t>Graduação da mucosite bucal segundo os critérios WHO</w:t>
      </w:r>
    </w:p>
    <w:p w14:paraId="0FE884AA" w14:textId="656222A7" w:rsidR="00AD019D" w:rsidRDefault="0003754D">
      <w:pPr>
        <w:pStyle w:val="PargrafodaLista1"/>
        <w:spacing w:line="360" w:lineRule="auto"/>
        <w:ind w:left="0" w:firstLine="0"/>
        <w:jc w:val="center"/>
        <w:rPr>
          <w:rFonts w:cs="Times New Roman"/>
        </w:rPr>
      </w:pPr>
      <w:r w:rsidRPr="0032755A">
        <w:rPr>
          <w:rFonts w:cs="Times New Roman"/>
          <w:noProof/>
          <w:lang w:val="en-US" w:eastAsia="en-US" w:bidi="ar-SA"/>
        </w:rPr>
        <w:drawing>
          <wp:inline distT="0" distB="0" distL="0" distR="0" wp14:anchorId="62B5A647" wp14:editId="7E6ED361">
            <wp:extent cx="4038600" cy="11906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8600" cy="1190625"/>
                    </a:xfrm>
                    <a:prstGeom prst="rect">
                      <a:avLst/>
                    </a:prstGeom>
                    <a:solidFill>
                      <a:srgbClr val="FFFFFF"/>
                    </a:solidFill>
                    <a:ln>
                      <a:noFill/>
                    </a:ln>
                  </pic:spPr>
                </pic:pic>
              </a:graphicData>
            </a:graphic>
          </wp:inline>
        </w:drawing>
      </w:r>
    </w:p>
    <w:p w14:paraId="00D85350" w14:textId="77777777" w:rsidR="00332260" w:rsidRPr="0032755A" w:rsidRDefault="00332260">
      <w:pPr>
        <w:pStyle w:val="PargrafodaLista1"/>
        <w:spacing w:line="360" w:lineRule="auto"/>
        <w:ind w:left="0" w:firstLine="0"/>
        <w:jc w:val="center"/>
        <w:rPr>
          <w:rFonts w:cs="Times New Roman"/>
        </w:rPr>
      </w:pPr>
    </w:p>
    <w:p w14:paraId="72BAFCD6" w14:textId="01FEB09D" w:rsidR="00AD019D" w:rsidRPr="008D0578" w:rsidRDefault="00427789">
      <w:pPr>
        <w:pStyle w:val="Estilo3lj"/>
        <w:pPrChange w:id="581" w:author="Luísa Jardim" w:date="2021-08-30T15:35:00Z">
          <w:pPr>
            <w:pStyle w:val="Estilo2lj"/>
            <w:numPr>
              <w:ilvl w:val="2"/>
              <w:numId w:val="23"/>
            </w:numPr>
            <w:ind w:left="1004" w:hanging="720"/>
          </w:pPr>
        </w:pPrChange>
      </w:pPr>
      <w:bookmarkStart w:id="582" w:name="_Toc81230816"/>
      <w:ins w:id="583" w:author="Luísa Jardim" w:date="2021-08-30T15:35:00Z">
        <w:r>
          <w:t xml:space="preserve">3.2.5 </w:t>
        </w:r>
      </w:ins>
      <w:r w:rsidRPr="008D0578">
        <w:t>Coleta e processamento de amostras de sangue</w:t>
      </w:r>
      <w:bookmarkEnd w:id="582"/>
      <w:r w:rsidR="00642BE4" w:rsidRPr="008D0578">
        <w:tab/>
      </w:r>
    </w:p>
    <w:p w14:paraId="4EC72C1C" w14:textId="00EE7D8E" w:rsidR="00AD019D" w:rsidRPr="0032755A" w:rsidRDefault="00AD019D">
      <w:pPr>
        <w:tabs>
          <w:tab w:val="left" w:pos="709"/>
          <w:tab w:val="left" w:pos="851"/>
          <w:tab w:val="left" w:pos="1418"/>
        </w:tabs>
        <w:spacing w:after="0" w:line="360" w:lineRule="auto"/>
        <w:jc w:val="both"/>
        <w:rPr>
          <w:rFonts w:cs="Times New Roman"/>
        </w:rPr>
      </w:pPr>
      <w:r w:rsidRPr="0032755A">
        <w:rPr>
          <w:rFonts w:cs="Times New Roman"/>
        </w:rPr>
        <w:tab/>
        <w:t xml:space="preserve">De acordo com o protocolo de </w:t>
      </w:r>
      <w:proofErr w:type="spellStart"/>
      <w:r w:rsidRPr="0032755A">
        <w:rPr>
          <w:rFonts w:cs="Times New Roman"/>
        </w:rPr>
        <w:t>Fall</w:t>
      </w:r>
      <w:proofErr w:type="spellEnd"/>
      <w:r w:rsidRPr="0032755A">
        <w:rPr>
          <w:rFonts w:cs="Times New Roman"/>
        </w:rPr>
        <w:t xml:space="preserve">-Dickson </w:t>
      </w:r>
      <w:r w:rsidR="00981419" w:rsidRPr="00981419">
        <w:rPr>
          <w:rFonts w:cs="Times New Roman"/>
          <w:i/>
          <w:iCs/>
        </w:rPr>
        <w:t>et al</w:t>
      </w:r>
      <w:r w:rsidRPr="0032755A">
        <w:rPr>
          <w:rFonts w:cs="Times New Roman"/>
        </w:rPr>
        <w:t xml:space="preserve">. (2007), com o auxílio do corpo clínico de enfermagem </w:t>
      </w:r>
      <w:proofErr w:type="gramStart"/>
      <w:r w:rsidRPr="0032755A">
        <w:rPr>
          <w:rFonts w:cs="Times New Roman"/>
        </w:rPr>
        <w:t>foi  coletado</w:t>
      </w:r>
      <w:proofErr w:type="gramEnd"/>
      <w:r w:rsidRPr="0032755A">
        <w:rPr>
          <w:rFonts w:cs="Times New Roman"/>
        </w:rPr>
        <w:t xml:space="preserve"> 3ml de sangue do cateter central em um tubo à vácuo com EDTA K3 com capacidade de 5ml (</w:t>
      </w:r>
      <w:proofErr w:type="spellStart"/>
      <w:r w:rsidRPr="0032755A">
        <w:rPr>
          <w:rFonts w:cs="Times New Roman"/>
        </w:rPr>
        <w:t>Cral</w:t>
      </w:r>
      <w:proofErr w:type="spellEnd"/>
      <w:r w:rsidRPr="0032755A">
        <w:rPr>
          <w:rFonts w:cs="Times New Roman"/>
        </w:rPr>
        <w:t xml:space="preserve">®, Referência GDO50EK), e evitando a contaminação com a heparina residual proveniente da linha central. O sangue foi </w:t>
      </w:r>
      <w:proofErr w:type="spellStart"/>
      <w:r w:rsidRPr="0032755A">
        <w:rPr>
          <w:rFonts w:cs="Times New Roman"/>
        </w:rPr>
        <w:t>alíquotado</w:t>
      </w:r>
      <w:proofErr w:type="spellEnd"/>
      <w:r w:rsidRPr="0032755A">
        <w:rPr>
          <w:rFonts w:cs="Times New Roman"/>
        </w:rPr>
        <w:t xml:space="preserve"> em </w:t>
      </w:r>
      <w:proofErr w:type="spellStart"/>
      <w:r w:rsidRPr="0032755A">
        <w:rPr>
          <w:rFonts w:cs="Times New Roman"/>
          <w:i/>
        </w:rPr>
        <w:t>eppendorfes</w:t>
      </w:r>
      <w:proofErr w:type="spellEnd"/>
      <w:r w:rsidRPr="0032755A">
        <w:rPr>
          <w:rFonts w:cs="Times New Roman"/>
        </w:rPr>
        <w:t xml:space="preserve"> de polipropileno com capacidade de 2ml com tampa </w:t>
      </w:r>
      <w:proofErr w:type="spellStart"/>
      <w:r w:rsidRPr="0032755A">
        <w:rPr>
          <w:rFonts w:cs="Times New Roman"/>
        </w:rPr>
        <w:t>rosqueável</w:t>
      </w:r>
      <w:proofErr w:type="spellEnd"/>
      <w:r w:rsidRPr="0032755A">
        <w:rPr>
          <w:rFonts w:cs="Times New Roman"/>
        </w:rPr>
        <w:t xml:space="preserve"> (</w:t>
      </w:r>
      <w:proofErr w:type="spellStart"/>
      <w:r w:rsidRPr="0032755A">
        <w:rPr>
          <w:rFonts w:cs="Times New Roman"/>
          <w:i/>
        </w:rPr>
        <w:t>screw</w:t>
      </w:r>
      <w:proofErr w:type="spellEnd"/>
      <w:r w:rsidRPr="0032755A">
        <w:rPr>
          <w:rFonts w:cs="Times New Roman"/>
          <w:i/>
        </w:rPr>
        <w:t xml:space="preserve"> tube</w:t>
      </w:r>
      <w:r w:rsidRPr="0032755A">
        <w:rPr>
          <w:rFonts w:cs="Times New Roman"/>
        </w:rPr>
        <w:t xml:space="preserve">; </w:t>
      </w:r>
      <w:proofErr w:type="spellStart"/>
      <w:r w:rsidRPr="0032755A">
        <w:rPr>
          <w:rFonts w:cs="Times New Roman"/>
        </w:rPr>
        <w:t>Axygen</w:t>
      </w:r>
      <w:proofErr w:type="spellEnd"/>
      <w:r w:rsidRPr="0032755A">
        <w:rPr>
          <w:rFonts w:cs="Times New Roman"/>
        </w:rPr>
        <w:t xml:space="preserve">), e esses tubos armazenados no </w:t>
      </w:r>
      <w:proofErr w:type="spellStart"/>
      <w:r w:rsidRPr="0032755A">
        <w:rPr>
          <w:rFonts w:cs="Times New Roman"/>
        </w:rPr>
        <w:t>ultra-freezer</w:t>
      </w:r>
      <w:proofErr w:type="spellEnd"/>
      <w:r w:rsidRPr="0032755A">
        <w:rPr>
          <w:rFonts w:cs="Times New Roman"/>
        </w:rPr>
        <w:t xml:space="preserve"> -80ºC. </w:t>
      </w:r>
    </w:p>
    <w:p w14:paraId="2C117060" w14:textId="51FFF35B" w:rsidR="009B2D01" w:rsidRDefault="00AD019D">
      <w:pPr>
        <w:tabs>
          <w:tab w:val="left" w:pos="709"/>
          <w:tab w:val="left" w:pos="851"/>
          <w:tab w:val="left" w:pos="1418"/>
        </w:tabs>
        <w:spacing w:after="0" w:line="360" w:lineRule="auto"/>
        <w:jc w:val="both"/>
        <w:rPr>
          <w:rFonts w:cs="Times New Roman"/>
        </w:rPr>
      </w:pPr>
      <w:r w:rsidRPr="0032755A">
        <w:rPr>
          <w:rFonts w:cs="Times New Roman"/>
        </w:rPr>
        <w:tab/>
        <w:t>Os exames laboratoriais para determinação das enzimas hepáticas e os exames hematológicos já foram coletados na rotina da assistência, não sendo realizados especificamente para este Projeto.</w:t>
      </w:r>
    </w:p>
    <w:p w14:paraId="05761B43" w14:textId="6BDBEBA8" w:rsidR="009B2D01" w:rsidRDefault="009B2D01">
      <w:pPr>
        <w:tabs>
          <w:tab w:val="left" w:pos="709"/>
          <w:tab w:val="left" w:pos="851"/>
          <w:tab w:val="left" w:pos="1418"/>
        </w:tabs>
        <w:spacing w:after="0" w:line="360" w:lineRule="auto"/>
        <w:jc w:val="both"/>
        <w:rPr>
          <w:rFonts w:cs="Times New Roman"/>
        </w:rPr>
      </w:pPr>
    </w:p>
    <w:p w14:paraId="6EEC85B6" w14:textId="44C21A48" w:rsidR="00A920DF" w:rsidRPr="008A6D6B" w:rsidRDefault="008A6D6B">
      <w:pPr>
        <w:pStyle w:val="Estilo2lj"/>
        <w:numPr>
          <w:ilvl w:val="1"/>
          <w:numId w:val="31"/>
        </w:numPr>
        <w:pPrChange w:id="584" w:author="Luísa Jardim" w:date="2021-08-30T15:35:00Z">
          <w:pPr>
            <w:pStyle w:val="PargrafodaLista"/>
            <w:numPr>
              <w:ilvl w:val="1"/>
              <w:numId w:val="23"/>
            </w:numPr>
            <w:tabs>
              <w:tab w:val="left" w:pos="709"/>
              <w:tab w:val="left" w:pos="851"/>
              <w:tab w:val="left" w:pos="1134"/>
              <w:tab w:val="left" w:pos="1418"/>
            </w:tabs>
            <w:spacing w:after="0" w:line="360" w:lineRule="auto"/>
            <w:ind w:left="622" w:hanging="480"/>
            <w:jc w:val="both"/>
          </w:pPr>
        </w:pPrChange>
      </w:pPr>
      <w:bookmarkStart w:id="585" w:name="_Toc81230817"/>
      <w:r w:rsidRPr="008A6D6B">
        <w:t>ETAPA A SER REALIZADA NO PESENTE ESTUDO</w:t>
      </w:r>
      <w:bookmarkEnd w:id="585"/>
    </w:p>
    <w:p w14:paraId="197AAE37" w14:textId="77777777" w:rsidR="00A920DF" w:rsidRDefault="00A920DF" w:rsidP="00A920DF">
      <w:pPr>
        <w:pStyle w:val="Estilo2lj"/>
        <w:numPr>
          <w:ilvl w:val="0"/>
          <w:numId w:val="0"/>
        </w:numPr>
        <w:ind w:left="709" w:hanging="705"/>
      </w:pPr>
    </w:p>
    <w:p w14:paraId="567E73EE" w14:textId="246E4AFE" w:rsidR="0032755A" w:rsidRDefault="008A6D6B">
      <w:pPr>
        <w:pStyle w:val="Estilo3lj"/>
        <w:pPrChange w:id="586" w:author="Luísa Jardim" w:date="2021-08-30T13:01:00Z">
          <w:pPr>
            <w:pStyle w:val="Estilo2lj"/>
            <w:numPr>
              <w:ilvl w:val="0"/>
              <w:numId w:val="0"/>
            </w:numPr>
            <w:ind w:left="0" w:hanging="349"/>
          </w:pPr>
        </w:pPrChange>
      </w:pPr>
      <w:bookmarkStart w:id="587" w:name="_Toc81230818"/>
      <w:r>
        <w:t>3.</w:t>
      </w:r>
      <w:ins w:id="588" w:author="Luísa Jardim" w:date="2021-08-30T15:35:00Z">
        <w:r w:rsidR="00427789">
          <w:t>3</w:t>
        </w:r>
      </w:ins>
      <w:del w:id="589" w:author="Luísa Jardim" w:date="2021-08-30T13:01:00Z">
        <w:r w:rsidDel="002511E8">
          <w:delText>3</w:delText>
        </w:r>
      </w:del>
      <w:r>
        <w:t xml:space="preserve">.1 </w:t>
      </w:r>
      <w:ins w:id="590" w:author="Luísa Jardim" w:date="2021-08-30T13:01:00Z">
        <w:r w:rsidR="003B5F71">
          <w:t>A</w:t>
        </w:r>
      </w:ins>
      <w:del w:id="591" w:author="Luísa Jardim" w:date="2021-08-30T13:01:00Z">
        <w:r w:rsidR="003B5F71" w:rsidRPr="00744BF7" w:rsidDel="003B5F71">
          <w:delText>a</w:delText>
        </w:r>
      </w:del>
      <w:r w:rsidR="003B5F71" w:rsidRPr="00744BF7">
        <w:t xml:space="preserve">nálise </w:t>
      </w:r>
      <w:r w:rsidR="003B5F71">
        <w:t xml:space="preserve">molecular </w:t>
      </w:r>
      <w:r w:rsidR="003B5F71" w:rsidRPr="00744BF7">
        <w:t>dos genes</w:t>
      </w:r>
      <w:bookmarkEnd w:id="587"/>
    </w:p>
    <w:p w14:paraId="38F56045" w14:textId="5125B1C2" w:rsidR="00F66DF5" w:rsidRPr="0032755A" w:rsidRDefault="00F66DF5" w:rsidP="0021493C">
      <w:pPr>
        <w:spacing w:line="360" w:lineRule="auto"/>
        <w:ind w:firstLine="708"/>
        <w:jc w:val="both"/>
        <w:rPr>
          <w:rFonts w:cs="Times New Roman"/>
        </w:rPr>
      </w:pPr>
      <w:del w:id="592" w:author="Luísa Jardim" w:date="2022-05-19T14:19:00Z">
        <w:r w:rsidRPr="0032755A" w:rsidDel="003320D3">
          <w:rPr>
            <w:rFonts w:cs="Times New Roman"/>
          </w:rPr>
          <w:delText xml:space="preserve">Será </w:delText>
        </w:r>
      </w:del>
      <w:ins w:id="593" w:author="Luísa Jardim" w:date="2022-05-19T14:19:00Z">
        <w:r w:rsidR="003320D3">
          <w:rPr>
            <w:rFonts w:cs="Times New Roman"/>
          </w:rPr>
          <w:t>Fo</w:t>
        </w:r>
      </w:ins>
      <w:ins w:id="594" w:author="Luísa Jardim" w:date="2022-05-19T14:20:00Z">
        <w:r w:rsidR="00A44056">
          <w:rPr>
            <w:rFonts w:cs="Times New Roman"/>
          </w:rPr>
          <w:t>i</w:t>
        </w:r>
      </w:ins>
      <w:ins w:id="595" w:author="Luísa Jardim" w:date="2022-05-19T14:19:00Z">
        <w:r w:rsidR="003320D3">
          <w:rPr>
            <w:rFonts w:cs="Times New Roman"/>
          </w:rPr>
          <w:t xml:space="preserve"> </w:t>
        </w:r>
      </w:ins>
      <w:r w:rsidRPr="0032755A">
        <w:rPr>
          <w:rFonts w:cs="Times New Roman"/>
        </w:rPr>
        <w:t>analisad</w:t>
      </w:r>
      <w:ins w:id="596" w:author="Luísa Jardim" w:date="2022-05-19T14:20:00Z">
        <w:r w:rsidR="003320D3">
          <w:rPr>
            <w:rFonts w:cs="Times New Roman"/>
          </w:rPr>
          <w:t>a</w:t>
        </w:r>
      </w:ins>
      <w:del w:id="597" w:author="Luísa Jardim" w:date="2022-05-19T14:20:00Z">
        <w:r w:rsidRPr="0032755A" w:rsidDel="003320D3">
          <w:rPr>
            <w:rFonts w:cs="Times New Roman"/>
          </w:rPr>
          <w:delText>a</w:delText>
        </w:r>
      </w:del>
      <w:r w:rsidRPr="0032755A">
        <w:rPr>
          <w:rFonts w:cs="Times New Roman"/>
        </w:rPr>
        <w:t xml:space="preserve"> a relação dos genes presentes na </w:t>
      </w:r>
      <w:r w:rsidR="00357D26">
        <w:rPr>
          <w:rFonts w:cs="Times New Roman"/>
        </w:rPr>
        <w:t>T</w:t>
      </w:r>
      <w:r w:rsidRPr="0032755A">
        <w:rPr>
          <w:rFonts w:cs="Times New Roman"/>
        </w:rPr>
        <w:t xml:space="preserve">abela </w:t>
      </w:r>
      <w:r w:rsidR="00F25805">
        <w:rPr>
          <w:rFonts w:cs="Times New Roman"/>
        </w:rPr>
        <w:t>3</w:t>
      </w:r>
      <w:r w:rsidRPr="0032755A">
        <w:rPr>
          <w:rFonts w:cs="Times New Roman"/>
        </w:rPr>
        <w:t xml:space="preserve"> relacionados aos quimioterápicos MTX, doxorrubicina e ciclofosfamida.</w:t>
      </w:r>
    </w:p>
    <w:p w14:paraId="387B0D9C" w14:textId="4CBB168F" w:rsidR="00F66DF5" w:rsidRDefault="00F66DF5" w:rsidP="0021493C">
      <w:pPr>
        <w:pStyle w:val="Legenda"/>
        <w:keepNext/>
        <w:spacing w:line="360" w:lineRule="auto"/>
        <w:rPr>
          <w:rFonts w:cs="Times New Roman"/>
          <w:bCs/>
          <w:i w:val="0"/>
          <w:iCs w:val="0"/>
          <w:color w:val="auto"/>
          <w:sz w:val="24"/>
          <w:szCs w:val="24"/>
        </w:rPr>
      </w:pPr>
      <w:r w:rsidRPr="00642BE4">
        <w:rPr>
          <w:rFonts w:cs="Times New Roman"/>
          <w:i w:val="0"/>
          <w:iCs w:val="0"/>
          <w:color w:val="auto"/>
          <w:sz w:val="24"/>
          <w:szCs w:val="24"/>
        </w:rPr>
        <w:lastRenderedPageBreak/>
        <w:t xml:space="preserve">Tabela </w:t>
      </w:r>
      <w:r w:rsidR="00F25805">
        <w:rPr>
          <w:rFonts w:cs="Times New Roman"/>
          <w:i w:val="0"/>
          <w:iCs w:val="0"/>
          <w:color w:val="auto"/>
          <w:sz w:val="24"/>
          <w:szCs w:val="24"/>
        </w:rPr>
        <w:t>3</w:t>
      </w:r>
      <w:r w:rsidRPr="0032755A">
        <w:rPr>
          <w:rFonts w:cs="Times New Roman"/>
          <w:i w:val="0"/>
          <w:iCs w:val="0"/>
          <w:color w:val="auto"/>
          <w:sz w:val="24"/>
          <w:szCs w:val="24"/>
        </w:rPr>
        <w:t>– Genes envolvidos na farmacocinética e farmacodinâmica de quimioterápico</w:t>
      </w:r>
      <w:r w:rsidR="00474114" w:rsidRPr="00FA1F70">
        <w:rPr>
          <w:rFonts w:cs="Times New Roman"/>
          <w:bCs/>
          <w:i w:val="0"/>
          <w:iCs w:val="0"/>
          <w:color w:val="auto"/>
          <w:sz w:val="24"/>
          <w:szCs w:val="24"/>
        </w:rPr>
        <w:t>s</w:t>
      </w:r>
      <w:r w:rsidR="00357D26">
        <w:rPr>
          <w:rFonts w:cs="Times New Roman"/>
          <w:bCs/>
          <w:i w:val="0"/>
          <w:iCs w:val="0"/>
          <w:color w:val="auto"/>
          <w:sz w:val="24"/>
          <w:szCs w:val="24"/>
        </w:rPr>
        <w:t>.</w:t>
      </w:r>
    </w:p>
    <w:tbl>
      <w:tblPr>
        <w:tblW w:w="5000" w:type="pct"/>
        <w:jc w:val="center"/>
        <w:tblBorders>
          <w:top w:val="single" w:sz="4" w:space="0" w:color="auto"/>
          <w:bottom w:val="single" w:sz="4" w:space="0" w:color="auto"/>
        </w:tblBorders>
        <w:tblCellMar>
          <w:top w:w="55" w:type="dxa"/>
          <w:left w:w="55" w:type="dxa"/>
          <w:bottom w:w="55" w:type="dxa"/>
          <w:right w:w="55" w:type="dxa"/>
        </w:tblCellMar>
        <w:tblLook w:val="04A0" w:firstRow="1" w:lastRow="0" w:firstColumn="1" w:lastColumn="0" w:noHBand="0" w:noVBand="1"/>
      </w:tblPr>
      <w:tblGrid>
        <w:gridCol w:w="2126"/>
        <w:gridCol w:w="2126"/>
        <w:gridCol w:w="2126"/>
        <w:gridCol w:w="2126"/>
      </w:tblGrid>
      <w:tr w:rsidR="00987505" w14:paraId="69BE434F" w14:textId="77777777" w:rsidTr="00412447">
        <w:trPr>
          <w:trHeight w:val="283"/>
          <w:jc w:val="center"/>
        </w:trPr>
        <w:tc>
          <w:tcPr>
            <w:tcW w:w="1250" w:type="pct"/>
            <w:tcBorders>
              <w:top w:val="single" w:sz="4" w:space="0" w:color="auto"/>
              <w:left w:val="nil"/>
              <w:bottom w:val="nil"/>
              <w:right w:val="nil"/>
            </w:tcBorders>
            <w:vAlign w:val="center"/>
            <w:hideMark/>
          </w:tcPr>
          <w:p w14:paraId="39DB78B5" w14:textId="77777777" w:rsidR="00987505" w:rsidRDefault="00987505" w:rsidP="0021493C">
            <w:pPr>
              <w:spacing w:line="360" w:lineRule="auto"/>
              <w:jc w:val="center"/>
              <w:rPr>
                <w:rFonts w:cs="Times New Roman"/>
                <w:sz w:val="20"/>
                <w:szCs w:val="20"/>
              </w:rPr>
            </w:pPr>
            <w:r>
              <w:rPr>
                <w:rFonts w:cs="Times New Roman"/>
                <w:sz w:val="20"/>
                <w:szCs w:val="20"/>
              </w:rPr>
              <w:t>Gene</w:t>
            </w:r>
          </w:p>
        </w:tc>
        <w:tc>
          <w:tcPr>
            <w:tcW w:w="1250" w:type="pct"/>
            <w:tcBorders>
              <w:top w:val="single" w:sz="4" w:space="0" w:color="auto"/>
              <w:left w:val="nil"/>
              <w:bottom w:val="nil"/>
              <w:right w:val="nil"/>
            </w:tcBorders>
            <w:vAlign w:val="center"/>
            <w:hideMark/>
          </w:tcPr>
          <w:p w14:paraId="33B27FC3" w14:textId="77777777" w:rsidR="00987505" w:rsidRDefault="00987505" w:rsidP="0021493C">
            <w:pPr>
              <w:spacing w:line="360" w:lineRule="auto"/>
              <w:jc w:val="center"/>
              <w:rPr>
                <w:rFonts w:cs="Times New Roman"/>
                <w:sz w:val="20"/>
                <w:szCs w:val="20"/>
              </w:rPr>
            </w:pPr>
            <w:r>
              <w:rPr>
                <w:rFonts w:cs="Times New Roman"/>
                <w:sz w:val="20"/>
                <w:szCs w:val="20"/>
              </w:rPr>
              <w:t>MTX</w:t>
            </w:r>
          </w:p>
        </w:tc>
        <w:tc>
          <w:tcPr>
            <w:tcW w:w="1250" w:type="pct"/>
            <w:tcBorders>
              <w:top w:val="single" w:sz="4" w:space="0" w:color="auto"/>
              <w:left w:val="nil"/>
              <w:bottom w:val="nil"/>
              <w:right w:val="nil"/>
            </w:tcBorders>
            <w:vAlign w:val="center"/>
            <w:hideMark/>
          </w:tcPr>
          <w:p w14:paraId="61DC24AB" w14:textId="77777777" w:rsidR="00987505" w:rsidRDefault="00987505" w:rsidP="0021493C">
            <w:pPr>
              <w:spacing w:line="360" w:lineRule="auto"/>
              <w:jc w:val="center"/>
              <w:rPr>
                <w:rFonts w:cs="Times New Roman"/>
                <w:sz w:val="20"/>
                <w:szCs w:val="20"/>
              </w:rPr>
            </w:pPr>
            <w:r>
              <w:rPr>
                <w:rFonts w:cs="Times New Roman"/>
                <w:sz w:val="20"/>
                <w:szCs w:val="20"/>
              </w:rPr>
              <w:t>Doxorrubicina</w:t>
            </w:r>
          </w:p>
        </w:tc>
        <w:tc>
          <w:tcPr>
            <w:tcW w:w="1250" w:type="pct"/>
            <w:tcBorders>
              <w:top w:val="single" w:sz="4" w:space="0" w:color="auto"/>
              <w:left w:val="nil"/>
              <w:bottom w:val="nil"/>
              <w:right w:val="nil"/>
            </w:tcBorders>
            <w:vAlign w:val="center"/>
            <w:hideMark/>
          </w:tcPr>
          <w:p w14:paraId="5577A33D" w14:textId="77777777" w:rsidR="00987505" w:rsidRDefault="00987505" w:rsidP="0021493C">
            <w:pPr>
              <w:spacing w:line="360" w:lineRule="auto"/>
              <w:jc w:val="center"/>
              <w:rPr>
                <w:rFonts w:cs="Times New Roman"/>
                <w:sz w:val="20"/>
                <w:szCs w:val="20"/>
              </w:rPr>
            </w:pPr>
            <w:r>
              <w:rPr>
                <w:rFonts w:cs="Times New Roman"/>
                <w:sz w:val="20"/>
                <w:szCs w:val="20"/>
              </w:rPr>
              <w:t>Ciclofosfamida</w:t>
            </w:r>
          </w:p>
        </w:tc>
      </w:tr>
      <w:tr w:rsidR="00987505" w14:paraId="7BAAF122" w14:textId="77777777" w:rsidTr="00412447">
        <w:trPr>
          <w:trHeight w:val="283"/>
          <w:jc w:val="center"/>
        </w:trPr>
        <w:tc>
          <w:tcPr>
            <w:tcW w:w="1250" w:type="pct"/>
            <w:tcBorders>
              <w:top w:val="nil"/>
              <w:left w:val="nil"/>
              <w:bottom w:val="nil"/>
              <w:right w:val="nil"/>
            </w:tcBorders>
            <w:vAlign w:val="center"/>
            <w:hideMark/>
          </w:tcPr>
          <w:p w14:paraId="432919F9" w14:textId="77777777" w:rsidR="00987505" w:rsidRPr="008E0EFE" w:rsidRDefault="00987505" w:rsidP="0021493C">
            <w:pPr>
              <w:spacing w:after="0" w:line="360" w:lineRule="auto"/>
              <w:jc w:val="center"/>
              <w:rPr>
                <w:rFonts w:cs="Times New Roman"/>
                <w:i/>
                <w:iCs/>
                <w:sz w:val="18"/>
                <w:szCs w:val="18"/>
              </w:rPr>
            </w:pPr>
            <w:bookmarkStart w:id="598" w:name="_Hlk67329203"/>
            <w:r w:rsidRPr="008E0EFE">
              <w:rPr>
                <w:rFonts w:cs="Times New Roman"/>
                <w:i/>
                <w:iCs/>
                <w:sz w:val="18"/>
                <w:szCs w:val="18"/>
              </w:rPr>
              <w:t>ABCA3</w:t>
            </w:r>
          </w:p>
        </w:tc>
        <w:tc>
          <w:tcPr>
            <w:tcW w:w="1250" w:type="pct"/>
            <w:tcBorders>
              <w:top w:val="nil"/>
              <w:left w:val="nil"/>
              <w:bottom w:val="nil"/>
              <w:right w:val="nil"/>
            </w:tcBorders>
            <w:vAlign w:val="center"/>
            <w:hideMark/>
          </w:tcPr>
          <w:p w14:paraId="1AD62AFE"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253C1B55"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0DF1432E"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7F457002" w14:textId="77777777" w:rsidTr="00412447">
        <w:trPr>
          <w:trHeight w:val="283"/>
          <w:jc w:val="center"/>
        </w:trPr>
        <w:tc>
          <w:tcPr>
            <w:tcW w:w="1250" w:type="pct"/>
            <w:tcBorders>
              <w:top w:val="nil"/>
              <w:left w:val="nil"/>
              <w:bottom w:val="nil"/>
              <w:right w:val="nil"/>
            </w:tcBorders>
            <w:vAlign w:val="center"/>
            <w:hideMark/>
          </w:tcPr>
          <w:p w14:paraId="67F192BF"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ABCB1</w:t>
            </w:r>
          </w:p>
        </w:tc>
        <w:tc>
          <w:tcPr>
            <w:tcW w:w="1250" w:type="pct"/>
            <w:tcBorders>
              <w:top w:val="nil"/>
              <w:left w:val="nil"/>
              <w:bottom w:val="nil"/>
              <w:right w:val="nil"/>
            </w:tcBorders>
            <w:vAlign w:val="center"/>
            <w:hideMark/>
          </w:tcPr>
          <w:p w14:paraId="39978AB8"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05B18CD0"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0773C47C"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29CD4FE3" w14:textId="77777777" w:rsidTr="00412447">
        <w:trPr>
          <w:trHeight w:val="283"/>
          <w:jc w:val="center"/>
        </w:trPr>
        <w:tc>
          <w:tcPr>
            <w:tcW w:w="1250" w:type="pct"/>
            <w:tcBorders>
              <w:top w:val="nil"/>
              <w:left w:val="nil"/>
              <w:bottom w:val="nil"/>
              <w:right w:val="nil"/>
            </w:tcBorders>
            <w:vAlign w:val="center"/>
            <w:hideMark/>
          </w:tcPr>
          <w:p w14:paraId="25E6E7F3"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ABCC1</w:t>
            </w:r>
          </w:p>
        </w:tc>
        <w:tc>
          <w:tcPr>
            <w:tcW w:w="1250" w:type="pct"/>
            <w:tcBorders>
              <w:top w:val="nil"/>
              <w:left w:val="nil"/>
              <w:bottom w:val="nil"/>
              <w:right w:val="nil"/>
            </w:tcBorders>
            <w:vAlign w:val="center"/>
            <w:hideMark/>
          </w:tcPr>
          <w:p w14:paraId="265D2C6C"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5F7DE839"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7C42CD5C"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44C46592" w14:textId="77777777" w:rsidTr="00412447">
        <w:trPr>
          <w:trHeight w:val="283"/>
          <w:jc w:val="center"/>
        </w:trPr>
        <w:tc>
          <w:tcPr>
            <w:tcW w:w="1250" w:type="pct"/>
            <w:tcBorders>
              <w:top w:val="nil"/>
              <w:left w:val="nil"/>
              <w:bottom w:val="nil"/>
              <w:right w:val="nil"/>
            </w:tcBorders>
            <w:vAlign w:val="center"/>
            <w:hideMark/>
          </w:tcPr>
          <w:p w14:paraId="447E8EE8"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ABCC2</w:t>
            </w:r>
          </w:p>
        </w:tc>
        <w:tc>
          <w:tcPr>
            <w:tcW w:w="1250" w:type="pct"/>
            <w:tcBorders>
              <w:top w:val="nil"/>
              <w:left w:val="nil"/>
              <w:bottom w:val="nil"/>
              <w:right w:val="nil"/>
            </w:tcBorders>
            <w:vAlign w:val="center"/>
            <w:hideMark/>
          </w:tcPr>
          <w:p w14:paraId="463D3325"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34DFFC9E"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0FEAFBA3"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6192088C" w14:textId="77777777" w:rsidTr="00412447">
        <w:trPr>
          <w:trHeight w:val="283"/>
          <w:jc w:val="center"/>
        </w:trPr>
        <w:tc>
          <w:tcPr>
            <w:tcW w:w="1250" w:type="pct"/>
            <w:tcBorders>
              <w:top w:val="nil"/>
              <w:left w:val="nil"/>
              <w:bottom w:val="nil"/>
              <w:right w:val="nil"/>
            </w:tcBorders>
            <w:vAlign w:val="center"/>
            <w:hideMark/>
          </w:tcPr>
          <w:p w14:paraId="3D796536"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ABCC3</w:t>
            </w:r>
          </w:p>
        </w:tc>
        <w:tc>
          <w:tcPr>
            <w:tcW w:w="1250" w:type="pct"/>
            <w:tcBorders>
              <w:top w:val="nil"/>
              <w:left w:val="nil"/>
              <w:bottom w:val="nil"/>
              <w:right w:val="nil"/>
            </w:tcBorders>
            <w:vAlign w:val="center"/>
            <w:hideMark/>
          </w:tcPr>
          <w:p w14:paraId="752C93EB"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4A338D44"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36BF3CF3"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77768339" w14:textId="77777777" w:rsidTr="00412447">
        <w:trPr>
          <w:trHeight w:val="283"/>
          <w:jc w:val="center"/>
        </w:trPr>
        <w:tc>
          <w:tcPr>
            <w:tcW w:w="1250" w:type="pct"/>
            <w:tcBorders>
              <w:top w:val="nil"/>
              <w:left w:val="nil"/>
              <w:bottom w:val="nil"/>
              <w:right w:val="nil"/>
            </w:tcBorders>
            <w:vAlign w:val="center"/>
            <w:hideMark/>
          </w:tcPr>
          <w:p w14:paraId="3A5ECDA2"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ABCC4</w:t>
            </w:r>
          </w:p>
        </w:tc>
        <w:tc>
          <w:tcPr>
            <w:tcW w:w="1250" w:type="pct"/>
            <w:tcBorders>
              <w:top w:val="nil"/>
              <w:left w:val="nil"/>
              <w:bottom w:val="nil"/>
              <w:right w:val="nil"/>
            </w:tcBorders>
            <w:vAlign w:val="center"/>
            <w:hideMark/>
          </w:tcPr>
          <w:p w14:paraId="62039378"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3E3D57B5"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525A90EC"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13664386" w14:textId="77777777" w:rsidTr="00412447">
        <w:trPr>
          <w:trHeight w:val="283"/>
          <w:jc w:val="center"/>
        </w:trPr>
        <w:tc>
          <w:tcPr>
            <w:tcW w:w="1250" w:type="pct"/>
            <w:tcBorders>
              <w:top w:val="nil"/>
              <w:left w:val="nil"/>
              <w:bottom w:val="nil"/>
              <w:right w:val="nil"/>
            </w:tcBorders>
            <w:vAlign w:val="center"/>
            <w:hideMark/>
          </w:tcPr>
          <w:p w14:paraId="18952B94"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ABCC6</w:t>
            </w:r>
          </w:p>
        </w:tc>
        <w:tc>
          <w:tcPr>
            <w:tcW w:w="1250" w:type="pct"/>
            <w:tcBorders>
              <w:top w:val="nil"/>
              <w:left w:val="nil"/>
              <w:bottom w:val="nil"/>
              <w:right w:val="nil"/>
            </w:tcBorders>
            <w:vAlign w:val="center"/>
            <w:hideMark/>
          </w:tcPr>
          <w:p w14:paraId="2DB588A3"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28478DB6"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5C14574E"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119744C7" w14:textId="77777777" w:rsidTr="00412447">
        <w:trPr>
          <w:trHeight w:val="283"/>
          <w:jc w:val="center"/>
        </w:trPr>
        <w:tc>
          <w:tcPr>
            <w:tcW w:w="1250" w:type="pct"/>
            <w:tcBorders>
              <w:top w:val="nil"/>
              <w:left w:val="nil"/>
              <w:bottom w:val="nil"/>
              <w:right w:val="nil"/>
            </w:tcBorders>
            <w:vAlign w:val="center"/>
            <w:hideMark/>
          </w:tcPr>
          <w:p w14:paraId="55392CA4"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ABCG2</w:t>
            </w:r>
          </w:p>
        </w:tc>
        <w:tc>
          <w:tcPr>
            <w:tcW w:w="1250" w:type="pct"/>
            <w:tcBorders>
              <w:top w:val="nil"/>
              <w:left w:val="nil"/>
              <w:bottom w:val="nil"/>
              <w:right w:val="nil"/>
            </w:tcBorders>
            <w:vAlign w:val="center"/>
            <w:hideMark/>
          </w:tcPr>
          <w:p w14:paraId="0D727BEE"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7C08FF99"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00427BE2"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7CC0D522" w14:textId="77777777" w:rsidTr="00412447">
        <w:trPr>
          <w:trHeight w:val="283"/>
          <w:jc w:val="center"/>
        </w:trPr>
        <w:tc>
          <w:tcPr>
            <w:tcW w:w="1250" w:type="pct"/>
            <w:tcBorders>
              <w:top w:val="nil"/>
              <w:left w:val="nil"/>
              <w:bottom w:val="nil"/>
              <w:right w:val="nil"/>
            </w:tcBorders>
            <w:vAlign w:val="center"/>
            <w:hideMark/>
          </w:tcPr>
          <w:p w14:paraId="73363832"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CCND1</w:t>
            </w:r>
          </w:p>
        </w:tc>
        <w:tc>
          <w:tcPr>
            <w:tcW w:w="1250" w:type="pct"/>
            <w:tcBorders>
              <w:top w:val="nil"/>
              <w:left w:val="nil"/>
              <w:bottom w:val="nil"/>
              <w:right w:val="nil"/>
            </w:tcBorders>
            <w:vAlign w:val="center"/>
            <w:hideMark/>
          </w:tcPr>
          <w:p w14:paraId="0216BD53"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3D69D911"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20B938B2"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255C5354" w14:textId="77777777" w:rsidTr="00412447">
        <w:trPr>
          <w:trHeight w:val="283"/>
          <w:jc w:val="center"/>
        </w:trPr>
        <w:tc>
          <w:tcPr>
            <w:tcW w:w="1250" w:type="pct"/>
            <w:tcBorders>
              <w:top w:val="nil"/>
              <w:left w:val="nil"/>
              <w:bottom w:val="nil"/>
              <w:right w:val="nil"/>
            </w:tcBorders>
            <w:vAlign w:val="center"/>
            <w:hideMark/>
          </w:tcPr>
          <w:p w14:paraId="0CBD7CB4"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SLC19A1</w:t>
            </w:r>
          </w:p>
        </w:tc>
        <w:tc>
          <w:tcPr>
            <w:tcW w:w="1250" w:type="pct"/>
            <w:tcBorders>
              <w:top w:val="nil"/>
              <w:left w:val="nil"/>
              <w:bottom w:val="nil"/>
              <w:right w:val="nil"/>
            </w:tcBorders>
            <w:vAlign w:val="center"/>
            <w:hideMark/>
          </w:tcPr>
          <w:p w14:paraId="5C65C8E6"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47D912A5"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6DAD1DC7"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70171F83" w14:textId="77777777" w:rsidTr="00412447">
        <w:trPr>
          <w:trHeight w:val="283"/>
          <w:jc w:val="center"/>
        </w:trPr>
        <w:tc>
          <w:tcPr>
            <w:tcW w:w="1250" w:type="pct"/>
            <w:tcBorders>
              <w:top w:val="nil"/>
              <w:left w:val="nil"/>
              <w:bottom w:val="nil"/>
              <w:right w:val="nil"/>
            </w:tcBorders>
            <w:vAlign w:val="center"/>
            <w:hideMark/>
          </w:tcPr>
          <w:p w14:paraId="61F5970E" w14:textId="77777777" w:rsidR="00987505" w:rsidRPr="008E0EFE" w:rsidRDefault="00987505" w:rsidP="0021493C">
            <w:pPr>
              <w:spacing w:after="0" w:line="360" w:lineRule="auto"/>
              <w:jc w:val="center"/>
              <w:rPr>
                <w:rFonts w:cs="Times New Roman"/>
                <w:i/>
                <w:iCs/>
                <w:sz w:val="18"/>
                <w:szCs w:val="18"/>
                <w:highlight w:val="cyan"/>
              </w:rPr>
            </w:pPr>
            <w:r w:rsidRPr="008E0EFE">
              <w:rPr>
                <w:rFonts w:cs="Times New Roman"/>
                <w:i/>
                <w:iCs/>
                <w:sz w:val="18"/>
                <w:szCs w:val="18"/>
              </w:rPr>
              <w:t>SLC31A1*</w:t>
            </w:r>
          </w:p>
        </w:tc>
        <w:tc>
          <w:tcPr>
            <w:tcW w:w="1250" w:type="pct"/>
            <w:tcBorders>
              <w:top w:val="nil"/>
              <w:left w:val="nil"/>
              <w:bottom w:val="nil"/>
              <w:right w:val="nil"/>
            </w:tcBorders>
            <w:vAlign w:val="center"/>
            <w:hideMark/>
          </w:tcPr>
          <w:p w14:paraId="25B0D040"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0B31EAC4"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15080792"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1439C99F" w14:textId="77777777" w:rsidTr="00412447">
        <w:trPr>
          <w:trHeight w:val="283"/>
          <w:jc w:val="center"/>
        </w:trPr>
        <w:tc>
          <w:tcPr>
            <w:tcW w:w="1250" w:type="pct"/>
            <w:tcBorders>
              <w:top w:val="nil"/>
              <w:left w:val="nil"/>
              <w:bottom w:val="nil"/>
              <w:right w:val="nil"/>
            </w:tcBorders>
            <w:vAlign w:val="center"/>
            <w:hideMark/>
          </w:tcPr>
          <w:p w14:paraId="4220DCA0"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SLCO6A1</w:t>
            </w:r>
          </w:p>
        </w:tc>
        <w:tc>
          <w:tcPr>
            <w:tcW w:w="1250" w:type="pct"/>
            <w:tcBorders>
              <w:top w:val="nil"/>
              <w:left w:val="nil"/>
              <w:bottom w:val="nil"/>
              <w:right w:val="nil"/>
            </w:tcBorders>
            <w:vAlign w:val="center"/>
            <w:hideMark/>
          </w:tcPr>
          <w:p w14:paraId="01BCBFAB"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4111B8EB"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5FEFF93F"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5EC58BD9" w14:textId="77777777" w:rsidTr="00412447">
        <w:trPr>
          <w:trHeight w:val="283"/>
          <w:jc w:val="center"/>
        </w:trPr>
        <w:tc>
          <w:tcPr>
            <w:tcW w:w="1250" w:type="pct"/>
            <w:tcBorders>
              <w:top w:val="nil"/>
              <w:left w:val="nil"/>
              <w:bottom w:val="nil"/>
              <w:right w:val="nil"/>
            </w:tcBorders>
            <w:vAlign w:val="center"/>
            <w:hideMark/>
          </w:tcPr>
          <w:p w14:paraId="07F8832D"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CYP2A6</w:t>
            </w:r>
          </w:p>
        </w:tc>
        <w:tc>
          <w:tcPr>
            <w:tcW w:w="1250" w:type="pct"/>
            <w:tcBorders>
              <w:top w:val="nil"/>
              <w:left w:val="nil"/>
              <w:bottom w:val="nil"/>
              <w:right w:val="nil"/>
            </w:tcBorders>
            <w:vAlign w:val="center"/>
            <w:hideMark/>
          </w:tcPr>
          <w:p w14:paraId="63CD017B"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4ABEA4FF"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0ECCB843"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7C3A60EF" w14:textId="77777777" w:rsidTr="00412447">
        <w:trPr>
          <w:trHeight w:val="283"/>
          <w:jc w:val="center"/>
        </w:trPr>
        <w:tc>
          <w:tcPr>
            <w:tcW w:w="1250" w:type="pct"/>
            <w:tcBorders>
              <w:top w:val="nil"/>
              <w:left w:val="nil"/>
              <w:bottom w:val="nil"/>
              <w:right w:val="nil"/>
            </w:tcBorders>
            <w:vAlign w:val="center"/>
            <w:hideMark/>
          </w:tcPr>
          <w:p w14:paraId="5B92F5CC"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CYP2B6</w:t>
            </w:r>
          </w:p>
        </w:tc>
        <w:tc>
          <w:tcPr>
            <w:tcW w:w="1250" w:type="pct"/>
            <w:tcBorders>
              <w:top w:val="nil"/>
              <w:left w:val="nil"/>
              <w:bottom w:val="nil"/>
              <w:right w:val="nil"/>
            </w:tcBorders>
            <w:vAlign w:val="center"/>
            <w:hideMark/>
          </w:tcPr>
          <w:p w14:paraId="2FEC7784"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1DB1C5B7"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47FAD140"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4653A28F" w14:textId="77777777" w:rsidTr="00412447">
        <w:trPr>
          <w:trHeight w:val="283"/>
          <w:jc w:val="center"/>
        </w:trPr>
        <w:tc>
          <w:tcPr>
            <w:tcW w:w="1250" w:type="pct"/>
            <w:tcBorders>
              <w:top w:val="nil"/>
              <w:left w:val="nil"/>
              <w:bottom w:val="nil"/>
              <w:right w:val="nil"/>
            </w:tcBorders>
            <w:vAlign w:val="center"/>
            <w:hideMark/>
          </w:tcPr>
          <w:p w14:paraId="66A5A51C"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CYP2C8</w:t>
            </w:r>
          </w:p>
        </w:tc>
        <w:tc>
          <w:tcPr>
            <w:tcW w:w="1250" w:type="pct"/>
            <w:tcBorders>
              <w:top w:val="nil"/>
              <w:left w:val="nil"/>
              <w:bottom w:val="nil"/>
              <w:right w:val="nil"/>
            </w:tcBorders>
            <w:vAlign w:val="center"/>
            <w:hideMark/>
          </w:tcPr>
          <w:p w14:paraId="7BBC1FC6"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7B1BF1C0"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7A1658A5"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1D5B8817" w14:textId="77777777" w:rsidTr="00412447">
        <w:trPr>
          <w:trHeight w:val="283"/>
          <w:jc w:val="center"/>
        </w:trPr>
        <w:tc>
          <w:tcPr>
            <w:tcW w:w="1250" w:type="pct"/>
            <w:tcBorders>
              <w:top w:val="nil"/>
              <w:left w:val="nil"/>
              <w:bottom w:val="nil"/>
              <w:right w:val="nil"/>
            </w:tcBorders>
            <w:vAlign w:val="center"/>
            <w:hideMark/>
          </w:tcPr>
          <w:p w14:paraId="11902217"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CYP2C9</w:t>
            </w:r>
          </w:p>
        </w:tc>
        <w:tc>
          <w:tcPr>
            <w:tcW w:w="1250" w:type="pct"/>
            <w:tcBorders>
              <w:top w:val="nil"/>
              <w:left w:val="nil"/>
              <w:bottom w:val="nil"/>
              <w:right w:val="nil"/>
            </w:tcBorders>
            <w:vAlign w:val="center"/>
            <w:hideMark/>
          </w:tcPr>
          <w:p w14:paraId="61789389"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69C0DE09"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2712F55C"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2A2BF636" w14:textId="77777777" w:rsidTr="00412447">
        <w:trPr>
          <w:trHeight w:val="283"/>
          <w:jc w:val="center"/>
        </w:trPr>
        <w:tc>
          <w:tcPr>
            <w:tcW w:w="1250" w:type="pct"/>
            <w:tcBorders>
              <w:top w:val="nil"/>
              <w:left w:val="nil"/>
              <w:bottom w:val="nil"/>
              <w:right w:val="nil"/>
            </w:tcBorders>
            <w:vAlign w:val="center"/>
            <w:hideMark/>
          </w:tcPr>
          <w:p w14:paraId="5B80A0A3"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CYP2C19</w:t>
            </w:r>
          </w:p>
        </w:tc>
        <w:tc>
          <w:tcPr>
            <w:tcW w:w="1250" w:type="pct"/>
            <w:tcBorders>
              <w:top w:val="nil"/>
              <w:left w:val="nil"/>
              <w:bottom w:val="nil"/>
              <w:right w:val="nil"/>
            </w:tcBorders>
            <w:vAlign w:val="center"/>
            <w:hideMark/>
          </w:tcPr>
          <w:p w14:paraId="709F7596"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306EFCAB"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2CE00BA8"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3D828902" w14:textId="77777777" w:rsidTr="00412447">
        <w:trPr>
          <w:trHeight w:val="283"/>
          <w:jc w:val="center"/>
        </w:trPr>
        <w:tc>
          <w:tcPr>
            <w:tcW w:w="1250" w:type="pct"/>
            <w:tcBorders>
              <w:top w:val="nil"/>
              <w:left w:val="nil"/>
              <w:bottom w:val="nil"/>
              <w:right w:val="nil"/>
            </w:tcBorders>
            <w:vAlign w:val="center"/>
            <w:hideMark/>
          </w:tcPr>
          <w:p w14:paraId="739148B6"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CYP3A4</w:t>
            </w:r>
          </w:p>
        </w:tc>
        <w:tc>
          <w:tcPr>
            <w:tcW w:w="1250" w:type="pct"/>
            <w:tcBorders>
              <w:top w:val="nil"/>
              <w:left w:val="nil"/>
              <w:bottom w:val="nil"/>
              <w:right w:val="nil"/>
            </w:tcBorders>
            <w:vAlign w:val="center"/>
            <w:hideMark/>
          </w:tcPr>
          <w:p w14:paraId="279F58D1"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271F1694"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6EB1FEA2"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5D618D63" w14:textId="77777777" w:rsidTr="00412447">
        <w:trPr>
          <w:trHeight w:val="283"/>
          <w:jc w:val="center"/>
        </w:trPr>
        <w:tc>
          <w:tcPr>
            <w:tcW w:w="1250" w:type="pct"/>
            <w:tcBorders>
              <w:top w:val="nil"/>
              <w:left w:val="nil"/>
              <w:bottom w:val="nil"/>
              <w:right w:val="nil"/>
            </w:tcBorders>
            <w:vAlign w:val="center"/>
            <w:hideMark/>
          </w:tcPr>
          <w:p w14:paraId="53CEEAD1"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CYP3A5</w:t>
            </w:r>
          </w:p>
        </w:tc>
        <w:tc>
          <w:tcPr>
            <w:tcW w:w="1250" w:type="pct"/>
            <w:tcBorders>
              <w:top w:val="nil"/>
              <w:left w:val="nil"/>
              <w:bottom w:val="nil"/>
              <w:right w:val="nil"/>
            </w:tcBorders>
            <w:vAlign w:val="center"/>
            <w:hideMark/>
          </w:tcPr>
          <w:p w14:paraId="44132CA4"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2EA46BD1"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74C8FB67"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2E7DC564" w14:textId="77777777" w:rsidTr="00412447">
        <w:trPr>
          <w:trHeight w:val="283"/>
          <w:jc w:val="center"/>
        </w:trPr>
        <w:tc>
          <w:tcPr>
            <w:tcW w:w="1250" w:type="pct"/>
            <w:tcBorders>
              <w:top w:val="nil"/>
              <w:left w:val="nil"/>
              <w:bottom w:val="nil"/>
              <w:right w:val="nil"/>
            </w:tcBorders>
            <w:vAlign w:val="center"/>
            <w:hideMark/>
          </w:tcPr>
          <w:p w14:paraId="0279E942"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GSTA1</w:t>
            </w:r>
          </w:p>
        </w:tc>
        <w:tc>
          <w:tcPr>
            <w:tcW w:w="1250" w:type="pct"/>
            <w:tcBorders>
              <w:top w:val="nil"/>
              <w:left w:val="nil"/>
              <w:bottom w:val="nil"/>
              <w:right w:val="nil"/>
            </w:tcBorders>
            <w:vAlign w:val="center"/>
            <w:hideMark/>
          </w:tcPr>
          <w:p w14:paraId="19F637BC"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15C4E7F7"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3E03AFD8"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30428B89" w14:textId="77777777" w:rsidTr="00412447">
        <w:trPr>
          <w:trHeight w:val="283"/>
          <w:jc w:val="center"/>
        </w:trPr>
        <w:tc>
          <w:tcPr>
            <w:tcW w:w="1250" w:type="pct"/>
            <w:tcBorders>
              <w:top w:val="nil"/>
              <w:left w:val="nil"/>
              <w:bottom w:val="nil"/>
              <w:right w:val="nil"/>
            </w:tcBorders>
            <w:vAlign w:val="center"/>
            <w:hideMark/>
          </w:tcPr>
          <w:p w14:paraId="2A0A5197"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GSTM1</w:t>
            </w:r>
          </w:p>
        </w:tc>
        <w:tc>
          <w:tcPr>
            <w:tcW w:w="1250" w:type="pct"/>
            <w:tcBorders>
              <w:top w:val="nil"/>
              <w:left w:val="nil"/>
              <w:bottom w:val="nil"/>
              <w:right w:val="nil"/>
            </w:tcBorders>
            <w:vAlign w:val="center"/>
            <w:hideMark/>
          </w:tcPr>
          <w:p w14:paraId="68E8D389"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47082C20"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1F919D0C"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6D4733C0" w14:textId="77777777" w:rsidTr="00412447">
        <w:trPr>
          <w:trHeight w:val="283"/>
          <w:jc w:val="center"/>
        </w:trPr>
        <w:tc>
          <w:tcPr>
            <w:tcW w:w="1250" w:type="pct"/>
            <w:tcBorders>
              <w:top w:val="nil"/>
              <w:left w:val="nil"/>
              <w:bottom w:val="nil"/>
              <w:right w:val="nil"/>
            </w:tcBorders>
            <w:vAlign w:val="center"/>
            <w:hideMark/>
          </w:tcPr>
          <w:p w14:paraId="03EFC6C3"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GSTP1</w:t>
            </w:r>
          </w:p>
        </w:tc>
        <w:tc>
          <w:tcPr>
            <w:tcW w:w="1250" w:type="pct"/>
            <w:tcBorders>
              <w:top w:val="nil"/>
              <w:left w:val="nil"/>
              <w:bottom w:val="nil"/>
              <w:right w:val="nil"/>
            </w:tcBorders>
            <w:vAlign w:val="center"/>
            <w:hideMark/>
          </w:tcPr>
          <w:p w14:paraId="20A8DEF7"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097E5F15"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501268B1" w14:textId="77777777" w:rsidR="00987505" w:rsidRDefault="00987505" w:rsidP="0021493C">
            <w:pPr>
              <w:spacing w:after="0" w:line="360" w:lineRule="auto"/>
              <w:jc w:val="center"/>
              <w:rPr>
                <w:rFonts w:cs="Times New Roman"/>
                <w:sz w:val="18"/>
                <w:szCs w:val="18"/>
              </w:rPr>
            </w:pPr>
            <w:r>
              <w:rPr>
                <w:rFonts w:cs="Times New Roman"/>
                <w:sz w:val="18"/>
                <w:szCs w:val="18"/>
              </w:rPr>
              <w:t>x</w:t>
            </w:r>
          </w:p>
        </w:tc>
      </w:tr>
      <w:tr w:rsidR="00987505" w14:paraId="0F65610A" w14:textId="77777777" w:rsidTr="00412447">
        <w:trPr>
          <w:trHeight w:val="283"/>
          <w:jc w:val="center"/>
        </w:trPr>
        <w:tc>
          <w:tcPr>
            <w:tcW w:w="1250" w:type="pct"/>
            <w:tcBorders>
              <w:top w:val="nil"/>
              <w:left w:val="nil"/>
              <w:bottom w:val="nil"/>
              <w:right w:val="nil"/>
            </w:tcBorders>
            <w:vAlign w:val="center"/>
            <w:hideMark/>
          </w:tcPr>
          <w:p w14:paraId="5F994AB4"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GSTT1</w:t>
            </w:r>
          </w:p>
        </w:tc>
        <w:tc>
          <w:tcPr>
            <w:tcW w:w="1250" w:type="pct"/>
            <w:tcBorders>
              <w:top w:val="nil"/>
              <w:left w:val="nil"/>
              <w:bottom w:val="nil"/>
              <w:right w:val="nil"/>
            </w:tcBorders>
            <w:vAlign w:val="center"/>
            <w:hideMark/>
          </w:tcPr>
          <w:p w14:paraId="16D3C245"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nil"/>
              <w:right w:val="nil"/>
            </w:tcBorders>
            <w:vAlign w:val="center"/>
            <w:hideMark/>
          </w:tcPr>
          <w:p w14:paraId="54D0939A"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60BB602C"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1FC0B75B" w14:textId="77777777" w:rsidTr="00412447">
        <w:trPr>
          <w:trHeight w:val="283"/>
          <w:jc w:val="center"/>
        </w:trPr>
        <w:tc>
          <w:tcPr>
            <w:tcW w:w="1250" w:type="pct"/>
            <w:tcBorders>
              <w:top w:val="nil"/>
              <w:left w:val="nil"/>
              <w:bottom w:val="nil"/>
              <w:right w:val="nil"/>
            </w:tcBorders>
            <w:vAlign w:val="center"/>
            <w:hideMark/>
          </w:tcPr>
          <w:p w14:paraId="3F486312"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NR3C1</w:t>
            </w:r>
          </w:p>
        </w:tc>
        <w:tc>
          <w:tcPr>
            <w:tcW w:w="1250" w:type="pct"/>
            <w:tcBorders>
              <w:top w:val="nil"/>
              <w:left w:val="nil"/>
              <w:bottom w:val="nil"/>
              <w:right w:val="nil"/>
            </w:tcBorders>
            <w:vAlign w:val="center"/>
            <w:hideMark/>
          </w:tcPr>
          <w:p w14:paraId="570D8A58"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3D8145E2"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2362C8DE"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59DCB7B3" w14:textId="77777777" w:rsidTr="00412447">
        <w:trPr>
          <w:trHeight w:val="283"/>
          <w:jc w:val="center"/>
        </w:trPr>
        <w:tc>
          <w:tcPr>
            <w:tcW w:w="1250" w:type="pct"/>
            <w:tcBorders>
              <w:top w:val="nil"/>
              <w:left w:val="nil"/>
              <w:bottom w:val="nil"/>
              <w:right w:val="nil"/>
            </w:tcBorders>
            <w:vAlign w:val="center"/>
            <w:hideMark/>
          </w:tcPr>
          <w:p w14:paraId="3F46D535"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HSP90AA1</w:t>
            </w:r>
          </w:p>
        </w:tc>
        <w:tc>
          <w:tcPr>
            <w:tcW w:w="1250" w:type="pct"/>
            <w:tcBorders>
              <w:top w:val="nil"/>
              <w:left w:val="nil"/>
              <w:bottom w:val="nil"/>
              <w:right w:val="nil"/>
            </w:tcBorders>
            <w:vAlign w:val="center"/>
            <w:hideMark/>
          </w:tcPr>
          <w:p w14:paraId="1B6E201B"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6AD27B15"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nil"/>
              <w:right w:val="nil"/>
            </w:tcBorders>
            <w:vAlign w:val="center"/>
            <w:hideMark/>
          </w:tcPr>
          <w:p w14:paraId="27C8B537" w14:textId="77777777" w:rsidR="00987505" w:rsidRDefault="00987505" w:rsidP="0021493C">
            <w:pPr>
              <w:spacing w:after="0" w:line="360" w:lineRule="auto"/>
              <w:jc w:val="center"/>
              <w:rPr>
                <w:rFonts w:cs="Times New Roman"/>
                <w:sz w:val="18"/>
                <w:szCs w:val="18"/>
              </w:rPr>
            </w:pPr>
            <w:r>
              <w:rPr>
                <w:rFonts w:cs="Times New Roman"/>
                <w:sz w:val="18"/>
                <w:szCs w:val="18"/>
              </w:rPr>
              <w:t>-</w:t>
            </w:r>
          </w:p>
        </w:tc>
      </w:tr>
      <w:tr w:rsidR="00987505" w14:paraId="6E3762D8" w14:textId="77777777" w:rsidTr="00412447">
        <w:trPr>
          <w:trHeight w:val="283"/>
          <w:jc w:val="center"/>
        </w:trPr>
        <w:tc>
          <w:tcPr>
            <w:tcW w:w="1250" w:type="pct"/>
            <w:tcBorders>
              <w:top w:val="nil"/>
              <w:left w:val="nil"/>
              <w:bottom w:val="single" w:sz="4" w:space="0" w:color="auto"/>
              <w:right w:val="nil"/>
            </w:tcBorders>
            <w:vAlign w:val="center"/>
            <w:hideMark/>
          </w:tcPr>
          <w:p w14:paraId="03803B20" w14:textId="77777777" w:rsidR="00987505" w:rsidRPr="008E0EFE" w:rsidRDefault="00987505" w:rsidP="0021493C">
            <w:pPr>
              <w:spacing w:after="0" w:line="360" w:lineRule="auto"/>
              <w:jc w:val="center"/>
              <w:rPr>
                <w:rFonts w:cs="Times New Roman"/>
                <w:i/>
                <w:iCs/>
                <w:sz w:val="18"/>
                <w:szCs w:val="18"/>
              </w:rPr>
            </w:pPr>
            <w:r w:rsidRPr="008E0EFE">
              <w:rPr>
                <w:rFonts w:cs="Times New Roman"/>
                <w:i/>
                <w:iCs/>
                <w:sz w:val="18"/>
                <w:szCs w:val="18"/>
              </w:rPr>
              <w:t>MTHFR</w:t>
            </w:r>
          </w:p>
        </w:tc>
        <w:tc>
          <w:tcPr>
            <w:tcW w:w="1250" w:type="pct"/>
            <w:tcBorders>
              <w:top w:val="nil"/>
              <w:left w:val="nil"/>
              <w:bottom w:val="single" w:sz="4" w:space="0" w:color="auto"/>
              <w:right w:val="nil"/>
            </w:tcBorders>
            <w:vAlign w:val="center"/>
            <w:hideMark/>
          </w:tcPr>
          <w:p w14:paraId="69690015" w14:textId="77777777" w:rsidR="00987505" w:rsidRDefault="00987505" w:rsidP="0021493C">
            <w:pPr>
              <w:spacing w:after="0" w:line="360" w:lineRule="auto"/>
              <w:jc w:val="center"/>
              <w:rPr>
                <w:rFonts w:cs="Times New Roman"/>
                <w:sz w:val="18"/>
                <w:szCs w:val="18"/>
              </w:rPr>
            </w:pPr>
            <w:r>
              <w:rPr>
                <w:rFonts w:cs="Times New Roman"/>
                <w:sz w:val="18"/>
                <w:szCs w:val="18"/>
              </w:rPr>
              <w:t>x</w:t>
            </w:r>
          </w:p>
        </w:tc>
        <w:tc>
          <w:tcPr>
            <w:tcW w:w="1250" w:type="pct"/>
            <w:tcBorders>
              <w:top w:val="nil"/>
              <w:left w:val="nil"/>
              <w:bottom w:val="single" w:sz="4" w:space="0" w:color="auto"/>
              <w:right w:val="nil"/>
            </w:tcBorders>
            <w:vAlign w:val="center"/>
            <w:hideMark/>
          </w:tcPr>
          <w:p w14:paraId="7C350E13" w14:textId="77777777" w:rsidR="00987505" w:rsidRDefault="00987505" w:rsidP="0021493C">
            <w:pPr>
              <w:spacing w:after="0" w:line="360" w:lineRule="auto"/>
              <w:jc w:val="center"/>
              <w:rPr>
                <w:rFonts w:cs="Times New Roman"/>
                <w:sz w:val="18"/>
                <w:szCs w:val="18"/>
              </w:rPr>
            </w:pPr>
            <w:r>
              <w:rPr>
                <w:rFonts w:cs="Times New Roman"/>
                <w:sz w:val="18"/>
                <w:szCs w:val="18"/>
              </w:rPr>
              <w:t>-</w:t>
            </w:r>
          </w:p>
        </w:tc>
        <w:tc>
          <w:tcPr>
            <w:tcW w:w="1250" w:type="pct"/>
            <w:tcBorders>
              <w:top w:val="nil"/>
              <w:left w:val="nil"/>
              <w:bottom w:val="single" w:sz="4" w:space="0" w:color="auto"/>
              <w:right w:val="nil"/>
            </w:tcBorders>
            <w:vAlign w:val="center"/>
            <w:hideMark/>
          </w:tcPr>
          <w:p w14:paraId="1A69F70D" w14:textId="77777777" w:rsidR="00987505" w:rsidRDefault="00987505" w:rsidP="0021493C">
            <w:pPr>
              <w:keepNext/>
              <w:spacing w:after="0" w:line="360" w:lineRule="auto"/>
              <w:jc w:val="center"/>
              <w:rPr>
                <w:rFonts w:cs="Times New Roman"/>
                <w:sz w:val="18"/>
                <w:szCs w:val="18"/>
              </w:rPr>
            </w:pPr>
            <w:r>
              <w:rPr>
                <w:rFonts w:cs="Times New Roman"/>
                <w:sz w:val="18"/>
                <w:szCs w:val="18"/>
              </w:rPr>
              <w:t>-</w:t>
            </w:r>
          </w:p>
        </w:tc>
      </w:tr>
    </w:tbl>
    <w:bookmarkEnd w:id="598"/>
    <w:p w14:paraId="54ED91B0" w14:textId="11492B5C" w:rsidR="000C7EB2" w:rsidRPr="006B5D26" w:rsidRDefault="00AB47E4" w:rsidP="0021493C">
      <w:pPr>
        <w:pStyle w:val="Corpodetexto"/>
        <w:spacing w:line="360" w:lineRule="auto"/>
        <w:rPr>
          <w:sz w:val="18"/>
          <w:szCs w:val="18"/>
        </w:rPr>
      </w:pPr>
      <w:r w:rsidRPr="006B5D26">
        <w:rPr>
          <w:sz w:val="18"/>
          <w:szCs w:val="18"/>
        </w:rPr>
        <w:t>* Um subgrupo dos pacientes com diagnóstico de Osteossarcoma receberam, além do MTX e Doxorrubicina, a Cisplatina durante os ciclos de quimioterapia, justificando a inclusão do gene SLC31A1 envolvido no metabolismo de drogas contendo platina.</w:t>
      </w:r>
    </w:p>
    <w:p w14:paraId="28AB75AA" w14:textId="34612B88" w:rsidR="00F66DF5" w:rsidRPr="00FE5856" w:rsidRDefault="00F66DF5" w:rsidP="0021493C">
      <w:pPr>
        <w:pStyle w:val="Corpodetexto"/>
        <w:spacing w:line="360" w:lineRule="auto"/>
        <w:rPr>
          <w:rFonts w:cs="Times New Roman"/>
          <w:sz w:val="22"/>
        </w:rPr>
      </w:pPr>
    </w:p>
    <w:p w14:paraId="4D02DF67" w14:textId="19A4717C" w:rsidR="008E6489" w:rsidRDefault="00F66DF5">
      <w:pPr>
        <w:spacing w:line="360" w:lineRule="auto"/>
        <w:jc w:val="both"/>
        <w:rPr>
          <w:rFonts w:cs="Times New Roman"/>
          <w:szCs w:val="24"/>
        </w:rPr>
      </w:pPr>
      <w:r w:rsidRPr="0032755A">
        <w:rPr>
          <w:rFonts w:cs="Times New Roman"/>
          <w:szCs w:val="24"/>
        </w:rPr>
        <w:lastRenderedPageBreak/>
        <w:t xml:space="preserve">                Para a identificação das variantes genéticas </w:t>
      </w:r>
      <w:del w:id="599" w:author="Luísa Jardim" w:date="2022-05-19T14:20:00Z">
        <w:r w:rsidRPr="0032755A" w:rsidDel="00A44056">
          <w:rPr>
            <w:rFonts w:cs="Times New Roman"/>
            <w:szCs w:val="24"/>
          </w:rPr>
          <w:delText xml:space="preserve">serão </w:delText>
        </w:r>
      </w:del>
      <w:ins w:id="600" w:author="Luísa Jardim" w:date="2022-05-19T14:20:00Z">
        <w:r w:rsidR="00A44056">
          <w:rPr>
            <w:rFonts w:cs="Times New Roman"/>
            <w:szCs w:val="24"/>
          </w:rPr>
          <w:t>foram</w:t>
        </w:r>
        <w:r w:rsidR="00A44056" w:rsidRPr="0032755A">
          <w:rPr>
            <w:rFonts w:cs="Times New Roman"/>
            <w:szCs w:val="24"/>
          </w:rPr>
          <w:t xml:space="preserve"> </w:t>
        </w:r>
      </w:ins>
      <w:r w:rsidRPr="0032755A">
        <w:rPr>
          <w:rFonts w:cs="Times New Roman"/>
          <w:szCs w:val="24"/>
        </w:rPr>
        <w:t xml:space="preserve">utilizados dados gerados </w:t>
      </w:r>
      <w:commentRangeStart w:id="601"/>
      <w:r w:rsidRPr="0032755A">
        <w:rPr>
          <w:rFonts w:cs="Times New Roman"/>
          <w:szCs w:val="24"/>
        </w:rPr>
        <w:t>previamente</w:t>
      </w:r>
      <w:commentRangeEnd w:id="601"/>
      <w:r w:rsidR="00A44056">
        <w:rPr>
          <w:rStyle w:val="Refdecomentrio"/>
        </w:rPr>
        <w:commentReference w:id="601"/>
      </w:r>
      <w:r w:rsidRPr="0032755A">
        <w:rPr>
          <w:rFonts w:cs="Times New Roman"/>
          <w:szCs w:val="24"/>
        </w:rPr>
        <w:t xml:space="preserve"> através de </w:t>
      </w:r>
      <w:r w:rsidR="00E32BE4">
        <w:rPr>
          <w:rFonts w:cs="Times New Roman"/>
          <w:szCs w:val="24"/>
        </w:rPr>
        <w:t>s</w:t>
      </w:r>
      <w:r w:rsidRPr="0032755A">
        <w:rPr>
          <w:rFonts w:cs="Times New Roman"/>
          <w:szCs w:val="24"/>
        </w:rPr>
        <w:t xml:space="preserve">equenciamento de </w:t>
      </w:r>
      <w:r w:rsidR="00E32BE4">
        <w:rPr>
          <w:rFonts w:cs="Times New Roman"/>
          <w:szCs w:val="24"/>
        </w:rPr>
        <w:t>n</w:t>
      </w:r>
      <w:r w:rsidRPr="0032755A">
        <w:rPr>
          <w:rFonts w:cs="Times New Roman"/>
          <w:szCs w:val="24"/>
        </w:rPr>
        <w:t xml:space="preserve">ova </w:t>
      </w:r>
      <w:r w:rsidR="00E32BE4">
        <w:rPr>
          <w:rFonts w:cs="Times New Roman"/>
          <w:szCs w:val="24"/>
        </w:rPr>
        <w:t>g</w:t>
      </w:r>
      <w:r w:rsidRPr="0032755A">
        <w:rPr>
          <w:rFonts w:cs="Times New Roman"/>
          <w:szCs w:val="24"/>
        </w:rPr>
        <w:t>eração (NGS)</w:t>
      </w:r>
      <w:r w:rsidR="001448C5">
        <w:rPr>
          <w:rFonts w:cs="Times New Roman"/>
          <w:szCs w:val="24"/>
        </w:rPr>
        <w:t xml:space="preserve"> utilizando um painel customizado </w:t>
      </w:r>
      <w:r w:rsidR="00A74F3E">
        <w:rPr>
          <w:rFonts w:cs="Times New Roman"/>
          <w:szCs w:val="24"/>
        </w:rPr>
        <w:t xml:space="preserve">(desenhado na ferramenta disponível em www.ampliseq.com) </w:t>
      </w:r>
      <w:r w:rsidR="001448C5">
        <w:rPr>
          <w:rFonts w:cs="Times New Roman"/>
          <w:szCs w:val="24"/>
        </w:rPr>
        <w:t xml:space="preserve">contendo </w:t>
      </w:r>
      <w:r w:rsidR="001448C5">
        <w:rPr>
          <w:rFonts w:cs="Times New Roman"/>
          <w:i/>
          <w:szCs w:val="24"/>
        </w:rPr>
        <w:t xml:space="preserve">primers </w:t>
      </w:r>
      <w:r w:rsidR="001448C5">
        <w:rPr>
          <w:rFonts w:cs="Times New Roman"/>
          <w:szCs w:val="24"/>
        </w:rPr>
        <w:t>específicos para as regiões codificantes e adjacentes dos genes listados na Tabela 2</w:t>
      </w:r>
      <w:r w:rsidRPr="0032755A">
        <w:rPr>
          <w:rFonts w:cs="Times New Roman"/>
          <w:szCs w:val="24"/>
        </w:rPr>
        <w:t xml:space="preserve">. Para a realização do NGS foi utilizado o equipamento Ion </w:t>
      </w:r>
      <w:proofErr w:type="spellStart"/>
      <w:r w:rsidRPr="0032755A">
        <w:rPr>
          <w:rFonts w:cs="Times New Roman"/>
          <w:szCs w:val="24"/>
        </w:rPr>
        <w:t>Torrent</w:t>
      </w:r>
      <w:proofErr w:type="spellEnd"/>
      <w:r w:rsidRPr="0032755A">
        <w:rPr>
          <w:rFonts w:cs="Times New Roman"/>
          <w:szCs w:val="24"/>
        </w:rPr>
        <w:t xml:space="preserve"> </w:t>
      </w:r>
      <w:proofErr w:type="spellStart"/>
      <w:r w:rsidRPr="00FA1F70">
        <w:rPr>
          <w:rFonts w:cs="Times New Roman"/>
          <w:i/>
          <w:szCs w:val="24"/>
        </w:rPr>
        <w:t>Personal</w:t>
      </w:r>
      <w:proofErr w:type="spellEnd"/>
      <w:r w:rsidRPr="00FA1F70">
        <w:rPr>
          <w:rFonts w:cs="Times New Roman"/>
          <w:i/>
          <w:szCs w:val="24"/>
        </w:rPr>
        <w:t xml:space="preserve"> </w:t>
      </w:r>
      <w:proofErr w:type="spellStart"/>
      <w:r w:rsidRPr="00FA1F70">
        <w:rPr>
          <w:rFonts w:cs="Times New Roman"/>
          <w:i/>
          <w:szCs w:val="24"/>
        </w:rPr>
        <w:t>Genome</w:t>
      </w:r>
      <w:proofErr w:type="spellEnd"/>
      <w:r w:rsidRPr="00FA1F70">
        <w:rPr>
          <w:rFonts w:cs="Times New Roman"/>
          <w:i/>
          <w:szCs w:val="24"/>
        </w:rPr>
        <w:t xml:space="preserve"> </w:t>
      </w:r>
      <w:proofErr w:type="spellStart"/>
      <w:r w:rsidRPr="00FA1F70">
        <w:rPr>
          <w:rFonts w:cs="Times New Roman"/>
          <w:i/>
          <w:szCs w:val="24"/>
        </w:rPr>
        <w:t>Machine</w:t>
      </w:r>
      <w:proofErr w:type="spellEnd"/>
      <w:r w:rsidRPr="0032755A">
        <w:rPr>
          <w:rFonts w:cs="Times New Roman"/>
          <w:szCs w:val="24"/>
        </w:rPr>
        <w:t xml:space="preserve"> (PGM</w:t>
      </w:r>
      <w:r w:rsidR="00E32BE4">
        <w:rPr>
          <w:rFonts w:cs="Times New Roman"/>
          <w:szCs w:val="24"/>
        </w:rPr>
        <w:t xml:space="preserve">; </w:t>
      </w:r>
      <w:proofErr w:type="spellStart"/>
      <w:r w:rsidR="00E32BE4">
        <w:rPr>
          <w:rFonts w:cs="Times New Roman"/>
          <w:szCs w:val="24"/>
        </w:rPr>
        <w:t>Thermo</w:t>
      </w:r>
      <w:proofErr w:type="spellEnd"/>
      <w:r w:rsidR="00E32BE4">
        <w:rPr>
          <w:rFonts w:cs="Times New Roman"/>
          <w:szCs w:val="24"/>
        </w:rPr>
        <w:t xml:space="preserve"> Fisher Scientific</w:t>
      </w:r>
      <w:r w:rsidRPr="0032755A">
        <w:rPr>
          <w:rFonts w:cs="Times New Roman"/>
          <w:szCs w:val="24"/>
        </w:rPr>
        <w:t>); as ferramentas de bioinformática OTG-</w:t>
      </w:r>
      <w:proofErr w:type="spellStart"/>
      <w:r w:rsidRPr="0032755A">
        <w:rPr>
          <w:rFonts w:cs="Times New Roman"/>
          <w:szCs w:val="24"/>
        </w:rPr>
        <w:t>snpcaller</w:t>
      </w:r>
      <w:proofErr w:type="spellEnd"/>
      <w:r w:rsidRPr="0032755A">
        <w:rPr>
          <w:rFonts w:cs="Times New Roman"/>
          <w:szCs w:val="24"/>
        </w:rPr>
        <w:t xml:space="preserve"> e GATK foram utilizadas para filtragem das </w:t>
      </w:r>
      <w:r w:rsidR="001448C5">
        <w:rPr>
          <w:rFonts w:cs="Times New Roman"/>
          <w:szCs w:val="24"/>
        </w:rPr>
        <w:t xml:space="preserve">leituras </w:t>
      </w:r>
      <w:r w:rsidRPr="0032755A">
        <w:rPr>
          <w:rFonts w:cs="Times New Roman"/>
          <w:szCs w:val="24"/>
        </w:rPr>
        <w:t xml:space="preserve">e </w:t>
      </w:r>
      <w:r w:rsidR="001448C5">
        <w:rPr>
          <w:rFonts w:cs="Times New Roman"/>
          <w:szCs w:val="24"/>
        </w:rPr>
        <w:t xml:space="preserve">realização da </w:t>
      </w:r>
      <w:r w:rsidRPr="0032755A">
        <w:rPr>
          <w:rFonts w:cs="Times New Roman"/>
          <w:szCs w:val="24"/>
        </w:rPr>
        <w:t xml:space="preserve">chamada de variantes, respectivamente. </w:t>
      </w:r>
      <w:r w:rsidR="00B969CA" w:rsidRPr="00B550F3">
        <w:rPr>
          <w:rFonts w:cs="Times New Roman"/>
          <w:szCs w:val="24"/>
        </w:rPr>
        <w:t xml:space="preserve">Para complementar a análise, </w:t>
      </w:r>
      <w:del w:id="602" w:author="Luísa Jardim" w:date="2022-05-19T14:20:00Z">
        <w:r w:rsidR="00B969CA" w:rsidRPr="00B550F3" w:rsidDel="00A44056">
          <w:rPr>
            <w:rFonts w:cs="Times New Roman"/>
            <w:szCs w:val="24"/>
          </w:rPr>
          <w:delText xml:space="preserve">serão </w:delText>
        </w:r>
      </w:del>
      <w:ins w:id="603" w:author="Luísa Jardim" w:date="2022-05-19T14:20:00Z">
        <w:r w:rsidR="00A44056">
          <w:rPr>
            <w:rFonts w:cs="Times New Roman"/>
            <w:szCs w:val="24"/>
          </w:rPr>
          <w:t xml:space="preserve">foram </w:t>
        </w:r>
      </w:ins>
      <w:r w:rsidR="00B969CA" w:rsidRPr="00B550F3">
        <w:rPr>
          <w:rFonts w:cs="Times New Roman"/>
          <w:szCs w:val="24"/>
        </w:rPr>
        <w:t xml:space="preserve">avaliados os alelos </w:t>
      </w:r>
      <w:r w:rsidR="00B969CA" w:rsidRPr="008E0EFE">
        <w:rPr>
          <w:rFonts w:cs="Times New Roman"/>
          <w:i/>
          <w:iCs/>
          <w:szCs w:val="24"/>
        </w:rPr>
        <w:t>CYP2C19*17, CYP3A4*1B</w:t>
      </w:r>
      <w:r w:rsidR="00B969CA">
        <w:rPr>
          <w:rFonts w:cs="Times New Roman"/>
          <w:szCs w:val="24"/>
        </w:rPr>
        <w:t xml:space="preserve"> e </w:t>
      </w:r>
      <w:r w:rsidR="00B969CA" w:rsidRPr="008E0EFE">
        <w:rPr>
          <w:rFonts w:cs="Times New Roman"/>
          <w:i/>
          <w:iCs/>
          <w:szCs w:val="24"/>
        </w:rPr>
        <w:t>CYP3A5*3</w:t>
      </w:r>
      <w:r w:rsidR="00B969CA" w:rsidRPr="00B550F3">
        <w:rPr>
          <w:rFonts w:cs="Times New Roman"/>
          <w:szCs w:val="24"/>
        </w:rPr>
        <w:t xml:space="preserve"> uma vez que estão localizados </w:t>
      </w:r>
      <w:r w:rsidR="00B969CA">
        <w:rPr>
          <w:rFonts w:cs="Times New Roman"/>
          <w:szCs w:val="24"/>
        </w:rPr>
        <w:t>em</w:t>
      </w:r>
      <w:r w:rsidR="00B969CA" w:rsidRPr="00B550F3">
        <w:rPr>
          <w:rFonts w:cs="Times New Roman"/>
          <w:szCs w:val="24"/>
        </w:rPr>
        <w:t xml:space="preserve"> regiões </w:t>
      </w:r>
      <w:r w:rsidR="00B969CA">
        <w:rPr>
          <w:rFonts w:cs="Times New Roman"/>
          <w:szCs w:val="24"/>
        </w:rPr>
        <w:t>que</w:t>
      </w:r>
      <w:r w:rsidR="00B969CA" w:rsidRPr="00B550F3">
        <w:rPr>
          <w:rFonts w:cs="Times New Roman"/>
          <w:szCs w:val="24"/>
        </w:rPr>
        <w:t xml:space="preserve"> não foram contemplad</w:t>
      </w:r>
      <w:r w:rsidR="00B969CA">
        <w:rPr>
          <w:rFonts w:cs="Times New Roman"/>
          <w:szCs w:val="24"/>
        </w:rPr>
        <w:t>a</w:t>
      </w:r>
      <w:r w:rsidR="00B969CA" w:rsidRPr="00B550F3">
        <w:rPr>
          <w:rFonts w:cs="Times New Roman"/>
          <w:szCs w:val="24"/>
        </w:rPr>
        <w:t xml:space="preserve">s no NGS. </w:t>
      </w:r>
      <w:r w:rsidR="00B969CA">
        <w:rPr>
          <w:rFonts w:cs="Times New Roman"/>
          <w:szCs w:val="24"/>
        </w:rPr>
        <w:t xml:space="preserve">Os alelos </w:t>
      </w:r>
      <w:r w:rsidR="00B969CA" w:rsidRPr="008E0EFE">
        <w:rPr>
          <w:rFonts w:cs="Times New Roman"/>
          <w:i/>
          <w:iCs/>
          <w:szCs w:val="24"/>
        </w:rPr>
        <w:t>CYP3A4*1B</w:t>
      </w:r>
      <w:r w:rsidR="00B969CA">
        <w:rPr>
          <w:rFonts w:cs="Times New Roman"/>
          <w:szCs w:val="24"/>
        </w:rPr>
        <w:t xml:space="preserve"> e </w:t>
      </w:r>
      <w:r w:rsidR="00B969CA" w:rsidRPr="008E0EFE">
        <w:rPr>
          <w:rFonts w:cs="Times New Roman"/>
          <w:i/>
          <w:iCs/>
          <w:szCs w:val="24"/>
        </w:rPr>
        <w:t>CYP3A5*3</w:t>
      </w:r>
      <w:r w:rsidR="00B969CA" w:rsidRPr="00B550F3">
        <w:rPr>
          <w:rFonts w:cs="Times New Roman"/>
          <w:szCs w:val="24"/>
        </w:rPr>
        <w:t xml:space="preserve"> </w:t>
      </w:r>
      <w:del w:id="604" w:author="Luísa Jardim" w:date="2022-05-19T14:20:00Z">
        <w:r w:rsidR="00B969CA" w:rsidDel="00A44056">
          <w:rPr>
            <w:rFonts w:cs="Times New Roman"/>
            <w:szCs w:val="24"/>
          </w:rPr>
          <w:delText xml:space="preserve">serão </w:delText>
        </w:r>
      </w:del>
      <w:ins w:id="605" w:author="Luísa Jardim" w:date="2022-05-19T14:20:00Z">
        <w:r w:rsidR="00A44056">
          <w:rPr>
            <w:rFonts w:cs="Times New Roman"/>
            <w:szCs w:val="24"/>
          </w:rPr>
          <w:t>foram</w:t>
        </w:r>
        <w:r w:rsidR="00A44056">
          <w:rPr>
            <w:rFonts w:cs="Times New Roman"/>
            <w:szCs w:val="24"/>
          </w:rPr>
          <w:t xml:space="preserve"> </w:t>
        </w:r>
      </w:ins>
      <w:r w:rsidR="00B969CA">
        <w:rPr>
          <w:rFonts w:cs="Times New Roman"/>
          <w:szCs w:val="24"/>
        </w:rPr>
        <w:t xml:space="preserve">analisados </w:t>
      </w:r>
      <w:r w:rsidR="00B969CA" w:rsidRPr="00B550F3">
        <w:rPr>
          <w:rFonts w:cs="Times New Roman"/>
          <w:szCs w:val="24"/>
        </w:rPr>
        <w:t xml:space="preserve">através de </w:t>
      </w:r>
      <w:r w:rsidR="00B969CA">
        <w:rPr>
          <w:rFonts w:cs="Times New Roman"/>
          <w:szCs w:val="24"/>
        </w:rPr>
        <w:t xml:space="preserve">PCR em tempo real (valores incluídos no orçamento e pleiteados por verba FIPE) e o </w:t>
      </w:r>
      <w:r w:rsidR="00B969CA" w:rsidRPr="008E0EFE">
        <w:rPr>
          <w:rFonts w:cs="Times New Roman"/>
          <w:i/>
          <w:iCs/>
          <w:szCs w:val="24"/>
        </w:rPr>
        <w:t>CYP2C19*17</w:t>
      </w:r>
      <w:r w:rsidR="00B969CA">
        <w:rPr>
          <w:rFonts w:cs="Times New Roman"/>
          <w:i/>
          <w:iCs/>
          <w:szCs w:val="24"/>
        </w:rPr>
        <w:t xml:space="preserve"> </w:t>
      </w:r>
      <w:r w:rsidR="00B969CA" w:rsidRPr="001E4911">
        <w:rPr>
          <w:rFonts w:cs="Times New Roman"/>
          <w:szCs w:val="24"/>
        </w:rPr>
        <w:t>por PCR seguido de sequenciamento de Sanger utilizando primers específicos</w:t>
      </w:r>
      <w:r w:rsidR="00B969CA">
        <w:rPr>
          <w:rFonts w:cs="Times New Roman"/>
          <w:szCs w:val="24"/>
        </w:rPr>
        <w:t xml:space="preserve"> fornecidos pelo pesquisador responsável (primers já adquiridos).</w:t>
      </w:r>
      <w:r w:rsidR="00B969CA" w:rsidRPr="001E4911">
        <w:rPr>
          <w:rFonts w:cs="Times New Roman"/>
          <w:szCs w:val="24"/>
        </w:rPr>
        <w:t xml:space="preserve"> </w:t>
      </w:r>
      <w:r w:rsidR="00B969CA" w:rsidRPr="00B550F3">
        <w:rPr>
          <w:rFonts w:cs="Times New Roman"/>
          <w:szCs w:val="24"/>
        </w:rPr>
        <w:t xml:space="preserve">Ainda, para fazer a validação do painel de NGS, </w:t>
      </w:r>
      <w:ins w:id="606" w:author="Luísa Jardim" w:date="2022-05-19T14:21:00Z">
        <w:r w:rsidR="00A44056">
          <w:rPr>
            <w:rFonts w:cs="Times New Roman"/>
            <w:szCs w:val="24"/>
          </w:rPr>
          <w:t>foram</w:t>
        </w:r>
      </w:ins>
      <w:del w:id="607" w:author="Luísa Jardim" w:date="2022-05-19T14:21:00Z">
        <w:r w:rsidR="00B969CA" w:rsidRPr="00B550F3" w:rsidDel="00A44056">
          <w:rPr>
            <w:rFonts w:cs="Times New Roman"/>
            <w:szCs w:val="24"/>
          </w:rPr>
          <w:delText>serão</w:delText>
        </w:r>
      </w:del>
      <w:r w:rsidR="00B969CA" w:rsidRPr="00B550F3">
        <w:rPr>
          <w:rFonts w:cs="Times New Roman"/>
          <w:szCs w:val="24"/>
        </w:rPr>
        <w:t xml:space="preserve"> selecionadas em torno de 20 regiões do DNA que </w:t>
      </w:r>
      <w:del w:id="608" w:author="Luísa Jardim" w:date="2022-05-19T14:21:00Z">
        <w:r w:rsidR="00B969CA" w:rsidRPr="00B550F3" w:rsidDel="00A44056">
          <w:rPr>
            <w:rFonts w:cs="Times New Roman"/>
            <w:szCs w:val="24"/>
          </w:rPr>
          <w:delText xml:space="preserve">terão </w:delText>
        </w:r>
      </w:del>
      <w:ins w:id="609" w:author="Luísa Jardim" w:date="2022-05-19T14:21:00Z">
        <w:r w:rsidR="00A44056" w:rsidRPr="00B550F3">
          <w:rPr>
            <w:rFonts w:cs="Times New Roman"/>
            <w:szCs w:val="24"/>
          </w:rPr>
          <w:t>t</w:t>
        </w:r>
        <w:r w:rsidR="00A44056">
          <w:rPr>
            <w:rFonts w:cs="Times New Roman"/>
            <w:szCs w:val="24"/>
          </w:rPr>
          <w:t>iveram</w:t>
        </w:r>
        <w:r w:rsidR="00A44056" w:rsidRPr="00B550F3">
          <w:rPr>
            <w:rFonts w:cs="Times New Roman"/>
            <w:szCs w:val="24"/>
          </w:rPr>
          <w:t xml:space="preserve"> </w:t>
        </w:r>
      </w:ins>
      <w:r w:rsidR="00B969CA" w:rsidRPr="00B550F3">
        <w:rPr>
          <w:rFonts w:cs="Times New Roman"/>
          <w:szCs w:val="24"/>
        </w:rPr>
        <w:t>a sequência confirmada através de sequenciamento de Sanger para 20 amostras selecionadas de forma aleatória.</w:t>
      </w:r>
    </w:p>
    <w:p w14:paraId="43E26049" w14:textId="668413CF" w:rsidR="008A6D6B" w:rsidRPr="00BD0A53" w:rsidRDefault="008A6D6B">
      <w:pPr>
        <w:pStyle w:val="Estilo2lj"/>
        <w:numPr>
          <w:ilvl w:val="1"/>
          <w:numId w:val="31"/>
        </w:numPr>
        <w:pPrChange w:id="610" w:author="Luísa Jardim" w:date="2021-08-30T15:35:00Z">
          <w:pPr>
            <w:pStyle w:val="Estilo2lj"/>
            <w:numPr>
              <w:ilvl w:val="2"/>
              <w:numId w:val="24"/>
            </w:numPr>
            <w:ind w:left="1428" w:hanging="720"/>
          </w:pPr>
        </w:pPrChange>
      </w:pPr>
      <w:bookmarkStart w:id="611" w:name="_Toc65430846"/>
      <w:bookmarkStart w:id="612" w:name="_Toc81230819"/>
      <w:r w:rsidRPr="00BD0A53">
        <w:t>ANÁLISES ESTATÍSTICAS</w:t>
      </w:r>
      <w:bookmarkEnd w:id="611"/>
      <w:bookmarkEnd w:id="612"/>
    </w:p>
    <w:p w14:paraId="2C692648" w14:textId="188C6196" w:rsidR="00B26229" w:rsidRPr="0032755A" w:rsidRDefault="008A6D6B" w:rsidP="008A6D6B">
      <w:pPr>
        <w:spacing w:line="360" w:lineRule="auto"/>
        <w:jc w:val="both"/>
        <w:rPr>
          <w:rFonts w:eastAsia="Arial" w:cs="Times New Roman"/>
          <w:color w:val="FF0000"/>
        </w:rPr>
      </w:pPr>
      <w:r w:rsidRPr="00323F82">
        <w:rPr>
          <w:rFonts w:cs="Times New Roman"/>
          <w:color w:val="000000"/>
          <w:szCs w:val="24"/>
          <w:lang w:eastAsia="pt-BR"/>
        </w:rPr>
        <w:tab/>
        <w:t xml:space="preserve">As </w:t>
      </w:r>
      <w:r w:rsidRPr="00323F82">
        <w:rPr>
          <w:rFonts w:cs="Times New Roman"/>
          <w:szCs w:val="24"/>
          <w:lang w:eastAsia="pt-BR"/>
        </w:rPr>
        <w:t xml:space="preserve">análises </w:t>
      </w:r>
      <w:del w:id="613" w:author="Luísa Jardim" w:date="2022-05-19T14:21:00Z">
        <w:r w:rsidRPr="00323F82" w:rsidDel="00A44056">
          <w:rPr>
            <w:rFonts w:cs="Times New Roman"/>
            <w:szCs w:val="24"/>
            <w:lang w:eastAsia="pt-BR"/>
          </w:rPr>
          <w:delText xml:space="preserve">serão </w:delText>
        </w:r>
      </w:del>
      <w:ins w:id="614" w:author="Luísa Jardim" w:date="2022-05-19T14:21:00Z">
        <w:r w:rsidR="00A44056">
          <w:rPr>
            <w:rFonts w:cs="Times New Roman"/>
            <w:szCs w:val="24"/>
            <w:lang w:eastAsia="pt-BR"/>
          </w:rPr>
          <w:t>foram</w:t>
        </w:r>
        <w:r w:rsidR="00A44056" w:rsidRPr="00323F82">
          <w:rPr>
            <w:rFonts w:cs="Times New Roman"/>
            <w:szCs w:val="24"/>
            <w:lang w:eastAsia="pt-BR"/>
          </w:rPr>
          <w:t xml:space="preserve"> </w:t>
        </w:r>
      </w:ins>
      <w:r w:rsidRPr="00323F82">
        <w:rPr>
          <w:rFonts w:cs="Times New Roman"/>
          <w:szCs w:val="24"/>
          <w:lang w:eastAsia="pt-BR"/>
        </w:rPr>
        <w:t xml:space="preserve">realizadas no software SPSS for Windows, v.18. </w:t>
      </w:r>
      <w:commentRangeStart w:id="615"/>
      <w:r w:rsidRPr="00323F82">
        <w:rPr>
          <w:rFonts w:cs="Times New Roman"/>
          <w:szCs w:val="24"/>
          <w:lang w:eastAsia="pt-BR"/>
        </w:rPr>
        <w:t>As</w:t>
      </w:r>
      <w:commentRangeEnd w:id="615"/>
      <w:r w:rsidR="00663825">
        <w:rPr>
          <w:rStyle w:val="Refdecomentrio"/>
        </w:rPr>
        <w:commentReference w:id="615"/>
      </w:r>
      <w:r w:rsidRPr="00323F82">
        <w:rPr>
          <w:rFonts w:cs="Times New Roman"/>
          <w:szCs w:val="24"/>
          <w:lang w:eastAsia="pt-BR"/>
        </w:rPr>
        <w:t xml:space="preserve"> análises estatísticas serão adequadas ao estudo de acordo com as variáveis de interesse.</w:t>
      </w:r>
      <w:ins w:id="616" w:author="Luísa Jardim" w:date="2021-08-30T12:55:00Z">
        <w:r w:rsidR="00EE2EB2">
          <w:rPr>
            <w:rFonts w:cs="Times New Roman"/>
            <w:szCs w:val="24"/>
            <w:lang w:eastAsia="pt-BR"/>
          </w:rPr>
          <w:t xml:space="preserve"> Serão incluídas as variantes genéticas que tiverem prevalência </w:t>
        </w:r>
      </w:ins>
      <w:ins w:id="617" w:author="Luísa Jardim" w:date="2021-08-30T12:56:00Z">
        <w:r w:rsidR="003F74D9">
          <w:rPr>
            <w:rFonts w:cs="Times New Roman"/>
            <w:szCs w:val="24"/>
            <w:lang w:eastAsia="pt-BR"/>
          </w:rPr>
          <w:t>maior ou igual que 5% na população estudada.</w:t>
        </w:r>
      </w:ins>
      <w:r w:rsidRPr="00323F82">
        <w:rPr>
          <w:rFonts w:cs="Times New Roman"/>
          <w:szCs w:val="24"/>
          <w:lang w:eastAsia="pt-BR"/>
        </w:rPr>
        <w:t xml:space="preserve"> Para determinar um resultado estatisticamente significativo será considerado o valor de p &lt; 0,05</w:t>
      </w:r>
      <w:ins w:id="618" w:author="Luísa Jardim" w:date="2021-08-30T12:55:00Z">
        <w:r w:rsidR="00EE2EB2">
          <w:rPr>
            <w:rFonts w:cs="Times New Roman"/>
            <w:szCs w:val="24"/>
            <w:lang w:eastAsia="pt-BR"/>
          </w:rPr>
          <w:t xml:space="preserve">. Serão feitas análises </w:t>
        </w:r>
        <w:proofErr w:type="spellStart"/>
        <w:r w:rsidR="00EE2EB2">
          <w:rPr>
            <w:rFonts w:cs="Times New Roman"/>
            <w:szCs w:val="24"/>
            <w:lang w:eastAsia="pt-BR"/>
          </w:rPr>
          <w:t>univariadas</w:t>
        </w:r>
        <w:proofErr w:type="spellEnd"/>
        <w:r w:rsidR="00EE2EB2">
          <w:rPr>
            <w:rFonts w:cs="Times New Roman"/>
            <w:szCs w:val="24"/>
            <w:lang w:eastAsia="pt-BR"/>
          </w:rPr>
          <w:t xml:space="preserve"> e multivariadas para calcular as medidas de efeito</w:t>
        </w:r>
      </w:ins>
      <w:ins w:id="619" w:author="Luísa Jardim" w:date="2021-08-30T12:56:00Z">
        <w:r w:rsidR="003F74D9">
          <w:rPr>
            <w:rFonts w:cs="Times New Roman"/>
            <w:szCs w:val="24"/>
            <w:lang w:eastAsia="pt-BR"/>
          </w:rPr>
          <w:t xml:space="preserve"> entre exposição e desfecho.</w:t>
        </w:r>
      </w:ins>
    </w:p>
    <w:p w14:paraId="75358B1B" w14:textId="77777777" w:rsidR="008A6D6B" w:rsidRDefault="008A6D6B" w:rsidP="00A920DF">
      <w:pPr>
        <w:pStyle w:val="Estilo2lj"/>
        <w:numPr>
          <w:ilvl w:val="0"/>
          <w:numId w:val="0"/>
        </w:numPr>
        <w:ind w:left="709" w:hanging="705"/>
      </w:pPr>
    </w:p>
    <w:p w14:paraId="4BE1EB09" w14:textId="44FCCEF2" w:rsidR="00F66DF5" w:rsidRPr="0021493C" w:rsidRDefault="008A6D6B" w:rsidP="00A920DF">
      <w:pPr>
        <w:pStyle w:val="Estilo2lj"/>
        <w:numPr>
          <w:ilvl w:val="0"/>
          <w:numId w:val="0"/>
        </w:numPr>
        <w:ind w:left="709" w:hanging="705"/>
      </w:pPr>
      <w:bookmarkStart w:id="620" w:name="_Toc81230820"/>
      <w:r>
        <w:t>3.</w:t>
      </w:r>
      <w:ins w:id="621" w:author="Luísa Jardim" w:date="2021-08-30T15:35:00Z">
        <w:r w:rsidR="00427789">
          <w:t>5</w:t>
        </w:r>
      </w:ins>
      <w:ins w:id="622" w:author="Luísa Jardim" w:date="2021-08-30T13:02:00Z">
        <w:r w:rsidR="003B5F71">
          <w:t xml:space="preserve"> </w:t>
        </w:r>
      </w:ins>
      <w:del w:id="623" w:author="Luísa Jardim" w:date="2021-08-30T13:02:00Z">
        <w:r w:rsidDel="003B5F71">
          <w:delText>4</w:delText>
        </w:r>
      </w:del>
      <w:r>
        <w:t xml:space="preserve"> </w:t>
      </w:r>
      <w:r w:rsidR="00642BE4" w:rsidRPr="009E798F">
        <w:t>ASPECTOS ÉTICOS</w:t>
      </w:r>
      <w:bookmarkEnd w:id="620"/>
    </w:p>
    <w:p w14:paraId="35029DF3" w14:textId="3128D65E" w:rsidR="00F66DF5" w:rsidRPr="00744BF7" w:rsidRDefault="00F66DF5" w:rsidP="00332260">
      <w:pPr>
        <w:spacing w:after="0" w:line="360" w:lineRule="auto"/>
        <w:jc w:val="both"/>
        <w:rPr>
          <w:rFonts w:cs="Times New Roman"/>
          <w:szCs w:val="24"/>
        </w:rPr>
      </w:pPr>
      <w:r w:rsidRPr="00744BF7">
        <w:rPr>
          <w:rFonts w:cs="Times New Roman"/>
          <w:szCs w:val="24"/>
        </w:rPr>
        <w:tab/>
        <w:t xml:space="preserve">O presente projeto </w:t>
      </w:r>
      <w:r w:rsidR="00DD2BF8">
        <w:rPr>
          <w:rFonts w:cs="Times New Roman"/>
          <w:szCs w:val="24"/>
        </w:rPr>
        <w:t>faz parte de um projeto maior,</w:t>
      </w:r>
      <w:r w:rsidR="00655062">
        <w:rPr>
          <w:rFonts w:cs="Times New Roman"/>
          <w:szCs w:val="24"/>
        </w:rPr>
        <w:t xml:space="preserve"> chamado</w:t>
      </w:r>
      <w:r w:rsidR="00DD2BF8">
        <w:rPr>
          <w:rFonts w:cs="Times New Roman"/>
          <w:szCs w:val="24"/>
        </w:rPr>
        <w:t xml:space="preserve"> </w:t>
      </w:r>
      <w:bookmarkStart w:id="624" w:name="_Hlk59392012"/>
      <w:r w:rsidR="00DD2BF8">
        <w:rPr>
          <w:rFonts w:cs="Times New Roman"/>
          <w:szCs w:val="24"/>
        </w:rPr>
        <w:t>“R</w:t>
      </w:r>
      <w:r w:rsidR="00DD2BF8" w:rsidRPr="00B3279B">
        <w:rPr>
          <w:rFonts w:cs="Times New Roman"/>
          <w:szCs w:val="24"/>
        </w:rPr>
        <w:t>elação de variantes genéticas associadas à farmacocinética e farmacodinâmica c</w:t>
      </w:r>
      <w:r w:rsidR="00DD2BF8">
        <w:rPr>
          <w:rFonts w:cs="Times New Roman"/>
          <w:szCs w:val="24"/>
        </w:rPr>
        <w:t xml:space="preserve">om </w:t>
      </w:r>
      <w:r w:rsidR="00DD2BF8" w:rsidRPr="00E42095">
        <w:rPr>
          <w:rFonts w:cs="Times New Roman"/>
          <w:szCs w:val="24"/>
        </w:rPr>
        <w:t>a toxicidade e sobrevida dos tratamentos antineoplásicos em pacientes pediátricos</w:t>
      </w:r>
      <w:r w:rsidR="00DD2BF8">
        <w:rPr>
          <w:rFonts w:cs="Times New Roman"/>
          <w:szCs w:val="24"/>
        </w:rPr>
        <w:t xml:space="preserve">” que </w:t>
      </w:r>
      <w:bookmarkEnd w:id="624"/>
      <w:r w:rsidR="006B5D26">
        <w:rPr>
          <w:rFonts w:cs="Times New Roman"/>
          <w:szCs w:val="24"/>
        </w:rPr>
        <w:t>foi</w:t>
      </w:r>
      <w:r w:rsidRPr="00744BF7">
        <w:rPr>
          <w:rFonts w:cs="Times New Roman"/>
          <w:szCs w:val="24"/>
        </w:rPr>
        <w:t xml:space="preserve"> registrado no sistema AGHUse para apreciação das áreas envolvidas e então cadastrado na Plataforma Brasil</w:t>
      </w:r>
      <w:r w:rsidR="00D955D7">
        <w:rPr>
          <w:rFonts w:cs="Times New Roman"/>
          <w:szCs w:val="24"/>
        </w:rPr>
        <w:t>,</w:t>
      </w:r>
      <w:r w:rsidRPr="00744BF7">
        <w:rPr>
          <w:rFonts w:cs="Times New Roman"/>
          <w:szCs w:val="24"/>
        </w:rPr>
        <w:t xml:space="preserve"> </w:t>
      </w:r>
      <w:r w:rsidR="00FA3870">
        <w:rPr>
          <w:rFonts w:cs="Times New Roman"/>
          <w:szCs w:val="24"/>
        </w:rPr>
        <w:t>submetido e aprovado</w:t>
      </w:r>
      <w:r w:rsidRPr="00744BF7">
        <w:rPr>
          <w:rFonts w:cs="Times New Roman"/>
          <w:szCs w:val="24"/>
        </w:rPr>
        <w:t xml:space="preserve"> </w:t>
      </w:r>
      <w:r w:rsidR="00D955D7">
        <w:rPr>
          <w:rFonts w:cs="Times New Roman"/>
          <w:szCs w:val="24"/>
        </w:rPr>
        <w:t>pelo</w:t>
      </w:r>
      <w:r w:rsidRPr="00744BF7">
        <w:rPr>
          <w:rFonts w:cs="Times New Roman"/>
          <w:szCs w:val="24"/>
        </w:rPr>
        <w:t xml:space="preserve"> Comitê de Ética em Pesquisa com Seres Humanos (CEP) do HCPA como CEP principal</w:t>
      </w:r>
      <w:r w:rsidR="00101A42">
        <w:rPr>
          <w:rFonts w:cs="Times New Roman"/>
          <w:szCs w:val="24"/>
        </w:rPr>
        <w:t xml:space="preserve"> (</w:t>
      </w:r>
      <w:r w:rsidR="00101A42" w:rsidRPr="00FA5570">
        <w:rPr>
          <w:rFonts w:cs="Times New Roman"/>
          <w:szCs w:val="24"/>
        </w:rPr>
        <w:t>n.</w:t>
      </w:r>
      <w:r w:rsidR="00FA5570" w:rsidRPr="00FA5570">
        <w:rPr>
          <w:rFonts w:cs="Times New Roman"/>
          <w:szCs w:val="24"/>
        </w:rPr>
        <w:t xml:space="preserve"> 46986321.3.0000.5327</w:t>
      </w:r>
      <w:r w:rsidR="00FA5570">
        <w:rPr>
          <w:rFonts w:ascii="Arial" w:hAnsi="Arial" w:cs="Arial"/>
          <w:sz w:val="20"/>
          <w:szCs w:val="20"/>
        </w:rPr>
        <w:t>)</w:t>
      </w:r>
      <w:r w:rsidR="002E6580">
        <w:rPr>
          <w:rFonts w:ascii="Arial" w:hAnsi="Arial" w:cs="Arial"/>
          <w:sz w:val="20"/>
          <w:szCs w:val="20"/>
        </w:rPr>
        <w:t xml:space="preserve"> </w:t>
      </w:r>
      <w:r w:rsidR="002E6580">
        <w:rPr>
          <w:rFonts w:cs="Times New Roman"/>
          <w:szCs w:val="24"/>
        </w:rPr>
        <w:t>(ANEXO II)</w:t>
      </w:r>
      <w:r w:rsidRPr="00744BF7">
        <w:rPr>
          <w:rFonts w:cs="Times New Roman"/>
          <w:szCs w:val="24"/>
        </w:rPr>
        <w:t xml:space="preserve">. Posteriormente </w:t>
      </w:r>
      <w:r w:rsidR="00655062">
        <w:rPr>
          <w:rFonts w:cs="Times New Roman"/>
          <w:szCs w:val="24"/>
        </w:rPr>
        <w:t>foi</w:t>
      </w:r>
      <w:r w:rsidRPr="00744BF7">
        <w:rPr>
          <w:rFonts w:cs="Times New Roman"/>
          <w:szCs w:val="24"/>
        </w:rPr>
        <w:t xml:space="preserve"> encaminhado para Comissão de Pesquisa (COMPESQ) da FO-UFRGS.</w:t>
      </w:r>
    </w:p>
    <w:p w14:paraId="40723969" w14:textId="1DB4A909" w:rsidR="00F66DF5" w:rsidRPr="00744BF7" w:rsidRDefault="00F66DF5">
      <w:pPr>
        <w:spacing w:after="0" w:line="360" w:lineRule="auto"/>
        <w:jc w:val="both"/>
        <w:rPr>
          <w:rFonts w:cs="Times New Roman"/>
          <w:szCs w:val="24"/>
        </w:rPr>
      </w:pPr>
      <w:r w:rsidRPr="00744BF7">
        <w:rPr>
          <w:rFonts w:cs="Times New Roman"/>
          <w:szCs w:val="24"/>
        </w:rPr>
        <w:lastRenderedPageBreak/>
        <w:tab/>
        <w:t xml:space="preserve">Todos os procedimentos </w:t>
      </w:r>
      <w:del w:id="625" w:author="Luísa Jardim" w:date="2022-05-19T14:23:00Z">
        <w:r w:rsidRPr="00744BF7" w:rsidDel="005E3BB9">
          <w:rPr>
            <w:rFonts w:cs="Times New Roman"/>
            <w:szCs w:val="24"/>
          </w:rPr>
          <w:delText xml:space="preserve">serão </w:delText>
        </w:r>
      </w:del>
      <w:ins w:id="626" w:author="Luísa Jardim" w:date="2022-05-19T14:23:00Z">
        <w:r w:rsidR="005E3BB9">
          <w:rPr>
            <w:rFonts w:cs="Times New Roman"/>
            <w:szCs w:val="24"/>
          </w:rPr>
          <w:t>foram</w:t>
        </w:r>
        <w:r w:rsidR="005E3BB9" w:rsidRPr="00744BF7">
          <w:rPr>
            <w:rFonts w:cs="Times New Roman"/>
            <w:szCs w:val="24"/>
          </w:rPr>
          <w:t xml:space="preserve"> </w:t>
        </w:r>
      </w:ins>
      <w:r w:rsidRPr="00744BF7">
        <w:rPr>
          <w:rFonts w:cs="Times New Roman"/>
          <w:szCs w:val="24"/>
        </w:rPr>
        <w:t xml:space="preserve">realizados de acordo com a Declaração Universal dos Direitos Humanos, a Declaração de Helsinque, as Diretrizes Internacionais para Pesquisa em Seres Humanos e as Resoluções do Conselho Nacional de Saúde (CNS) nº 466/2012 e 441/2011. </w:t>
      </w:r>
      <w:bookmarkStart w:id="627" w:name="_Hlk59400290"/>
      <w:r w:rsidRPr="00744BF7">
        <w:rPr>
          <w:rFonts w:cs="Times New Roman"/>
          <w:szCs w:val="24"/>
        </w:rPr>
        <w:t>A participação foi voluntária mediante consentimento por meio do TCLE</w:t>
      </w:r>
      <w:r w:rsidRPr="00744BF7">
        <w:rPr>
          <w:rFonts w:cs="Times New Roman"/>
          <w:szCs w:val="24"/>
          <w:shd w:val="clear" w:color="auto" w:fill="FFFFFF"/>
        </w:rPr>
        <w:t xml:space="preserve"> assinado por pacientes ou responsáveis no momento da realização do estudo </w:t>
      </w:r>
      <w:bookmarkStart w:id="628" w:name="_Hlk59400255"/>
      <w:r w:rsidRPr="00744BF7">
        <w:rPr>
          <w:rFonts w:cs="Times New Roman"/>
          <w:szCs w:val="24"/>
          <w:shd w:val="clear" w:color="auto" w:fill="FFFFFF"/>
        </w:rPr>
        <w:t>14-0581</w:t>
      </w:r>
      <w:bookmarkEnd w:id="627"/>
      <w:bookmarkEnd w:id="628"/>
      <w:r w:rsidRPr="00744BF7">
        <w:rPr>
          <w:rFonts w:cs="Times New Roman"/>
          <w:szCs w:val="24"/>
        </w:rPr>
        <w:t xml:space="preserve">. Desse modo, </w:t>
      </w:r>
      <w:r w:rsidR="00332260">
        <w:rPr>
          <w:rFonts w:cs="Times New Roman"/>
          <w:szCs w:val="24"/>
        </w:rPr>
        <w:t>foi dada a</w:t>
      </w:r>
      <w:r w:rsidRPr="00744BF7">
        <w:rPr>
          <w:rFonts w:cs="Times New Roman"/>
          <w:szCs w:val="24"/>
        </w:rPr>
        <w:t xml:space="preserve"> dispensa do TCLE para o presente projeto (ANEXO II</w:t>
      </w:r>
      <w:r w:rsidR="009C0540">
        <w:rPr>
          <w:rFonts w:cs="Times New Roman"/>
          <w:szCs w:val="24"/>
        </w:rPr>
        <w:t>I</w:t>
      </w:r>
      <w:r w:rsidRPr="00744BF7">
        <w:rPr>
          <w:rFonts w:cs="Times New Roman"/>
          <w:szCs w:val="24"/>
        </w:rPr>
        <w:t>).</w:t>
      </w:r>
    </w:p>
    <w:p w14:paraId="79114B94" w14:textId="63AD7911" w:rsidR="00F66DF5" w:rsidRDefault="00F66DF5">
      <w:pPr>
        <w:spacing w:after="0" w:line="360" w:lineRule="auto"/>
        <w:jc w:val="both"/>
        <w:rPr>
          <w:rFonts w:cs="Times New Roman"/>
          <w:szCs w:val="24"/>
        </w:rPr>
      </w:pPr>
      <w:r w:rsidRPr="00744BF7">
        <w:rPr>
          <w:rFonts w:cs="Times New Roman"/>
          <w:szCs w:val="24"/>
        </w:rPr>
        <w:tab/>
        <w:t>Os membros da equipe de pesquisa estão cientes de suas funções, conforme consta na folha de rosto desse projeto e os aspectos logísticos foram cadastrados no sistema AGHUse. Os pesquisadores se comprometem a preservar a privacidade dos participantes do estudo cujos dados serão coletados em base de dados. Concordam igualmente, que estas informações serão utilizadas única e exclusivamente para execução do presente projeto e que os resultados serão divulgados sem a identificação dos participantes assinando declaração de cumprimento da Lei Geral de Proteção de Dados (ANEXO I</w:t>
      </w:r>
      <w:r w:rsidR="009C0540">
        <w:rPr>
          <w:rFonts w:cs="Times New Roman"/>
          <w:szCs w:val="24"/>
        </w:rPr>
        <w:t>V</w:t>
      </w:r>
      <w:r w:rsidRPr="00744BF7">
        <w:rPr>
          <w:rFonts w:cs="Times New Roman"/>
          <w:szCs w:val="24"/>
        </w:rPr>
        <w:t xml:space="preserve">), Lei No 13.709, de 14 de agosto de 2018. </w:t>
      </w:r>
      <w:r w:rsidRPr="005E3BB9">
        <w:rPr>
          <w:rFonts w:cs="Times New Roman"/>
          <w:szCs w:val="24"/>
          <w:highlight w:val="yellow"/>
          <w:rPrChange w:id="629" w:author="Luísa Jardim" w:date="2022-05-19T14:23:00Z">
            <w:rPr>
              <w:rFonts w:cs="Times New Roman"/>
              <w:szCs w:val="24"/>
            </w:rPr>
          </w:rPrChange>
        </w:rPr>
        <w:t xml:space="preserve">Quanto ao financiamento, será solicitada verba ao FIPE (Fundo de Incentivo à Pesquisa e Eventos) junto ao </w:t>
      </w:r>
      <w:commentRangeStart w:id="630"/>
      <w:r w:rsidRPr="005E3BB9">
        <w:rPr>
          <w:rFonts w:cs="Times New Roman"/>
          <w:szCs w:val="24"/>
          <w:highlight w:val="yellow"/>
          <w:rPrChange w:id="631" w:author="Luísa Jardim" w:date="2022-05-19T14:23:00Z">
            <w:rPr>
              <w:rFonts w:cs="Times New Roman"/>
              <w:szCs w:val="24"/>
            </w:rPr>
          </w:rPrChange>
        </w:rPr>
        <w:t>HCPA</w:t>
      </w:r>
      <w:commentRangeEnd w:id="630"/>
      <w:r w:rsidR="005E3BB9">
        <w:rPr>
          <w:rStyle w:val="Refdecomentrio"/>
        </w:rPr>
        <w:commentReference w:id="630"/>
      </w:r>
      <w:r w:rsidRPr="005E3BB9">
        <w:rPr>
          <w:rFonts w:cs="Times New Roman"/>
          <w:szCs w:val="24"/>
          <w:highlight w:val="yellow"/>
          <w:rPrChange w:id="632" w:author="Luísa Jardim" w:date="2022-05-19T14:23:00Z">
            <w:rPr>
              <w:rFonts w:cs="Times New Roman"/>
              <w:szCs w:val="24"/>
            </w:rPr>
          </w:rPrChange>
        </w:rPr>
        <w:t>.</w:t>
      </w:r>
      <w:r w:rsidRPr="00744BF7">
        <w:rPr>
          <w:rFonts w:cs="Times New Roman"/>
          <w:szCs w:val="24"/>
        </w:rPr>
        <w:t xml:space="preserve"> O início do estudo </w:t>
      </w:r>
      <w:del w:id="633" w:author="Luísa Jardim" w:date="2022-05-19T14:23:00Z">
        <w:r w:rsidRPr="00744BF7" w:rsidDel="005E3BB9">
          <w:rPr>
            <w:rFonts w:cs="Times New Roman"/>
            <w:szCs w:val="24"/>
          </w:rPr>
          <w:delText xml:space="preserve">ocorrerá </w:delText>
        </w:r>
      </w:del>
      <w:ins w:id="634" w:author="Luísa Jardim" w:date="2022-05-19T14:23:00Z">
        <w:r w:rsidR="005E3BB9" w:rsidRPr="00744BF7">
          <w:rPr>
            <w:rFonts w:cs="Times New Roman"/>
            <w:szCs w:val="24"/>
          </w:rPr>
          <w:t>ocorr</w:t>
        </w:r>
        <w:r w:rsidR="005E3BB9">
          <w:rPr>
            <w:rFonts w:cs="Times New Roman"/>
            <w:szCs w:val="24"/>
          </w:rPr>
          <w:t>eu</w:t>
        </w:r>
      </w:ins>
      <w:ins w:id="635" w:author="Luísa Jardim" w:date="2022-05-19T14:24:00Z">
        <w:r w:rsidR="005C7A27">
          <w:rPr>
            <w:rFonts w:cs="Times New Roman"/>
            <w:szCs w:val="24"/>
          </w:rPr>
          <w:t xml:space="preserve"> </w:t>
        </w:r>
      </w:ins>
      <w:r w:rsidRPr="00744BF7">
        <w:rPr>
          <w:rFonts w:cs="Times New Roman"/>
          <w:szCs w:val="24"/>
        </w:rPr>
        <w:t>imediatamente após sua aprovação nos referidos comitês.</w:t>
      </w:r>
    </w:p>
    <w:p w14:paraId="077852D1" w14:textId="77777777" w:rsidR="006C2CA2" w:rsidRPr="00744BF7" w:rsidRDefault="006C2CA2">
      <w:pPr>
        <w:spacing w:after="0" w:line="360" w:lineRule="auto"/>
        <w:jc w:val="both"/>
        <w:rPr>
          <w:rFonts w:cs="Times New Roman"/>
          <w:szCs w:val="24"/>
        </w:rPr>
      </w:pPr>
    </w:p>
    <w:p w14:paraId="278D7630" w14:textId="083BE2C5" w:rsidR="00F66DF5" w:rsidRDefault="008A6D6B">
      <w:pPr>
        <w:pStyle w:val="Estilo3lj"/>
        <w:pPrChange w:id="636" w:author="Luísa Jardim" w:date="2021-08-30T15:36:00Z">
          <w:pPr>
            <w:pStyle w:val="Estilo3lj"/>
            <w:ind w:left="360"/>
          </w:pPr>
        </w:pPrChange>
      </w:pPr>
      <w:bookmarkStart w:id="637" w:name="_Toc63267966"/>
      <w:bookmarkStart w:id="638" w:name="_Toc81230821"/>
      <w:r>
        <w:t>3.</w:t>
      </w:r>
      <w:ins w:id="639" w:author="Luísa Jardim" w:date="2021-08-30T15:36:00Z">
        <w:r w:rsidR="00427789">
          <w:t>5</w:t>
        </w:r>
      </w:ins>
      <w:del w:id="640" w:author="Luísa Jardim" w:date="2021-08-30T13:02:00Z">
        <w:r w:rsidDel="003B5F71">
          <w:delText>4</w:delText>
        </w:r>
      </w:del>
      <w:r>
        <w:t>.1</w:t>
      </w:r>
      <w:ins w:id="641" w:author="Luísa Jardim" w:date="2021-08-30T15:36:00Z">
        <w:r w:rsidR="00427789">
          <w:t xml:space="preserve"> </w:t>
        </w:r>
      </w:ins>
      <w:r w:rsidR="00F66DF5" w:rsidRPr="00FA1F70">
        <w:t>Proteção de dados</w:t>
      </w:r>
      <w:bookmarkEnd w:id="637"/>
      <w:bookmarkEnd w:id="638"/>
    </w:p>
    <w:p w14:paraId="451A4633" w14:textId="77777777" w:rsidR="00332260" w:rsidRPr="00FA1F70" w:rsidRDefault="00332260" w:rsidP="00332260">
      <w:pPr>
        <w:pStyle w:val="Estilo3lj"/>
        <w:ind w:left="1080"/>
      </w:pPr>
    </w:p>
    <w:p w14:paraId="78FBC801" w14:textId="4261E92A" w:rsidR="00F66DF5" w:rsidRPr="00744BF7" w:rsidRDefault="00F66DF5" w:rsidP="0021493C">
      <w:pPr>
        <w:spacing w:after="0" w:line="360" w:lineRule="auto"/>
        <w:jc w:val="both"/>
        <w:rPr>
          <w:rFonts w:cs="Times New Roman"/>
          <w:szCs w:val="24"/>
        </w:rPr>
      </w:pPr>
      <w:r w:rsidRPr="00744BF7">
        <w:rPr>
          <w:rFonts w:cs="Times New Roman"/>
          <w:szCs w:val="24"/>
        </w:rPr>
        <w:tab/>
        <w:t xml:space="preserve">Todos os dados que identificam diretamente o paciente (nome, data de nascimento, endereço etc.) </w:t>
      </w:r>
      <w:del w:id="642" w:author="Luísa Jardim" w:date="2022-05-19T14:24:00Z">
        <w:r w:rsidRPr="00744BF7" w:rsidDel="005C7A27">
          <w:rPr>
            <w:rFonts w:cs="Times New Roman"/>
            <w:szCs w:val="24"/>
          </w:rPr>
          <w:delText xml:space="preserve">serão </w:delText>
        </w:r>
      </w:del>
      <w:ins w:id="643" w:author="Luísa Jardim" w:date="2022-05-19T14:24:00Z">
        <w:r w:rsidR="005C7A27">
          <w:rPr>
            <w:rFonts w:cs="Times New Roman"/>
            <w:szCs w:val="24"/>
          </w:rPr>
          <w:t>foram</w:t>
        </w:r>
        <w:r w:rsidR="005C7A27" w:rsidRPr="00744BF7">
          <w:rPr>
            <w:rFonts w:cs="Times New Roman"/>
            <w:szCs w:val="24"/>
          </w:rPr>
          <w:t xml:space="preserve"> </w:t>
        </w:r>
      </w:ins>
      <w:r w:rsidRPr="00744BF7">
        <w:rPr>
          <w:rFonts w:cs="Times New Roman"/>
          <w:szCs w:val="24"/>
        </w:rPr>
        <w:t>substituídos por um código (</w:t>
      </w:r>
      <w:proofErr w:type="spellStart"/>
      <w:r w:rsidRPr="00744BF7">
        <w:rPr>
          <w:rFonts w:cs="Times New Roman"/>
          <w:szCs w:val="24"/>
        </w:rPr>
        <w:t>pseudonimizados</w:t>
      </w:r>
      <w:proofErr w:type="spellEnd"/>
      <w:r w:rsidRPr="00744BF7">
        <w:rPr>
          <w:rFonts w:cs="Times New Roman"/>
          <w:szCs w:val="24"/>
        </w:rPr>
        <w:t>). Essa codificação exclui a identificação dos pacientes por pessoas não autorizadas e estarão disponíveis apenas para fins de pesquisa neste formato.</w:t>
      </w:r>
    </w:p>
    <w:p w14:paraId="0A16685C" w14:textId="6DD3DB2F" w:rsidR="005F7759" w:rsidRDefault="00F66DF5" w:rsidP="006C2CA2">
      <w:pPr>
        <w:spacing w:after="0" w:line="360" w:lineRule="auto"/>
        <w:jc w:val="both"/>
        <w:rPr>
          <w:rFonts w:cs="Times New Roman"/>
          <w:szCs w:val="24"/>
        </w:rPr>
      </w:pPr>
      <w:r w:rsidRPr="00744BF7">
        <w:rPr>
          <w:rFonts w:cs="Times New Roman"/>
          <w:szCs w:val="24"/>
        </w:rPr>
        <w:tab/>
        <w:t>As informações para identificação direta permanecerão sob responsabilidade do pesquisador responsável no HCPA e serão armazenados separadamente dos dados médicos. Os dados não poderão, portanto, ser atribuídos à pessoa sem o envolvimento deste dispositivo. Não ocorrerá a transferência dessa identificação para pesquisadores ou terceiros não autorizados.</w:t>
      </w:r>
      <w:bookmarkStart w:id="644" w:name="_Toc63267967"/>
    </w:p>
    <w:p w14:paraId="738C837F" w14:textId="77777777" w:rsidR="006C2CA2" w:rsidRPr="0032755A" w:rsidRDefault="006C2CA2" w:rsidP="0021493C">
      <w:pPr>
        <w:spacing w:after="0" w:line="360" w:lineRule="auto"/>
        <w:jc w:val="both"/>
        <w:rPr>
          <w:rFonts w:cs="Times New Roman"/>
          <w:szCs w:val="24"/>
        </w:rPr>
      </w:pPr>
    </w:p>
    <w:p w14:paraId="7BB17950" w14:textId="416D9813" w:rsidR="00F66DF5" w:rsidRDefault="00F66DF5">
      <w:pPr>
        <w:pStyle w:val="Estilo3lj"/>
        <w:numPr>
          <w:ilvl w:val="2"/>
          <w:numId w:val="34"/>
        </w:numPr>
        <w:pPrChange w:id="645" w:author="Luísa Jardim" w:date="2021-08-30T15:36:00Z">
          <w:pPr>
            <w:pStyle w:val="Estilo3lj"/>
            <w:numPr>
              <w:ilvl w:val="2"/>
              <w:numId w:val="25"/>
            </w:numPr>
            <w:ind w:left="1080" w:hanging="720"/>
          </w:pPr>
        </w:pPrChange>
      </w:pPr>
      <w:bookmarkStart w:id="646" w:name="_Toc81230822"/>
      <w:r w:rsidRPr="00FA1F70">
        <w:t>Gerenciamento de riscos</w:t>
      </w:r>
      <w:bookmarkEnd w:id="644"/>
      <w:bookmarkEnd w:id="646"/>
    </w:p>
    <w:p w14:paraId="2C50511E" w14:textId="77777777" w:rsidR="00332260" w:rsidRPr="00FA1F70" w:rsidRDefault="00332260" w:rsidP="00332260">
      <w:pPr>
        <w:pStyle w:val="Estilo3lj"/>
        <w:ind w:left="1080"/>
      </w:pPr>
    </w:p>
    <w:p w14:paraId="6287E7C6" w14:textId="4D0C2DD2" w:rsidR="00F66DF5" w:rsidRPr="00744BF7" w:rsidRDefault="00F66DF5">
      <w:pPr>
        <w:spacing w:line="360" w:lineRule="auto"/>
        <w:jc w:val="both"/>
        <w:rPr>
          <w:rFonts w:cs="Times New Roman"/>
          <w:szCs w:val="24"/>
        </w:rPr>
      </w:pPr>
      <w:r w:rsidRPr="00744BF7">
        <w:rPr>
          <w:rFonts w:cs="Times New Roman"/>
          <w:szCs w:val="24"/>
        </w:rPr>
        <w:tab/>
        <w:t xml:space="preserve">Os possíveis riscos ou desconfortos decorrentes da participação na pesquisa são relativos aos dados, ou seja, invasão de privacidade e divulgação de dados confidenciais. Com o objetivo de minimizar esses riscos, as seguintes medidas serão tomadas: buscando </w:t>
      </w:r>
      <w:r w:rsidRPr="00744BF7">
        <w:rPr>
          <w:rFonts w:cs="Times New Roman"/>
          <w:szCs w:val="24"/>
        </w:rPr>
        <w:lastRenderedPageBreak/>
        <w:t>a proteção dos dados, os pesquisadores envolvidos se comprometem a manter as informações em sigilo através da assinatura de termos de confidencialidade descritos no início da seção 3.</w:t>
      </w:r>
      <w:r w:rsidR="00C555FB">
        <w:rPr>
          <w:rFonts w:cs="Times New Roman"/>
          <w:szCs w:val="24"/>
        </w:rPr>
        <w:t>9</w:t>
      </w:r>
      <w:r w:rsidRPr="00744BF7">
        <w:rPr>
          <w:rFonts w:cs="Times New Roman"/>
          <w:szCs w:val="24"/>
        </w:rPr>
        <w:t xml:space="preserve"> e será realizada codificação das informações.</w:t>
      </w:r>
    </w:p>
    <w:p w14:paraId="12D37E8F" w14:textId="6A80ED37" w:rsidR="00F66DF5" w:rsidRDefault="008A6D6B">
      <w:pPr>
        <w:pStyle w:val="Estilo3lj"/>
        <w:pPrChange w:id="647" w:author="Luísa Jardim" w:date="2021-08-30T15:36:00Z">
          <w:pPr>
            <w:pStyle w:val="Estilo3lj"/>
            <w:ind w:left="360"/>
          </w:pPr>
        </w:pPrChange>
      </w:pPr>
      <w:bookmarkStart w:id="648" w:name="_Toc63267968"/>
      <w:bookmarkStart w:id="649" w:name="_Toc81230823"/>
      <w:r>
        <w:t>3.</w:t>
      </w:r>
      <w:ins w:id="650" w:author="Luísa Jardim" w:date="2021-08-30T15:36:00Z">
        <w:r w:rsidR="00427789">
          <w:t>5</w:t>
        </w:r>
      </w:ins>
      <w:del w:id="651" w:author="Luísa Jardim" w:date="2021-08-30T13:02:00Z">
        <w:r w:rsidDel="003B5F71">
          <w:delText>4</w:delText>
        </w:r>
      </w:del>
      <w:r>
        <w:t>.3</w:t>
      </w:r>
      <w:ins w:id="652" w:author="Luísa Jardim" w:date="2021-08-30T13:02:00Z">
        <w:r w:rsidR="003B5F71">
          <w:t xml:space="preserve"> </w:t>
        </w:r>
      </w:ins>
      <w:r w:rsidR="00F66DF5" w:rsidRPr="00FA1F70">
        <w:t>Benefícios para os pacientes</w:t>
      </w:r>
      <w:bookmarkEnd w:id="648"/>
      <w:bookmarkEnd w:id="649"/>
    </w:p>
    <w:p w14:paraId="2C74DE3F" w14:textId="77777777" w:rsidR="00332260" w:rsidRPr="00FA1F70" w:rsidRDefault="00332260" w:rsidP="00332260">
      <w:pPr>
        <w:pStyle w:val="Estilo3lj"/>
        <w:ind w:left="1080"/>
      </w:pPr>
    </w:p>
    <w:p w14:paraId="42053BAC" w14:textId="106D7DB2" w:rsidR="00AF37DD" w:rsidRDefault="00F66DF5">
      <w:pPr>
        <w:spacing w:line="360" w:lineRule="auto"/>
        <w:jc w:val="both"/>
        <w:rPr>
          <w:rFonts w:cs="Times New Roman"/>
          <w:szCs w:val="24"/>
        </w:rPr>
      </w:pPr>
      <w:r w:rsidRPr="00744BF7">
        <w:rPr>
          <w:rFonts w:cs="Times New Roman"/>
          <w:szCs w:val="24"/>
        </w:rPr>
        <w:tab/>
        <w:t xml:space="preserve">A participação na pesquisa poderá contribuir para o aumento do conhecimento sobre o assunto estudado e, se aplicável, poderá beneficiar futuros pacientes. Além disso, todos os participantes receberão um laudo de </w:t>
      </w:r>
      <w:proofErr w:type="spellStart"/>
      <w:r w:rsidRPr="00744BF7">
        <w:rPr>
          <w:rFonts w:cs="Times New Roman"/>
          <w:szCs w:val="24"/>
        </w:rPr>
        <w:t>farmacogenética</w:t>
      </w:r>
      <w:proofErr w:type="spellEnd"/>
      <w:r w:rsidRPr="00744BF7">
        <w:rPr>
          <w:rFonts w:cs="Times New Roman"/>
          <w:szCs w:val="24"/>
        </w:rPr>
        <w:t xml:space="preserve"> que poderá ser utilizado no futuro para guiar outros tratamentos.</w:t>
      </w:r>
    </w:p>
    <w:p w14:paraId="537BE0F7" w14:textId="77777777" w:rsidR="00332260" w:rsidRDefault="00332260">
      <w:pPr>
        <w:spacing w:line="360" w:lineRule="auto"/>
        <w:jc w:val="both"/>
        <w:rPr>
          <w:rFonts w:cs="Times New Roman"/>
          <w:szCs w:val="24"/>
        </w:rPr>
      </w:pPr>
    </w:p>
    <w:p w14:paraId="7595643F" w14:textId="7E24E9A7" w:rsidR="0032755A" w:rsidRDefault="006C2CA2" w:rsidP="0021493C">
      <w:pPr>
        <w:pStyle w:val="Estilo1lj"/>
        <w:rPr>
          <w:lang w:eastAsia="hi-IN" w:bidi="hi-IN"/>
        </w:rPr>
      </w:pPr>
      <w:bookmarkStart w:id="653" w:name="_Toc64121709"/>
      <w:bookmarkStart w:id="654" w:name="_Toc64127296"/>
      <w:bookmarkStart w:id="655" w:name="_Toc64127443"/>
      <w:bookmarkStart w:id="656" w:name="_Toc81230824"/>
      <w:r>
        <w:rPr>
          <w:rFonts w:eastAsia="Calibri"/>
          <w:shd w:val="clear" w:color="auto" w:fill="FFFFFF"/>
        </w:rPr>
        <w:t xml:space="preserve">4 </w:t>
      </w:r>
      <w:bookmarkEnd w:id="653"/>
      <w:bookmarkEnd w:id="654"/>
      <w:bookmarkEnd w:id="655"/>
      <w:r w:rsidR="00664DD9" w:rsidRPr="0032755A">
        <w:rPr>
          <w:lang w:eastAsia="hi-IN" w:bidi="hi-IN"/>
        </w:rPr>
        <w:t>ORÇAMENTO</w:t>
      </w:r>
      <w:bookmarkEnd w:id="656"/>
    </w:p>
    <w:p w14:paraId="30A0786F" w14:textId="6746A369" w:rsidR="00664DD9" w:rsidRPr="0032755A" w:rsidRDefault="00664DD9" w:rsidP="0021493C">
      <w:pPr>
        <w:pStyle w:val="WW-Padro"/>
        <w:tabs>
          <w:tab w:val="left" w:pos="8789"/>
        </w:tabs>
        <w:spacing w:after="100" w:afterAutospacing="1" w:line="360" w:lineRule="auto"/>
        <w:ind w:right="-1" w:firstLine="0"/>
        <w:rPr>
          <w:rFonts w:cs="Times New Roman"/>
          <w:b/>
          <w:sz w:val="28"/>
          <w:szCs w:val="28"/>
          <w:shd w:val="clear" w:color="auto" w:fill="FFFFFF"/>
        </w:rPr>
      </w:pPr>
      <w:r w:rsidRPr="0032755A">
        <w:rPr>
          <w:rFonts w:eastAsia="Arial Unicode MS" w:cs="Times New Roman"/>
          <w:kern w:val="2"/>
        </w:rPr>
        <w:tab/>
        <w:t>O presente estudo por fazer parte de um projeto guarda-chuva (</w:t>
      </w:r>
      <w:r w:rsidRPr="0032755A">
        <w:rPr>
          <w:rFonts w:cs="Times New Roman"/>
          <w:shd w:val="clear" w:color="auto" w:fill="FFFFFF"/>
        </w:rPr>
        <w:t xml:space="preserve">ESTUDO DA RELAÇÃO ENTRE OS POLIMORFISMOS </w:t>
      </w:r>
      <w:r w:rsidRPr="0032755A">
        <w:rPr>
          <w:rFonts w:eastAsia="Helvetica" w:cs="Times New Roman"/>
          <w:shd w:val="clear" w:color="auto" w:fill="FFFFFF"/>
          <w:lang w:eastAsia="ar-SA" w:bidi="ar-SA"/>
        </w:rPr>
        <w:t>CYP2C9 (</w:t>
      </w:r>
      <w:r w:rsidRPr="0032755A">
        <w:rPr>
          <w:rFonts w:eastAsia="Helvetica" w:cs="Times New Roman"/>
          <w:color w:val="141413"/>
          <w:shd w:val="clear" w:color="auto" w:fill="FFFFFF"/>
          <w:lang w:eastAsia="ar-SA" w:bidi="ar-SA"/>
        </w:rPr>
        <w:t>*2rs1799853 E *3rs1057910) E ABCC2 (*</w:t>
      </w:r>
      <w:r w:rsidRPr="0032755A">
        <w:rPr>
          <w:rFonts w:eastAsia="Times-Roman" w:cs="Times New Roman"/>
          <w:color w:val="000000"/>
          <w:shd w:val="clear" w:color="auto" w:fill="FFFFFF"/>
          <w:lang w:eastAsia="ar-SA" w:bidi="ar-SA"/>
        </w:rPr>
        <w:t xml:space="preserve">Rs717620) </w:t>
      </w:r>
      <w:r w:rsidRPr="0032755A">
        <w:rPr>
          <w:rFonts w:cs="Times New Roman"/>
          <w:shd w:val="clear" w:color="auto" w:fill="FFFFFF"/>
        </w:rPr>
        <w:t>COM A SEVERIDADE DE MUCOSITE BUCAL E EVOLUÇÃO CLÍNICA DE PACIENTES PEDIÁTRICOS)</w:t>
      </w:r>
      <w:r w:rsidRPr="0032755A">
        <w:rPr>
          <w:rFonts w:eastAsia="Arial Unicode MS" w:cs="Times New Roman"/>
          <w:kern w:val="2"/>
        </w:rPr>
        <w:t>, já teve seu orçamento previamente aprovado (</w:t>
      </w:r>
      <w:r w:rsidR="00657302">
        <w:rPr>
          <w:rFonts w:eastAsia="Arial Unicode MS" w:cs="Times New Roman"/>
          <w:kern w:val="2"/>
        </w:rPr>
        <w:t>ANEXO V</w:t>
      </w:r>
      <w:r w:rsidRPr="0032755A">
        <w:rPr>
          <w:rFonts w:eastAsia="Arial Unicode MS" w:cs="Times New Roman"/>
          <w:kern w:val="2"/>
        </w:rPr>
        <w:t>)</w:t>
      </w:r>
      <w:r w:rsidR="005744AE" w:rsidRPr="0032755A">
        <w:rPr>
          <w:rFonts w:eastAsia="Arial Unicode MS" w:cs="Times New Roman"/>
          <w:kern w:val="2"/>
        </w:rPr>
        <w:t>.</w:t>
      </w:r>
    </w:p>
    <w:p w14:paraId="75484A2C" w14:textId="20B24375" w:rsidR="006038D0" w:rsidRDefault="006038D0" w:rsidP="006038D0">
      <w:pPr>
        <w:pStyle w:val="Estilo1lj"/>
        <w:rPr>
          <w:ins w:id="657" w:author="Luísa Jardim" w:date="2022-05-19T14:25:00Z"/>
        </w:rPr>
      </w:pPr>
      <w:bookmarkStart w:id="658" w:name="_Toc81230825"/>
      <w:ins w:id="659" w:author="Luísa Jardim" w:date="2022-05-19T14:25:00Z">
        <w:r>
          <w:t xml:space="preserve">5 </w:t>
        </w:r>
      </w:ins>
      <w:del w:id="660" w:author="Luísa Jardim" w:date="2022-05-19T14:25:00Z">
        <w:r w:rsidR="006C2CA2" w:rsidRPr="0021493C" w:rsidDel="006038D0">
          <w:delText>5</w:delText>
        </w:r>
      </w:del>
      <w:ins w:id="661" w:author="Luísa Jardim" w:date="2022-05-19T14:25:00Z">
        <w:r>
          <w:t>RESULTADOS</w:t>
        </w:r>
      </w:ins>
    </w:p>
    <w:p w14:paraId="39957429" w14:textId="77777777" w:rsidR="006038D0" w:rsidRDefault="006038D0" w:rsidP="006038D0">
      <w:pPr>
        <w:pStyle w:val="Estilo1lj"/>
        <w:rPr>
          <w:ins w:id="662" w:author="Luísa Jardim" w:date="2022-05-19T14:25:00Z"/>
        </w:rPr>
      </w:pPr>
    </w:p>
    <w:p w14:paraId="08C74021" w14:textId="709E97B1" w:rsidR="004D6CED" w:rsidRPr="0021493C" w:rsidDel="006038D0" w:rsidRDefault="006038D0" w:rsidP="006038D0">
      <w:pPr>
        <w:pStyle w:val="Estilo1lj"/>
        <w:numPr>
          <w:ilvl w:val="0"/>
          <w:numId w:val="34"/>
        </w:numPr>
        <w:rPr>
          <w:del w:id="663" w:author="Luísa Jardim" w:date="2022-05-19T14:25:00Z"/>
        </w:rPr>
        <w:pPrChange w:id="664" w:author="Luísa Jardim" w:date="2022-05-19T14:25:00Z">
          <w:pPr>
            <w:pStyle w:val="Estilo1lj"/>
          </w:pPr>
        </w:pPrChange>
      </w:pPr>
      <w:ins w:id="665" w:author="Luísa Jardim" w:date="2022-05-19T14:25:00Z">
        <w:r>
          <w:t xml:space="preserve">6 DISCUSSÃO </w:t>
        </w:r>
      </w:ins>
      <w:r w:rsidR="006C2CA2" w:rsidRPr="0021493C">
        <w:t xml:space="preserve"> </w:t>
      </w:r>
      <w:del w:id="666" w:author="Luísa Jardim" w:date="2022-05-19T14:25:00Z">
        <w:r w:rsidR="004D6CED" w:rsidRPr="0021493C" w:rsidDel="006038D0">
          <w:delText>CRONOGRAMA</w:delText>
        </w:r>
        <w:bookmarkEnd w:id="658"/>
      </w:del>
    </w:p>
    <w:p w14:paraId="739FBB03" w14:textId="4F69AE3B" w:rsidR="0032755A" w:rsidRPr="0032755A" w:rsidDel="003B5F71" w:rsidRDefault="0032755A" w:rsidP="006038D0">
      <w:pPr>
        <w:pStyle w:val="Estilo1lj"/>
        <w:rPr>
          <w:del w:id="667" w:author="Luísa Jardim" w:date="2021-08-30T13:02:00Z"/>
          <w:lang w:eastAsia="hi-IN" w:bidi="hi-IN"/>
        </w:rPr>
        <w:pPrChange w:id="668" w:author="Luísa Jardim" w:date="2022-05-19T14:25:00Z">
          <w:pPr>
            <w:spacing w:line="360" w:lineRule="auto"/>
          </w:pPr>
        </w:pPrChange>
      </w:pPr>
    </w:p>
    <w:p w14:paraId="07356123" w14:textId="2A67F8C6" w:rsidR="00464D0A" w:rsidRPr="0032755A" w:rsidDel="006038D0" w:rsidRDefault="00464D0A" w:rsidP="006038D0">
      <w:pPr>
        <w:pStyle w:val="Estilo1lj"/>
        <w:rPr>
          <w:del w:id="669" w:author="Luísa Jardim" w:date="2022-05-19T14:25:00Z"/>
          <w:szCs w:val="24"/>
        </w:rPr>
        <w:pPrChange w:id="670" w:author="Luísa Jardim" w:date="2022-05-19T14:25:00Z">
          <w:pPr>
            <w:pStyle w:val="SemEspaamento1"/>
            <w:spacing w:line="360" w:lineRule="auto"/>
            <w:ind w:firstLine="708"/>
            <w:jc w:val="both"/>
          </w:pPr>
        </w:pPrChange>
      </w:pPr>
      <w:bookmarkStart w:id="671" w:name="_Hlk65596748"/>
      <w:del w:id="672" w:author="Luísa Jardim" w:date="2022-05-19T14:25:00Z">
        <w:r w:rsidRPr="0032755A" w:rsidDel="006038D0">
          <w:rPr>
            <w:szCs w:val="24"/>
          </w:rPr>
          <w:delText xml:space="preserve">O período previsto para a execução da pesquisa envolve </w:delText>
        </w:r>
        <w:r w:rsidR="002C62E4" w:rsidRPr="0032755A" w:rsidDel="006038D0">
          <w:rPr>
            <w:szCs w:val="24"/>
          </w:rPr>
          <w:delText>27</w:delText>
        </w:r>
        <w:r w:rsidRPr="00FE5856" w:rsidDel="006038D0">
          <w:rPr>
            <w:szCs w:val="24"/>
          </w:rPr>
          <w:delText xml:space="preserve"> meses</w:delText>
        </w:r>
        <w:r w:rsidRPr="0032755A" w:rsidDel="006038D0">
          <w:rPr>
            <w:szCs w:val="24"/>
          </w:rPr>
          <w:delText>, desde a elaboração do projeto, análises e confecção dos artigos científicos.  As atividades previstas para o desenvolvimento do trabalho de pesquisa são:</w:delText>
        </w:r>
      </w:del>
    </w:p>
    <w:p w14:paraId="34B1644A" w14:textId="71BF8D6E" w:rsidR="000F480C" w:rsidRPr="000F480C" w:rsidDel="006038D0" w:rsidRDefault="000F480C" w:rsidP="006038D0">
      <w:pPr>
        <w:pStyle w:val="Estilo1lj"/>
        <w:rPr>
          <w:del w:id="673" w:author="Luísa Jardim" w:date="2022-05-19T14:25:00Z"/>
          <w:rFonts w:eastAsia="Arial Unicode MS" w:cs="Times New Roman"/>
          <w:b w:val="0"/>
          <w:bCs w:val="0"/>
          <w:kern w:val="2"/>
          <w:szCs w:val="24"/>
          <w:lang w:eastAsia="hi-IN" w:bidi="hi-IN"/>
        </w:rPr>
        <w:pPrChange w:id="674" w:author="Luísa Jardim" w:date="2022-05-19T14:25:00Z">
          <w:pPr>
            <w:spacing w:line="360" w:lineRule="auto"/>
            <w:ind w:firstLine="708"/>
            <w:jc w:val="both"/>
          </w:pPr>
        </w:pPrChange>
      </w:pPr>
    </w:p>
    <w:p w14:paraId="14614C84" w14:textId="388FEC3F" w:rsidR="000F480C" w:rsidRPr="000F480C" w:rsidDel="006038D0" w:rsidRDefault="000F480C" w:rsidP="006038D0">
      <w:pPr>
        <w:pStyle w:val="Estilo1lj"/>
        <w:rPr>
          <w:del w:id="675" w:author="Luísa Jardim" w:date="2022-05-19T14:25:00Z"/>
          <w:szCs w:val="24"/>
          <w:lang w:eastAsia="pt-BR"/>
        </w:rPr>
        <w:pPrChange w:id="676" w:author="Luísa Jardim" w:date="2022-05-19T14:25:00Z">
          <w:pPr>
            <w:pStyle w:val="SemEspaamento1"/>
            <w:spacing w:line="360" w:lineRule="auto"/>
            <w:jc w:val="both"/>
          </w:pPr>
        </w:pPrChange>
      </w:pPr>
      <w:del w:id="677" w:author="Luísa Jardim" w:date="2022-05-19T14:25:00Z">
        <w:r w:rsidRPr="000F480C" w:rsidDel="006038D0">
          <w:rPr>
            <w:szCs w:val="24"/>
            <w:lang w:eastAsia="pt-BR"/>
          </w:rPr>
          <w:delText>1 – Encaminhamento ao AGHUse e Plataforma Brasil</w:delText>
        </w:r>
      </w:del>
    </w:p>
    <w:p w14:paraId="73C1316D" w14:textId="7D6EB6C7" w:rsidR="000F480C" w:rsidRPr="000F480C" w:rsidDel="006038D0" w:rsidRDefault="000F480C" w:rsidP="006038D0">
      <w:pPr>
        <w:pStyle w:val="Estilo1lj"/>
        <w:rPr>
          <w:del w:id="678" w:author="Luísa Jardim" w:date="2022-05-19T14:25:00Z"/>
          <w:szCs w:val="24"/>
          <w:lang w:eastAsia="pt-BR"/>
        </w:rPr>
        <w:pPrChange w:id="679" w:author="Luísa Jardim" w:date="2022-05-19T14:25:00Z">
          <w:pPr>
            <w:pStyle w:val="SemEspaamento1"/>
            <w:spacing w:line="360" w:lineRule="auto"/>
            <w:jc w:val="both"/>
          </w:pPr>
        </w:pPrChange>
      </w:pPr>
      <w:del w:id="680" w:author="Luísa Jardim" w:date="2022-05-19T14:25:00Z">
        <w:r w:rsidRPr="000F480C" w:rsidDel="006038D0">
          <w:rPr>
            <w:szCs w:val="24"/>
            <w:lang w:eastAsia="pt-BR"/>
          </w:rPr>
          <w:delText>2- Análise do banco de dados;</w:delText>
        </w:r>
      </w:del>
    </w:p>
    <w:p w14:paraId="55921BC1" w14:textId="547EA867" w:rsidR="000F480C" w:rsidRPr="000F480C" w:rsidDel="006038D0" w:rsidRDefault="000F480C" w:rsidP="006038D0">
      <w:pPr>
        <w:pStyle w:val="Estilo1lj"/>
        <w:rPr>
          <w:del w:id="681" w:author="Luísa Jardim" w:date="2022-05-19T14:25:00Z"/>
          <w:szCs w:val="24"/>
          <w:lang w:eastAsia="pt-BR"/>
        </w:rPr>
        <w:pPrChange w:id="682" w:author="Luísa Jardim" w:date="2022-05-19T14:25:00Z">
          <w:pPr>
            <w:pStyle w:val="SemEspaamento1"/>
            <w:spacing w:line="360" w:lineRule="auto"/>
            <w:jc w:val="both"/>
          </w:pPr>
        </w:pPrChange>
      </w:pPr>
      <w:del w:id="683" w:author="Luísa Jardim" w:date="2022-05-19T14:25:00Z">
        <w:r w:rsidRPr="000F480C" w:rsidDel="006038D0">
          <w:rPr>
            <w:szCs w:val="24"/>
            <w:lang w:eastAsia="pt-BR"/>
          </w:rPr>
          <w:delText>3- Análise estatística do estudo;</w:delText>
        </w:r>
      </w:del>
    </w:p>
    <w:p w14:paraId="613FB060" w14:textId="5BACA01E" w:rsidR="000F480C" w:rsidRPr="000F480C" w:rsidDel="006038D0" w:rsidRDefault="000F480C" w:rsidP="006038D0">
      <w:pPr>
        <w:pStyle w:val="Estilo1lj"/>
        <w:rPr>
          <w:del w:id="684" w:author="Luísa Jardim" w:date="2022-05-19T14:25:00Z"/>
          <w:szCs w:val="24"/>
          <w:lang w:eastAsia="pt-BR"/>
        </w:rPr>
        <w:pPrChange w:id="685" w:author="Luísa Jardim" w:date="2022-05-19T14:25:00Z">
          <w:pPr>
            <w:pStyle w:val="SemEspaamento1"/>
            <w:spacing w:line="360" w:lineRule="auto"/>
            <w:jc w:val="both"/>
          </w:pPr>
        </w:pPrChange>
      </w:pPr>
      <w:del w:id="686" w:author="Luísa Jardim" w:date="2022-05-19T14:25:00Z">
        <w:r w:rsidRPr="000F480C" w:rsidDel="006038D0">
          <w:rPr>
            <w:szCs w:val="24"/>
            <w:lang w:eastAsia="pt-BR"/>
          </w:rPr>
          <w:delText>4- Elaboração do relatório e de artigos para periódicos/eventos científicos;</w:delText>
        </w:r>
      </w:del>
    </w:p>
    <w:p w14:paraId="635E36FA" w14:textId="51F30807" w:rsidR="000F480C" w:rsidRPr="000F480C" w:rsidDel="006038D0" w:rsidRDefault="000F480C" w:rsidP="006038D0">
      <w:pPr>
        <w:pStyle w:val="Estilo1lj"/>
        <w:rPr>
          <w:del w:id="687" w:author="Luísa Jardim" w:date="2022-05-19T14:25:00Z"/>
          <w:szCs w:val="24"/>
          <w:lang w:eastAsia="pt-BR"/>
        </w:rPr>
        <w:pPrChange w:id="688" w:author="Luísa Jardim" w:date="2022-05-19T14:25:00Z">
          <w:pPr>
            <w:pStyle w:val="SemEspaamento1"/>
            <w:spacing w:line="360" w:lineRule="auto"/>
            <w:jc w:val="both"/>
          </w:pPr>
        </w:pPrChange>
      </w:pPr>
      <w:del w:id="689" w:author="Luísa Jardim" w:date="2022-05-19T14:25:00Z">
        <w:r w:rsidRPr="000F480C" w:rsidDel="006038D0">
          <w:rPr>
            <w:szCs w:val="24"/>
            <w:lang w:eastAsia="pt-BR"/>
          </w:rPr>
          <w:delText>5- Defesa da tese e submissão do artigo</w:delText>
        </w:r>
      </w:del>
    </w:p>
    <w:p w14:paraId="30700870" w14:textId="7387D31A" w:rsidR="000F480C" w:rsidRPr="0032755A" w:rsidDel="006038D0" w:rsidRDefault="000F480C" w:rsidP="006038D0">
      <w:pPr>
        <w:pStyle w:val="Estilo1lj"/>
        <w:rPr>
          <w:del w:id="690" w:author="Luísa Jardim" w:date="2022-05-19T14:25:00Z"/>
          <w:rFonts w:eastAsia="Arial Unicode MS" w:cs="Times New Roman"/>
          <w:b w:val="0"/>
          <w:bCs w:val="0"/>
          <w:kern w:val="2"/>
          <w:lang w:eastAsia="hi-IN" w:bidi="hi-IN"/>
        </w:rPr>
        <w:pPrChange w:id="691" w:author="Luísa Jardim" w:date="2022-05-19T14:25:00Z">
          <w:pPr>
            <w:spacing w:line="360" w:lineRule="auto"/>
            <w:ind w:firstLine="708"/>
            <w:jc w:val="both"/>
          </w:pPr>
        </w:pPrChange>
      </w:pPr>
    </w:p>
    <w:tbl>
      <w:tblPr>
        <w:tblW w:w="8647" w:type="dxa"/>
        <w:tblInd w:w="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66" w:type="dxa"/>
          <w:right w:w="66" w:type="dxa"/>
        </w:tblCellMar>
        <w:tblLook w:val="0000" w:firstRow="0" w:lastRow="0" w:firstColumn="0" w:lastColumn="0" w:noHBand="0" w:noVBand="0"/>
      </w:tblPr>
      <w:tblGrid>
        <w:gridCol w:w="993"/>
        <w:gridCol w:w="567"/>
        <w:gridCol w:w="567"/>
        <w:gridCol w:w="425"/>
        <w:gridCol w:w="567"/>
        <w:gridCol w:w="486"/>
        <w:gridCol w:w="506"/>
        <w:gridCol w:w="567"/>
        <w:gridCol w:w="567"/>
        <w:gridCol w:w="567"/>
        <w:gridCol w:w="567"/>
        <w:gridCol w:w="567"/>
        <w:gridCol w:w="567"/>
        <w:gridCol w:w="567"/>
        <w:gridCol w:w="567"/>
      </w:tblGrid>
      <w:tr w:rsidR="000F480C" w:rsidRPr="0032755A" w:rsidDel="006038D0" w14:paraId="5187EB47" w14:textId="44998D7A" w:rsidTr="00A97BFF">
        <w:trPr>
          <w:cantSplit/>
          <w:trHeight w:val="396"/>
          <w:del w:id="692" w:author="Luísa Jardim" w:date="2022-05-19T14:25:00Z"/>
        </w:trPr>
        <w:tc>
          <w:tcPr>
            <w:tcW w:w="993" w:type="dxa"/>
            <w:tcBorders>
              <w:top w:val="single" w:sz="12" w:space="0" w:color="auto"/>
              <w:left w:val="single" w:sz="12" w:space="0" w:color="auto"/>
            </w:tcBorders>
          </w:tcPr>
          <w:p w14:paraId="55006E94" w14:textId="3CBA6F20" w:rsidR="000F480C" w:rsidRPr="0032755A" w:rsidDel="006038D0" w:rsidRDefault="000F480C" w:rsidP="006038D0">
            <w:pPr>
              <w:pStyle w:val="Estilo1lj"/>
              <w:rPr>
                <w:del w:id="693" w:author="Luísa Jardim" w:date="2022-05-19T14:25:00Z"/>
              </w:rPr>
              <w:pPrChange w:id="694" w:author="Luísa Jardim" w:date="2022-05-19T14:25:00Z">
                <w:pPr>
                  <w:pStyle w:val="Textodetabela"/>
                </w:pPr>
              </w:pPrChange>
            </w:pPr>
          </w:p>
        </w:tc>
        <w:tc>
          <w:tcPr>
            <w:tcW w:w="1134" w:type="dxa"/>
            <w:gridSpan w:val="2"/>
          </w:tcPr>
          <w:p w14:paraId="0C9EFEF5" w14:textId="33A17029" w:rsidR="000F480C" w:rsidRPr="0032755A" w:rsidDel="006038D0" w:rsidRDefault="000F480C" w:rsidP="006038D0">
            <w:pPr>
              <w:pStyle w:val="Estilo1lj"/>
              <w:rPr>
                <w:del w:id="695" w:author="Luísa Jardim" w:date="2022-05-19T14:25:00Z"/>
                <w:b w:val="0"/>
              </w:rPr>
              <w:pPrChange w:id="696" w:author="Luísa Jardim" w:date="2022-05-19T14:25:00Z">
                <w:pPr>
                  <w:pStyle w:val="Textodetabela"/>
                  <w:jc w:val="center"/>
                </w:pPr>
              </w:pPrChange>
            </w:pPr>
            <w:del w:id="697" w:author="Luísa Jardim" w:date="2022-05-19T14:25:00Z">
              <w:r w:rsidRPr="0032755A" w:rsidDel="006038D0">
                <w:delText>2020</w:delText>
              </w:r>
            </w:del>
          </w:p>
        </w:tc>
        <w:tc>
          <w:tcPr>
            <w:tcW w:w="3118" w:type="dxa"/>
            <w:gridSpan w:val="6"/>
          </w:tcPr>
          <w:p w14:paraId="4AA7B2A7" w14:textId="0AB8C50B" w:rsidR="000F480C" w:rsidRPr="0032755A" w:rsidDel="006038D0" w:rsidRDefault="000F480C" w:rsidP="006038D0">
            <w:pPr>
              <w:pStyle w:val="Estilo1lj"/>
              <w:rPr>
                <w:del w:id="698" w:author="Luísa Jardim" w:date="2022-05-19T14:25:00Z"/>
                <w:b w:val="0"/>
              </w:rPr>
              <w:pPrChange w:id="699" w:author="Luísa Jardim" w:date="2022-05-19T14:25:00Z">
                <w:pPr>
                  <w:pStyle w:val="Textodetabela"/>
                  <w:jc w:val="center"/>
                </w:pPr>
              </w:pPrChange>
            </w:pPr>
            <w:del w:id="700" w:author="Luísa Jardim" w:date="2022-05-19T14:25:00Z">
              <w:r w:rsidRPr="0032755A" w:rsidDel="006038D0">
                <w:delText>2021</w:delText>
              </w:r>
            </w:del>
          </w:p>
        </w:tc>
        <w:tc>
          <w:tcPr>
            <w:tcW w:w="3402" w:type="dxa"/>
            <w:gridSpan w:val="6"/>
          </w:tcPr>
          <w:p w14:paraId="1E7D8C9B" w14:textId="61062A81" w:rsidR="000F480C" w:rsidRPr="0032755A" w:rsidDel="006038D0" w:rsidRDefault="000F480C" w:rsidP="006038D0">
            <w:pPr>
              <w:pStyle w:val="Estilo1lj"/>
              <w:rPr>
                <w:del w:id="701" w:author="Luísa Jardim" w:date="2022-05-19T14:25:00Z"/>
                <w:b w:val="0"/>
              </w:rPr>
              <w:pPrChange w:id="702" w:author="Luísa Jardim" w:date="2022-05-19T14:25:00Z">
                <w:pPr>
                  <w:pStyle w:val="Textodetabela"/>
                  <w:jc w:val="center"/>
                </w:pPr>
              </w:pPrChange>
            </w:pPr>
            <w:del w:id="703" w:author="Luísa Jardim" w:date="2022-05-19T14:25:00Z">
              <w:r w:rsidRPr="0032755A" w:rsidDel="006038D0">
                <w:delText>2022</w:delText>
              </w:r>
            </w:del>
          </w:p>
        </w:tc>
      </w:tr>
      <w:tr w:rsidR="000F480C" w:rsidRPr="0032755A" w:rsidDel="006038D0" w14:paraId="6E5C2CA2" w14:textId="19355898" w:rsidTr="00A97BFF">
        <w:trPr>
          <w:cantSplit/>
          <w:trHeight w:val="260"/>
          <w:del w:id="704" w:author="Luísa Jardim" w:date="2022-05-19T14:25:00Z"/>
        </w:trPr>
        <w:tc>
          <w:tcPr>
            <w:tcW w:w="993" w:type="dxa"/>
            <w:tcBorders>
              <w:top w:val="single" w:sz="12" w:space="0" w:color="auto"/>
              <w:left w:val="single" w:sz="12" w:space="0" w:color="auto"/>
            </w:tcBorders>
          </w:tcPr>
          <w:p w14:paraId="6659DBE1" w14:textId="7E6DC437" w:rsidR="000F480C" w:rsidRPr="0032755A" w:rsidDel="006038D0" w:rsidRDefault="000F480C" w:rsidP="006038D0">
            <w:pPr>
              <w:pStyle w:val="Estilo1lj"/>
              <w:rPr>
                <w:del w:id="705" w:author="Luísa Jardim" w:date="2022-05-19T14:25:00Z"/>
              </w:rPr>
              <w:pPrChange w:id="706" w:author="Luísa Jardim" w:date="2022-05-19T14:25:00Z">
                <w:pPr>
                  <w:pStyle w:val="Textodetabela"/>
                  <w:jc w:val="center"/>
                </w:pPr>
              </w:pPrChange>
            </w:pPr>
            <w:del w:id="707" w:author="Luísa Jardim" w:date="2022-05-19T14:25:00Z">
              <w:r w:rsidRPr="0032755A" w:rsidDel="006038D0">
                <w:delText>Atividade</w:delText>
              </w:r>
            </w:del>
          </w:p>
        </w:tc>
        <w:tc>
          <w:tcPr>
            <w:tcW w:w="567" w:type="dxa"/>
          </w:tcPr>
          <w:p w14:paraId="205545D2" w14:textId="75E9D7B7" w:rsidR="000F480C" w:rsidRPr="0032755A" w:rsidDel="006038D0" w:rsidRDefault="000F480C" w:rsidP="006038D0">
            <w:pPr>
              <w:pStyle w:val="Estilo1lj"/>
              <w:rPr>
                <w:del w:id="708" w:author="Luísa Jardim" w:date="2022-05-19T14:25:00Z"/>
              </w:rPr>
              <w:pPrChange w:id="709" w:author="Luísa Jardim" w:date="2022-05-19T14:25:00Z">
                <w:pPr>
                  <w:pStyle w:val="Textodetabela"/>
                  <w:jc w:val="center"/>
                </w:pPr>
              </w:pPrChange>
            </w:pPr>
            <w:del w:id="710" w:author="Luísa Jardim" w:date="2022-05-19T14:25:00Z">
              <w:r w:rsidRPr="0032755A" w:rsidDel="006038D0">
                <w:delText>O</w:delText>
              </w:r>
              <w:r w:rsidDel="006038D0">
                <w:delText>ut</w:delText>
              </w:r>
            </w:del>
          </w:p>
        </w:tc>
        <w:tc>
          <w:tcPr>
            <w:tcW w:w="567" w:type="dxa"/>
          </w:tcPr>
          <w:p w14:paraId="02643F2B" w14:textId="0CBF333B" w:rsidR="000F480C" w:rsidRPr="0032755A" w:rsidDel="006038D0" w:rsidRDefault="000F480C" w:rsidP="006038D0">
            <w:pPr>
              <w:pStyle w:val="Estilo1lj"/>
              <w:rPr>
                <w:del w:id="711" w:author="Luísa Jardim" w:date="2022-05-19T14:25:00Z"/>
              </w:rPr>
              <w:pPrChange w:id="712" w:author="Luísa Jardim" w:date="2022-05-19T14:25:00Z">
                <w:pPr>
                  <w:pStyle w:val="Textodetabela"/>
                  <w:jc w:val="center"/>
                </w:pPr>
              </w:pPrChange>
            </w:pPr>
            <w:del w:id="713" w:author="Luísa Jardim" w:date="2022-05-19T14:25:00Z">
              <w:r w:rsidRPr="0032755A" w:rsidDel="006038D0">
                <w:delText>N</w:delText>
              </w:r>
              <w:r w:rsidDel="006038D0">
                <w:delText>ov</w:delText>
              </w:r>
              <w:r w:rsidRPr="0032755A" w:rsidDel="006038D0">
                <w:delText>/D</w:delText>
              </w:r>
              <w:r w:rsidDel="006038D0">
                <w:delText>ez</w:delText>
              </w:r>
            </w:del>
          </w:p>
        </w:tc>
        <w:tc>
          <w:tcPr>
            <w:tcW w:w="425" w:type="dxa"/>
            <w:tcBorders>
              <w:bottom w:val="single" w:sz="12" w:space="0" w:color="auto"/>
            </w:tcBorders>
          </w:tcPr>
          <w:p w14:paraId="5AD7F8BC" w14:textId="7593E97F" w:rsidR="000F480C" w:rsidRPr="0032755A" w:rsidDel="006038D0" w:rsidRDefault="000F480C" w:rsidP="006038D0">
            <w:pPr>
              <w:pStyle w:val="Estilo1lj"/>
              <w:rPr>
                <w:del w:id="714" w:author="Luísa Jardim" w:date="2022-05-19T14:25:00Z"/>
              </w:rPr>
              <w:pPrChange w:id="715" w:author="Luísa Jardim" w:date="2022-05-19T14:25:00Z">
                <w:pPr>
                  <w:pStyle w:val="Textodetabela"/>
                  <w:jc w:val="center"/>
                </w:pPr>
              </w:pPrChange>
            </w:pPr>
            <w:del w:id="716" w:author="Luísa Jardim" w:date="2022-05-19T14:25:00Z">
              <w:r w:rsidRPr="0032755A" w:rsidDel="006038D0">
                <w:delText>J</w:delText>
              </w:r>
              <w:r w:rsidDel="006038D0">
                <w:delText>an</w:delText>
              </w:r>
              <w:r w:rsidRPr="0032755A" w:rsidDel="006038D0">
                <w:delText>/F</w:delText>
              </w:r>
              <w:r w:rsidDel="006038D0">
                <w:delText>ev</w:delText>
              </w:r>
            </w:del>
          </w:p>
        </w:tc>
        <w:tc>
          <w:tcPr>
            <w:tcW w:w="567" w:type="dxa"/>
            <w:tcBorders>
              <w:bottom w:val="single" w:sz="12" w:space="0" w:color="auto"/>
            </w:tcBorders>
          </w:tcPr>
          <w:p w14:paraId="2A6E3345" w14:textId="22617311" w:rsidR="000F480C" w:rsidRPr="0032755A" w:rsidDel="006038D0" w:rsidRDefault="000F480C" w:rsidP="006038D0">
            <w:pPr>
              <w:pStyle w:val="Estilo1lj"/>
              <w:rPr>
                <w:del w:id="717" w:author="Luísa Jardim" w:date="2022-05-19T14:25:00Z"/>
              </w:rPr>
              <w:pPrChange w:id="718" w:author="Luísa Jardim" w:date="2022-05-19T14:25:00Z">
                <w:pPr>
                  <w:pStyle w:val="Textodetabela"/>
                  <w:jc w:val="center"/>
                </w:pPr>
              </w:pPrChange>
            </w:pPr>
            <w:del w:id="719" w:author="Luísa Jardim" w:date="2022-05-19T14:25:00Z">
              <w:r w:rsidRPr="0032755A" w:rsidDel="006038D0">
                <w:delText>M</w:delText>
              </w:r>
              <w:r w:rsidDel="006038D0">
                <w:delText>ar</w:delText>
              </w:r>
              <w:r w:rsidRPr="0032755A" w:rsidDel="006038D0">
                <w:delText>/A</w:delText>
              </w:r>
              <w:r w:rsidDel="006038D0">
                <w:delText>br</w:delText>
              </w:r>
            </w:del>
          </w:p>
        </w:tc>
        <w:tc>
          <w:tcPr>
            <w:tcW w:w="486" w:type="dxa"/>
            <w:tcBorders>
              <w:bottom w:val="single" w:sz="12" w:space="0" w:color="auto"/>
            </w:tcBorders>
          </w:tcPr>
          <w:p w14:paraId="60B1A8EB" w14:textId="75B858FD" w:rsidR="000F480C" w:rsidRPr="0032755A" w:rsidDel="006038D0" w:rsidRDefault="000F480C" w:rsidP="006038D0">
            <w:pPr>
              <w:pStyle w:val="Estilo1lj"/>
              <w:rPr>
                <w:del w:id="720" w:author="Luísa Jardim" w:date="2022-05-19T14:25:00Z"/>
              </w:rPr>
              <w:pPrChange w:id="721" w:author="Luísa Jardim" w:date="2022-05-19T14:25:00Z">
                <w:pPr>
                  <w:pStyle w:val="Textodetabela"/>
                  <w:jc w:val="center"/>
                </w:pPr>
              </w:pPrChange>
            </w:pPr>
            <w:del w:id="722" w:author="Luísa Jardim" w:date="2022-05-19T14:25:00Z">
              <w:r w:rsidRPr="0032755A" w:rsidDel="006038D0">
                <w:delText>M</w:delText>
              </w:r>
              <w:r w:rsidDel="006038D0">
                <w:delText>ai</w:delText>
              </w:r>
              <w:r w:rsidRPr="0032755A" w:rsidDel="006038D0">
                <w:delText>/J</w:delText>
              </w:r>
              <w:r w:rsidDel="006038D0">
                <w:delText>un</w:delText>
              </w:r>
            </w:del>
          </w:p>
        </w:tc>
        <w:tc>
          <w:tcPr>
            <w:tcW w:w="506" w:type="dxa"/>
            <w:tcBorders>
              <w:bottom w:val="single" w:sz="12" w:space="0" w:color="auto"/>
            </w:tcBorders>
          </w:tcPr>
          <w:p w14:paraId="1AAA2AD2" w14:textId="2D93608A" w:rsidR="000F480C" w:rsidRPr="0032755A" w:rsidDel="006038D0" w:rsidRDefault="000F480C" w:rsidP="006038D0">
            <w:pPr>
              <w:pStyle w:val="Estilo1lj"/>
              <w:rPr>
                <w:del w:id="723" w:author="Luísa Jardim" w:date="2022-05-19T14:25:00Z"/>
              </w:rPr>
              <w:pPrChange w:id="724" w:author="Luísa Jardim" w:date="2022-05-19T14:25:00Z">
                <w:pPr>
                  <w:pStyle w:val="Textodetabela"/>
                  <w:jc w:val="center"/>
                </w:pPr>
              </w:pPrChange>
            </w:pPr>
            <w:del w:id="725" w:author="Luísa Jardim" w:date="2022-05-19T14:25:00Z">
              <w:r w:rsidDel="006038D0">
                <w:delText>Jul</w:delText>
              </w:r>
              <w:r w:rsidRPr="0032755A" w:rsidDel="006038D0">
                <w:delText>/A</w:delText>
              </w:r>
              <w:r w:rsidDel="006038D0">
                <w:delText>go</w:delText>
              </w:r>
            </w:del>
          </w:p>
        </w:tc>
        <w:tc>
          <w:tcPr>
            <w:tcW w:w="567" w:type="dxa"/>
            <w:tcBorders>
              <w:bottom w:val="single" w:sz="12" w:space="0" w:color="auto"/>
            </w:tcBorders>
          </w:tcPr>
          <w:p w14:paraId="0D397FE7" w14:textId="5DE7FD1C" w:rsidR="000F480C" w:rsidRPr="0032755A" w:rsidDel="006038D0" w:rsidRDefault="000F480C" w:rsidP="006038D0">
            <w:pPr>
              <w:pStyle w:val="Estilo1lj"/>
              <w:rPr>
                <w:del w:id="726" w:author="Luísa Jardim" w:date="2022-05-19T14:25:00Z"/>
              </w:rPr>
              <w:pPrChange w:id="727" w:author="Luísa Jardim" w:date="2022-05-19T14:25:00Z">
                <w:pPr>
                  <w:pStyle w:val="Textodetabela"/>
                  <w:jc w:val="center"/>
                </w:pPr>
              </w:pPrChange>
            </w:pPr>
            <w:del w:id="728" w:author="Luísa Jardim" w:date="2022-05-19T14:25:00Z">
              <w:r w:rsidRPr="0032755A" w:rsidDel="006038D0">
                <w:delText>S</w:delText>
              </w:r>
              <w:r w:rsidDel="006038D0">
                <w:delText>et</w:delText>
              </w:r>
              <w:r w:rsidRPr="0032755A" w:rsidDel="006038D0">
                <w:delText>/O</w:delText>
              </w:r>
              <w:r w:rsidDel="006038D0">
                <w:delText>ut</w:delText>
              </w:r>
            </w:del>
          </w:p>
        </w:tc>
        <w:tc>
          <w:tcPr>
            <w:tcW w:w="567" w:type="dxa"/>
            <w:tcBorders>
              <w:bottom w:val="single" w:sz="12" w:space="0" w:color="auto"/>
            </w:tcBorders>
          </w:tcPr>
          <w:p w14:paraId="71EC6A93" w14:textId="1EFA4398" w:rsidR="000F480C" w:rsidRPr="0032755A" w:rsidDel="006038D0" w:rsidRDefault="000F480C" w:rsidP="006038D0">
            <w:pPr>
              <w:pStyle w:val="Estilo1lj"/>
              <w:rPr>
                <w:del w:id="729" w:author="Luísa Jardim" w:date="2022-05-19T14:25:00Z"/>
              </w:rPr>
              <w:pPrChange w:id="730" w:author="Luísa Jardim" w:date="2022-05-19T14:25:00Z">
                <w:pPr>
                  <w:pStyle w:val="Textodetabela"/>
                  <w:jc w:val="center"/>
                </w:pPr>
              </w:pPrChange>
            </w:pPr>
            <w:del w:id="731" w:author="Luísa Jardim" w:date="2022-05-19T14:25:00Z">
              <w:r w:rsidRPr="0032755A" w:rsidDel="006038D0">
                <w:delText>N</w:delText>
              </w:r>
              <w:r w:rsidDel="006038D0">
                <w:delText>ov</w:delText>
              </w:r>
              <w:r w:rsidRPr="0032755A" w:rsidDel="006038D0">
                <w:delText>/D</w:delText>
              </w:r>
              <w:r w:rsidDel="006038D0">
                <w:delText>ez</w:delText>
              </w:r>
            </w:del>
          </w:p>
        </w:tc>
        <w:tc>
          <w:tcPr>
            <w:tcW w:w="567" w:type="dxa"/>
            <w:tcBorders>
              <w:bottom w:val="single" w:sz="12" w:space="0" w:color="auto"/>
            </w:tcBorders>
          </w:tcPr>
          <w:p w14:paraId="15C1894F" w14:textId="22670670" w:rsidR="000F480C" w:rsidDel="006038D0" w:rsidRDefault="000F480C" w:rsidP="006038D0">
            <w:pPr>
              <w:pStyle w:val="Estilo1lj"/>
              <w:rPr>
                <w:del w:id="732" w:author="Luísa Jardim" w:date="2022-05-19T14:25:00Z"/>
              </w:rPr>
              <w:pPrChange w:id="733" w:author="Luísa Jardim" w:date="2022-05-19T14:25:00Z">
                <w:pPr>
                  <w:pStyle w:val="Textodetabela"/>
                  <w:jc w:val="center"/>
                </w:pPr>
              </w:pPrChange>
            </w:pPr>
            <w:del w:id="734" w:author="Luísa Jardim" w:date="2022-05-19T14:25:00Z">
              <w:r w:rsidRPr="0032755A" w:rsidDel="006038D0">
                <w:delText>J</w:delText>
              </w:r>
              <w:r w:rsidDel="006038D0">
                <w:delText>an</w:delText>
              </w:r>
              <w:r w:rsidRPr="0032755A" w:rsidDel="006038D0">
                <w:delText>/</w:delText>
              </w:r>
            </w:del>
          </w:p>
          <w:p w14:paraId="3CBD5193" w14:textId="62B75987" w:rsidR="000F480C" w:rsidRPr="0032755A" w:rsidDel="006038D0" w:rsidRDefault="000F480C" w:rsidP="006038D0">
            <w:pPr>
              <w:pStyle w:val="Estilo1lj"/>
              <w:rPr>
                <w:del w:id="735" w:author="Luísa Jardim" w:date="2022-05-19T14:25:00Z"/>
              </w:rPr>
              <w:pPrChange w:id="736" w:author="Luísa Jardim" w:date="2022-05-19T14:25:00Z">
                <w:pPr>
                  <w:pStyle w:val="Textodetabela"/>
                  <w:jc w:val="center"/>
                </w:pPr>
              </w:pPrChange>
            </w:pPr>
            <w:del w:id="737" w:author="Luísa Jardim" w:date="2022-05-19T14:25:00Z">
              <w:r w:rsidRPr="0032755A" w:rsidDel="006038D0">
                <w:delText>F</w:delText>
              </w:r>
              <w:r w:rsidDel="006038D0">
                <w:delText>ev</w:delText>
              </w:r>
            </w:del>
          </w:p>
        </w:tc>
        <w:tc>
          <w:tcPr>
            <w:tcW w:w="567" w:type="dxa"/>
            <w:tcBorders>
              <w:bottom w:val="single" w:sz="12" w:space="0" w:color="auto"/>
            </w:tcBorders>
          </w:tcPr>
          <w:p w14:paraId="45EF3EE2" w14:textId="0A8C95C8" w:rsidR="000F480C" w:rsidRPr="0032755A" w:rsidDel="006038D0" w:rsidRDefault="000F480C" w:rsidP="006038D0">
            <w:pPr>
              <w:pStyle w:val="Estilo1lj"/>
              <w:rPr>
                <w:del w:id="738" w:author="Luísa Jardim" w:date="2022-05-19T14:25:00Z"/>
              </w:rPr>
              <w:pPrChange w:id="739" w:author="Luísa Jardim" w:date="2022-05-19T14:25:00Z">
                <w:pPr>
                  <w:pStyle w:val="Textodetabela"/>
                  <w:jc w:val="center"/>
                </w:pPr>
              </w:pPrChange>
            </w:pPr>
            <w:del w:id="740" w:author="Luísa Jardim" w:date="2022-05-19T14:25:00Z">
              <w:r w:rsidRPr="0032755A" w:rsidDel="006038D0">
                <w:delText>M</w:delText>
              </w:r>
              <w:r w:rsidDel="006038D0">
                <w:delText>ar</w:delText>
              </w:r>
              <w:r w:rsidRPr="0032755A" w:rsidDel="006038D0">
                <w:delText>/A</w:delText>
              </w:r>
              <w:r w:rsidDel="006038D0">
                <w:delText>br</w:delText>
              </w:r>
            </w:del>
          </w:p>
        </w:tc>
        <w:tc>
          <w:tcPr>
            <w:tcW w:w="567" w:type="dxa"/>
            <w:tcBorders>
              <w:bottom w:val="single" w:sz="12" w:space="0" w:color="auto"/>
            </w:tcBorders>
          </w:tcPr>
          <w:p w14:paraId="064C2CB6" w14:textId="2342A253" w:rsidR="000F480C" w:rsidRPr="0032755A" w:rsidDel="006038D0" w:rsidRDefault="000F480C" w:rsidP="006038D0">
            <w:pPr>
              <w:pStyle w:val="Estilo1lj"/>
              <w:rPr>
                <w:del w:id="741" w:author="Luísa Jardim" w:date="2022-05-19T14:25:00Z"/>
              </w:rPr>
              <w:pPrChange w:id="742" w:author="Luísa Jardim" w:date="2022-05-19T14:25:00Z">
                <w:pPr>
                  <w:pStyle w:val="Textodetabela"/>
                  <w:jc w:val="center"/>
                </w:pPr>
              </w:pPrChange>
            </w:pPr>
            <w:del w:id="743" w:author="Luísa Jardim" w:date="2022-05-19T14:25:00Z">
              <w:r w:rsidRPr="0032755A" w:rsidDel="006038D0">
                <w:delText>M</w:delText>
              </w:r>
              <w:r w:rsidDel="006038D0">
                <w:delText>ai</w:delText>
              </w:r>
              <w:r w:rsidRPr="0032755A" w:rsidDel="006038D0">
                <w:delText>/J</w:delText>
              </w:r>
              <w:r w:rsidDel="006038D0">
                <w:delText>un</w:delText>
              </w:r>
            </w:del>
          </w:p>
        </w:tc>
        <w:tc>
          <w:tcPr>
            <w:tcW w:w="567" w:type="dxa"/>
            <w:tcBorders>
              <w:bottom w:val="single" w:sz="12" w:space="0" w:color="auto"/>
            </w:tcBorders>
          </w:tcPr>
          <w:p w14:paraId="335BF5F8" w14:textId="58A71030" w:rsidR="000F480C" w:rsidDel="006038D0" w:rsidRDefault="000F480C" w:rsidP="006038D0">
            <w:pPr>
              <w:pStyle w:val="Estilo1lj"/>
              <w:rPr>
                <w:del w:id="744" w:author="Luísa Jardim" w:date="2022-05-19T14:25:00Z"/>
              </w:rPr>
              <w:pPrChange w:id="745" w:author="Luísa Jardim" w:date="2022-05-19T14:25:00Z">
                <w:pPr>
                  <w:pStyle w:val="Textodetabela"/>
                  <w:jc w:val="center"/>
                </w:pPr>
              </w:pPrChange>
            </w:pPr>
            <w:del w:id="746" w:author="Luísa Jardim" w:date="2022-05-19T14:25:00Z">
              <w:r w:rsidRPr="0032755A" w:rsidDel="006038D0">
                <w:delText>J</w:delText>
              </w:r>
              <w:r w:rsidDel="006038D0">
                <w:delText>ul</w:delText>
              </w:r>
              <w:r w:rsidRPr="0032755A" w:rsidDel="006038D0">
                <w:delText>/</w:delText>
              </w:r>
            </w:del>
          </w:p>
          <w:p w14:paraId="69F7F93E" w14:textId="1B700201" w:rsidR="000F480C" w:rsidRPr="0032755A" w:rsidDel="006038D0" w:rsidRDefault="000F480C" w:rsidP="006038D0">
            <w:pPr>
              <w:pStyle w:val="Estilo1lj"/>
              <w:rPr>
                <w:del w:id="747" w:author="Luísa Jardim" w:date="2022-05-19T14:25:00Z"/>
              </w:rPr>
              <w:pPrChange w:id="748" w:author="Luísa Jardim" w:date="2022-05-19T14:25:00Z">
                <w:pPr>
                  <w:pStyle w:val="Textodetabela"/>
                  <w:jc w:val="center"/>
                </w:pPr>
              </w:pPrChange>
            </w:pPr>
            <w:del w:id="749" w:author="Luísa Jardim" w:date="2022-05-19T14:25:00Z">
              <w:r w:rsidRPr="0032755A" w:rsidDel="006038D0">
                <w:delText>A</w:delText>
              </w:r>
              <w:r w:rsidDel="006038D0">
                <w:delText>go</w:delText>
              </w:r>
            </w:del>
          </w:p>
        </w:tc>
        <w:tc>
          <w:tcPr>
            <w:tcW w:w="567" w:type="dxa"/>
            <w:tcBorders>
              <w:bottom w:val="single" w:sz="12" w:space="0" w:color="auto"/>
            </w:tcBorders>
          </w:tcPr>
          <w:p w14:paraId="6921AAAB" w14:textId="1C6FBF8B" w:rsidR="000F480C" w:rsidRPr="0032755A" w:rsidDel="006038D0" w:rsidRDefault="000F480C" w:rsidP="006038D0">
            <w:pPr>
              <w:pStyle w:val="Estilo1lj"/>
              <w:rPr>
                <w:del w:id="750" w:author="Luísa Jardim" w:date="2022-05-19T14:25:00Z"/>
              </w:rPr>
              <w:pPrChange w:id="751" w:author="Luísa Jardim" w:date="2022-05-19T14:25:00Z">
                <w:pPr>
                  <w:pStyle w:val="Textodetabela"/>
                  <w:jc w:val="center"/>
                </w:pPr>
              </w:pPrChange>
            </w:pPr>
            <w:del w:id="752" w:author="Luísa Jardim" w:date="2022-05-19T14:25:00Z">
              <w:r w:rsidRPr="0032755A" w:rsidDel="006038D0">
                <w:delText>S</w:delText>
              </w:r>
              <w:r w:rsidDel="006038D0">
                <w:delText>et</w:delText>
              </w:r>
              <w:r w:rsidRPr="0032755A" w:rsidDel="006038D0">
                <w:delText>/O</w:delText>
              </w:r>
              <w:r w:rsidDel="006038D0">
                <w:delText>ut</w:delText>
              </w:r>
            </w:del>
          </w:p>
        </w:tc>
        <w:tc>
          <w:tcPr>
            <w:tcW w:w="567" w:type="dxa"/>
            <w:tcBorders>
              <w:bottom w:val="single" w:sz="12" w:space="0" w:color="auto"/>
            </w:tcBorders>
          </w:tcPr>
          <w:p w14:paraId="4B9D5895" w14:textId="6AE974DE" w:rsidR="000F480C" w:rsidRPr="0032755A" w:rsidDel="006038D0" w:rsidRDefault="000F480C" w:rsidP="006038D0">
            <w:pPr>
              <w:pStyle w:val="Estilo1lj"/>
              <w:rPr>
                <w:del w:id="753" w:author="Luísa Jardim" w:date="2022-05-19T14:25:00Z"/>
              </w:rPr>
              <w:pPrChange w:id="754" w:author="Luísa Jardim" w:date="2022-05-19T14:25:00Z">
                <w:pPr>
                  <w:pStyle w:val="Textodetabela"/>
                  <w:jc w:val="center"/>
                </w:pPr>
              </w:pPrChange>
            </w:pPr>
            <w:del w:id="755" w:author="Luísa Jardim" w:date="2022-05-19T14:25:00Z">
              <w:r w:rsidRPr="0032755A" w:rsidDel="006038D0">
                <w:delText>N</w:delText>
              </w:r>
              <w:r w:rsidDel="006038D0">
                <w:delText>ov</w:delText>
              </w:r>
              <w:r w:rsidRPr="0032755A" w:rsidDel="006038D0">
                <w:delText>/D</w:delText>
              </w:r>
              <w:r w:rsidDel="006038D0">
                <w:delText>ez</w:delText>
              </w:r>
            </w:del>
          </w:p>
        </w:tc>
      </w:tr>
      <w:tr w:rsidR="000F480C" w:rsidRPr="0032755A" w:rsidDel="006038D0" w14:paraId="25ADA17A" w14:textId="06AE8510" w:rsidTr="00A97BFF">
        <w:trPr>
          <w:cantSplit/>
          <w:trHeight w:val="273"/>
          <w:del w:id="756" w:author="Luísa Jardim" w:date="2022-05-19T14:25:00Z"/>
        </w:trPr>
        <w:tc>
          <w:tcPr>
            <w:tcW w:w="993" w:type="dxa"/>
          </w:tcPr>
          <w:p w14:paraId="61294141" w14:textId="1228CF82" w:rsidR="000F480C" w:rsidRPr="0032755A" w:rsidDel="006038D0" w:rsidRDefault="000F480C" w:rsidP="006038D0">
            <w:pPr>
              <w:pStyle w:val="Estilo1lj"/>
              <w:rPr>
                <w:del w:id="757" w:author="Luísa Jardim" w:date="2022-05-19T14:25:00Z"/>
              </w:rPr>
              <w:pPrChange w:id="758" w:author="Luísa Jardim" w:date="2022-05-19T14:25:00Z">
                <w:pPr>
                  <w:pStyle w:val="Textodetabela"/>
                </w:pPr>
              </w:pPrChange>
            </w:pPr>
            <w:del w:id="759" w:author="Luísa Jardim" w:date="2022-05-19T14:25:00Z">
              <w:r w:rsidDel="006038D0">
                <w:delText>1</w:delText>
              </w:r>
            </w:del>
          </w:p>
        </w:tc>
        <w:tc>
          <w:tcPr>
            <w:tcW w:w="567" w:type="dxa"/>
          </w:tcPr>
          <w:p w14:paraId="06B944F1" w14:textId="42AD6FA4" w:rsidR="000F480C" w:rsidRPr="0032755A" w:rsidDel="006038D0" w:rsidRDefault="000F480C" w:rsidP="006038D0">
            <w:pPr>
              <w:pStyle w:val="Estilo1lj"/>
              <w:rPr>
                <w:del w:id="760" w:author="Luísa Jardim" w:date="2022-05-19T14:25:00Z"/>
              </w:rPr>
              <w:pPrChange w:id="761" w:author="Luísa Jardim" w:date="2022-05-19T14:25:00Z">
                <w:pPr>
                  <w:pStyle w:val="Textodetabela"/>
                </w:pPr>
              </w:pPrChange>
            </w:pPr>
          </w:p>
        </w:tc>
        <w:tc>
          <w:tcPr>
            <w:tcW w:w="567" w:type="dxa"/>
          </w:tcPr>
          <w:p w14:paraId="0C967B5D" w14:textId="12A0B003" w:rsidR="000F480C" w:rsidRPr="0032755A" w:rsidDel="006038D0" w:rsidRDefault="000F480C" w:rsidP="006038D0">
            <w:pPr>
              <w:pStyle w:val="Estilo1lj"/>
              <w:rPr>
                <w:del w:id="762" w:author="Luísa Jardim" w:date="2022-05-19T14:25:00Z"/>
              </w:rPr>
              <w:pPrChange w:id="763" w:author="Luísa Jardim" w:date="2022-05-19T14:25:00Z">
                <w:pPr>
                  <w:pStyle w:val="Textodetabela"/>
                </w:pPr>
              </w:pPrChange>
            </w:pPr>
          </w:p>
        </w:tc>
        <w:tc>
          <w:tcPr>
            <w:tcW w:w="425" w:type="dxa"/>
            <w:tcBorders>
              <w:bottom w:val="single" w:sz="12" w:space="0" w:color="auto"/>
            </w:tcBorders>
          </w:tcPr>
          <w:p w14:paraId="04075FE7" w14:textId="398D16DE" w:rsidR="000F480C" w:rsidRPr="0032755A" w:rsidDel="006038D0" w:rsidRDefault="000F480C" w:rsidP="006038D0">
            <w:pPr>
              <w:pStyle w:val="Estilo1lj"/>
              <w:rPr>
                <w:del w:id="764" w:author="Luísa Jardim" w:date="2022-05-19T14:25:00Z"/>
              </w:rPr>
              <w:pPrChange w:id="765" w:author="Luísa Jardim" w:date="2022-05-19T14:25:00Z">
                <w:pPr>
                  <w:pStyle w:val="Textodetabela"/>
                </w:pPr>
              </w:pPrChange>
            </w:pPr>
          </w:p>
        </w:tc>
        <w:tc>
          <w:tcPr>
            <w:tcW w:w="567" w:type="dxa"/>
            <w:tcBorders>
              <w:bottom w:val="single" w:sz="12" w:space="0" w:color="auto"/>
            </w:tcBorders>
          </w:tcPr>
          <w:p w14:paraId="29F6CE7A" w14:textId="74B309D4" w:rsidR="000F480C" w:rsidRPr="0032755A" w:rsidDel="006038D0" w:rsidRDefault="000F480C" w:rsidP="006038D0">
            <w:pPr>
              <w:pStyle w:val="Estilo1lj"/>
              <w:rPr>
                <w:del w:id="766" w:author="Luísa Jardim" w:date="2022-05-19T14:25:00Z"/>
              </w:rPr>
              <w:pPrChange w:id="767" w:author="Luísa Jardim" w:date="2022-05-19T14:25:00Z">
                <w:pPr>
                  <w:pStyle w:val="Textodetabela"/>
                </w:pPr>
              </w:pPrChange>
            </w:pPr>
          </w:p>
        </w:tc>
        <w:tc>
          <w:tcPr>
            <w:tcW w:w="486" w:type="dxa"/>
            <w:tcBorders>
              <w:bottom w:val="single" w:sz="12" w:space="0" w:color="auto"/>
            </w:tcBorders>
          </w:tcPr>
          <w:p w14:paraId="7C5BE294" w14:textId="22443552" w:rsidR="000F480C" w:rsidRPr="0032755A" w:rsidDel="006038D0" w:rsidRDefault="00FD36F5" w:rsidP="006038D0">
            <w:pPr>
              <w:pStyle w:val="Estilo1lj"/>
              <w:rPr>
                <w:del w:id="768" w:author="Luísa Jardim" w:date="2022-05-19T14:25:00Z"/>
              </w:rPr>
              <w:pPrChange w:id="769" w:author="Luísa Jardim" w:date="2022-05-19T14:25:00Z">
                <w:pPr>
                  <w:pStyle w:val="Textodetabela"/>
                </w:pPr>
              </w:pPrChange>
            </w:pPr>
            <w:del w:id="770" w:author="Luísa Jardim" w:date="2022-05-19T14:25:00Z">
              <w:r w:rsidDel="006038D0">
                <w:delText>X</w:delText>
              </w:r>
            </w:del>
          </w:p>
        </w:tc>
        <w:tc>
          <w:tcPr>
            <w:tcW w:w="506" w:type="dxa"/>
            <w:tcBorders>
              <w:bottom w:val="single" w:sz="12" w:space="0" w:color="auto"/>
            </w:tcBorders>
          </w:tcPr>
          <w:p w14:paraId="6C1033CF" w14:textId="2DBE4F6D" w:rsidR="000F480C" w:rsidRPr="0032755A" w:rsidDel="006038D0" w:rsidRDefault="000F480C" w:rsidP="006038D0">
            <w:pPr>
              <w:pStyle w:val="Estilo1lj"/>
              <w:rPr>
                <w:del w:id="771" w:author="Luísa Jardim" w:date="2022-05-19T14:25:00Z"/>
              </w:rPr>
              <w:pPrChange w:id="772" w:author="Luísa Jardim" w:date="2022-05-19T14:25:00Z">
                <w:pPr>
                  <w:pStyle w:val="Textodetabela"/>
                </w:pPr>
              </w:pPrChange>
            </w:pPr>
          </w:p>
        </w:tc>
        <w:tc>
          <w:tcPr>
            <w:tcW w:w="567" w:type="dxa"/>
            <w:tcBorders>
              <w:bottom w:val="single" w:sz="12" w:space="0" w:color="auto"/>
            </w:tcBorders>
          </w:tcPr>
          <w:p w14:paraId="44A089B4" w14:textId="78F9CAC2" w:rsidR="000F480C" w:rsidRPr="0032755A" w:rsidDel="006038D0" w:rsidRDefault="000F480C" w:rsidP="006038D0">
            <w:pPr>
              <w:pStyle w:val="Estilo1lj"/>
              <w:rPr>
                <w:del w:id="773" w:author="Luísa Jardim" w:date="2022-05-19T14:25:00Z"/>
              </w:rPr>
              <w:pPrChange w:id="774" w:author="Luísa Jardim" w:date="2022-05-19T14:25:00Z">
                <w:pPr>
                  <w:pStyle w:val="Textodetabela"/>
                </w:pPr>
              </w:pPrChange>
            </w:pPr>
          </w:p>
        </w:tc>
        <w:tc>
          <w:tcPr>
            <w:tcW w:w="567" w:type="dxa"/>
            <w:tcBorders>
              <w:bottom w:val="single" w:sz="12" w:space="0" w:color="auto"/>
            </w:tcBorders>
          </w:tcPr>
          <w:p w14:paraId="5DCFA1D2" w14:textId="21E45D3A" w:rsidR="000F480C" w:rsidRPr="0032755A" w:rsidDel="006038D0" w:rsidRDefault="000F480C" w:rsidP="006038D0">
            <w:pPr>
              <w:pStyle w:val="Estilo1lj"/>
              <w:rPr>
                <w:del w:id="775" w:author="Luísa Jardim" w:date="2022-05-19T14:25:00Z"/>
              </w:rPr>
              <w:pPrChange w:id="776" w:author="Luísa Jardim" w:date="2022-05-19T14:25:00Z">
                <w:pPr>
                  <w:pStyle w:val="Textodetabela"/>
                </w:pPr>
              </w:pPrChange>
            </w:pPr>
          </w:p>
        </w:tc>
        <w:tc>
          <w:tcPr>
            <w:tcW w:w="567" w:type="dxa"/>
            <w:tcBorders>
              <w:bottom w:val="single" w:sz="12" w:space="0" w:color="auto"/>
            </w:tcBorders>
          </w:tcPr>
          <w:p w14:paraId="017FD08E" w14:textId="50D95183" w:rsidR="000F480C" w:rsidRPr="0032755A" w:rsidDel="006038D0" w:rsidRDefault="000F480C" w:rsidP="006038D0">
            <w:pPr>
              <w:pStyle w:val="Estilo1lj"/>
              <w:rPr>
                <w:del w:id="777" w:author="Luísa Jardim" w:date="2022-05-19T14:25:00Z"/>
              </w:rPr>
              <w:pPrChange w:id="778" w:author="Luísa Jardim" w:date="2022-05-19T14:25:00Z">
                <w:pPr>
                  <w:pStyle w:val="Textodetabela"/>
                </w:pPr>
              </w:pPrChange>
            </w:pPr>
          </w:p>
        </w:tc>
        <w:tc>
          <w:tcPr>
            <w:tcW w:w="567" w:type="dxa"/>
            <w:tcBorders>
              <w:bottom w:val="single" w:sz="12" w:space="0" w:color="auto"/>
            </w:tcBorders>
          </w:tcPr>
          <w:p w14:paraId="1F709435" w14:textId="3C18E775" w:rsidR="000F480C" w:rsidRPr="0032755A" w:rsidDel="006038D0" w:rsidRDefault="000F480C" w:rsidP="006038D0">
            <w:pPr>
              <w:pStyle w:val="Estilo1lj"/>
              <w:rPr>
                <w:del w:id="779" w:author="Luísa Jardim" w:date="2022-05-19T14:25:00Z"/>
              </w:rPr>
              <w:pPrChange w:id="780" w:author="Luísa Jardim" w:date="2022-05-19T14:25:00Z">
                <w:pPr>
                  <w:pStyle w:val="Textodetabela"/>
                </w:pPr>
              </w:pPrChange>
            </w:pPr>
          </w:p>
        </w:tc>
        <w:tc>
          <w:tcPr>
            <w:tcW w:w="567" w:type="dxa"/>
            <w:tcBorders>
              <w:bottom w:val="single" w:sz="12" w:space="0" w:color="auto"/>
            </w:tcBorders>
          </w:tcPr>
          <w:p w14:paraId="3CF266B5" w14:textId="22743751" w:rsidR="000F480C" w:rsidRPr="0032755A" w:rsidDel="006038D0" w:rsidRDefault="000F480C" w:rsidP="006038D0">
            <w:pPr>
              <w:pStyle w:val="Estilo1lj"/>
              <w:rPr>
                <w:del w:id="781" w:author="Luísa Jardim" w:date="2022-05-19T14:25:00Z"/>
              </w:rPr>
              <w:pPrChange w:id="782" w:author="Luísa Jardim" w:date="2022-05-19T14:25:00Z">
                <w:pPr>
                  <w:pStyle w:val="Textodetabela"/>
                </w:pPr>
              </w:pPrChange>
            </w:pPr>
          </w:p>
        </w:tc>
        <w:tc>
          <w:tcPr>
            <w:tcW w:w="567" w:type="dxa"/>
            <w:tcBorders>
              <w:bottom w:val="single" w:sz="12" w:space="0" w:color="auto"/>
            </w:tcBorders>
          </w:tcPr>
          <w:p w14:paraId="3A5B0E99" w14:textId="5F7AE0A9" w:rsidR="000F480C" w:rsidRPr="0032755A" w:rsidDel="006038D0" w:rsidRDefault="000F480C" w:rsidP="006038D0">
            <w:pPr>
              <w:pStyle w:val="Estilo1lj"/>
              <w:rPr>
                <w:del w:id="783" w:author="Luísa Jardim" w:date="2022-05-19T14:25:00Z"/>
              </w:rPr>
              <w:pPrChange w:id="784" w:author="Luísa Jardim" w:date="2022-05-19T14:25:00Z">
                <w:pPr>
                  <w:pStyle w:val="Textodetabela"/>
                </w:pPr>
              </w:pPrChange>
            </w:pPr>
          </w:p>
        </w:tc>
        <w:tc>
          <w:tcPr>
            <w:tcW w:w="567" w:type="dxa"/>
            <w:tcBorders>
              <w:bottom w:val="single" w:sz="12" w:space="0" w:color="auto"/>
            </w:tcBorders>
          </w:tcPr>
          <w:p w14:paraId="524BE7D6" w14:textId="0809A31E" w:rsidR="000F480C" w:rsidRPr="0032755A" w:rsidDel="006038D0" w:rsidRDefault="000F480C" w:rsidP="006038D0">
            <w:pPr>
              <w:pStyle w:val="Estilo1lj"/>
              <w:rPr>
                <w:del w:id="785" w:author="Luísa Jardim" w:date="2022-05-19T14:25:00Z"/>
              </w:rPr>
              <w:pPrChange w:id="786" w:author="Luísa Jardim" w:date="2022-05-19T14:25:00Z">
                <w:pPr>
                  <w:pStyle w:val="Textodetabela"/>
                </w:pPr>
              </w:pPrChange>
            </w:pPr>
          </w:p>
        </w:tc>
        <w:tc>
          <w:tcPr>
            <w:tcW w:w="567" w:type="dxa"/>
            <w:tcBorders>
              <w:bottom w:val="single" w:sz="12" w:space="0" w:color="auto"/>
            </w:tcBorders>
          </w:tcPr>
          <w:p w14:paraId="4509D7EE" w14:textId="74C362B4" w:rsidR="000F480C" w:rsidRPr="0032755A" w:rsidDel="006038D0" w:rsidRDefault="000F480C" w:rsidP="006038D0">
            <w:pPr>
              <w:pStyle w:val="Estilo1lj"/>
              <w:rPr>
                <w:del w:id="787" w:author="Luísa Jardim" w:date="2022-05-19T14:25:00Z"/>
              </w:rPr>
              <w:pPrChange w:id="788" w:author="Luísa Jardim" w:date="2022-05-19T14:25:00Z">
                <w:pPr>
                  <w:pStyle w:val="Textodetabela"/>
                </w:pPr>
              </w:pPrChange>
            </w:pPr>
          </w:p>
        </w:tc>
      </w:tr>
      <w:tr w:rsidR="000F480C" w:rsidRPr="0032755A" w:rsidDel="006038D0" w14:paraId="74541966" w14:textId="38555681" w:rsidTr="00A97BFF">
        <w:trPr>
          <w:cantSplit/>
          <w:trHeight w:val="273"/>
          <w:del w:id="789" w:author="Luísa Jardim" w:date="2022-05-19T14:25:00Z"/>
        </w:trPr>
        <w:tc>
          <w:tcPr>
            <w:tcW w:w="993" w:type="dxa"/>
          </w:tcPr>
          <w:p w14:paraId="11187AE6" w14:textId="7CEC484C" w:rsidR="000F480C" w:rsidRPr="0032755A" w:rsidDel="006038D0" w:rsidRDefault="000F480C" w:rsidP="006038D0">
            <w:pPr>
              <w:pStyle w:val="Estilo1lj"/>
              <w:rPr>
                <w:del w:id="790" w:author="Luísa Jardim" w:date="2022-05-19T14:25:00Z"/>
              </w:rPr>
              <w:pPrChange w:id="791" w:author="Luísa Jardim" w:date="2022-05-19T14:25:00Z">
                <w:pPr>
                  <w:pStyle w:val="Textodetabela"/>
                </w:pPr>
              </w:pPrChange>
            </w:pPr>
            <w:del w:id="792" w:author="Luísa Jardim" w:date="2022-05-19T14:25:00Z">
              <w:r w:rsidDel="006038D0">
                <w:delText>2</w:delText>
              </w:r>
            </w:del>
          </w:p>
        </w:tc>
        <w:tc>
          <w:tcPr>
            <w:tcW w:w="567" w:type="dxa"/>
          </w:tcPr>
          <w:p w14:paraId="732F7828" w14:textId="0F9E8020" w:rsidR="000F480C" w:rsidRPr="0032755A" w:rsidDel="006038D0" w:rsidRDefault="000F480C" w:rsidP="006038D0">
            <w:pPr>
              <w:pStyle w:val="Estilo1lj"/>
              <w:rPr>
                <w:del w:id="793" w:author="Luísa Jardim" w:date="2022-05-19T14:25:00Z"/>
              </w:rPr>
              <w:pPrChange w:id="794" w:author="Luísa Jardim" w:date="2022-05-19T14:25:00Z">
                <w:pPr>
                  <w:pStyle w:val="Textodetabela"/>
                </w:pPr>
              </w:pPrChange>
            </w:pPr>
          </w:p>
        </w:tc>
        <w:tc>
          <w:tcPr>
            <w:tcW w:w="567" w:type="dxa"/>
          </w:tcPr>
          <w:p w14:paraId="7F2195FB" w14:textId="4EA6107C" w:rsidR="000F480C" w:rsidRPr="0032755A" w:rsidDel="006038D0" w:rsidRDefault="000F480C" w:rsidP="006038D0">
            <w:pPr>
              <w:pStyle w:val="Estilo1lj"/>
              <w:rPr>
                <w:del w:id="795" w:author="Luísa Jardim" w:date="2022-05-19T14:25:00Z"/>
              </w:rPr>
              <w:pPrChange w:id="796" w:author="Luísa Jardim" w:date="2022-05-19T14:25:00Z">
                <w:pPr>
                  <w:pStyle w:val="Textodetabela"/>
                </w:pPr>
              </w:pPrChange>
            </w:pPr>
          </w:p>
        </w:tc>
        <w:tc>
          <w:tcPr>
            <w:tcW w:w="425" w:type="dxa"/>
          </w:tcPr>
          <w:p w14:paraId="4683BD56" w14:textId="53D33C1D" w:rsidR="000F480C" w:rsidRPr="0032755A" w:rsidDel="006038D0" w:rsidRDefault="000F480C" w:rsidP="006038D0">
            <w:pPr>
              <w:pStyle w:val="Estilo1lj"/>
              <w:rPr>
                <w:del w:id="797" w:author="Luísa Jardim" w:date="2022-05-19T14:25:00Z"/>
              </w:rPr>
              <w:pPrChange w:id="798" w:author="Luísa Jardim" w:date="2022-05-19T14:25:00Z">
                <w:pPr>
                  <w:pStyle w:val="Textodetabela"/>
                </w:pPr>
              </w:pPrChange>
            </w:pPr>
          </w:p>
        </w:tc>
        <w:tc>
          <w:tcPr>
            <w:tcW w:w="567" w:type="dxa"/>
          </w:tcPr>
          <w:p w14:paraId="47036F86" w14:textId="69B600EB" w:rsidR="000F480C" w:rsidRPr="0032755A" w:rsidDel="006038D0" w:rsidRDefault="000F480C" w:rsidP="006038D0">
            <w:pPr>
              <w:pStyle w:val="Estilo1lj"/>
              <w:rPr>
                <w:del w:id="799" w:author="Luísa Jardim" w:date="2022-05-19T14:25:00Z"/>
              </w:rPr>
              <w:pPrChange w:id="800" w:author="Luísa Jardim" w:date="2022-05-19T14:25:00Z">
                <w:pPr>
                  <w:pStyle w:val="Textodetabela"/>
                </w:pPr>
              </w:pPrChange>
            </w:pPr>
          </w:p>
        </w:tc>
        <w:tc>
          <w:tcPr>
            <w:tcW w:w="486" w:type="dxa"/>
          </w:tcPr>
          <w:p w14:paraId="69DA3501" w14:textId="064E3627" w:rsidR="000F480C" w:rsidRPr="0032755A" w:rsidDel="006038D0" w:rsidRDefault="000F480C" w:rsidP="006038D0">
            <w:pPr>
              <w:pStyle w:val="Estilo1lj"/>
              <w:rPr>
                <w:del w:id="801" w:author="Luísa Jardim" w:date="2022-05-19T14:25:00Z"/>
              </w:rPr>
              <w:pPrChange w:id="802" w:author="Luísa Jardim" w:date="2022-05-19T14:25:00Z">
                <w:pPr>
                  <w:pStyle w:val="Textodetabela"/>
                </w:pPr>
              </w:pPrChange>
            </w:pPr>
          </w:p>
        </w:tc>
        <w:tc>
          <w:tcPr>
            <w:tcW w:w="506" w:type="dxa"/>
          </w:tcPr>
          <w:p w14:paraId="73305295" w14:textId="2EB8DA5F" w:rsidR="000F480C" w:rsidRPr="0032755A" w:rsidDel="006038D0" w:rsidRDefault="00FD36F5" w:rsidP="006038D0">
            <w:pPr>
              <w:pStyle w:val="Estilo1lj"/>
              <w:rPr>
                <w:del w:id="803" w:author="Luísa Jardim" w:date="2022-05-19T14:25:00Z"/>
              </w:rPr>
              <w:pPrChange w:id="804" w:author="Luísa Jardim" w:date="2022-05-19T14:25:00Z">
                <w:pPr>
                  <w:pStyle w:val="Textodetabela"/>
                </w:pPr>
              </w:pPrChange>
            </w:pPr>
            <w:del w:id="805" w:author="Luísa Jardim" w:date="2022-05-19T14:25:00Z">
              <w:r w:rsidDel="006038D0">
                <w:delText>X</w:delText>
              </w:r>
            </w:del>
          </w:p>
        </w:tc>
        <w:tc>
          <w:tcPr>
            <w:tcW w:w="567" w:type="dxa"/>
          </w:tcPr>
          <w:p w14:paraId="1FDD1B90" w14:textId="447BE233" w:rsidR="000F480C" w:rsidRPr="0032755A" w:rsidDel="006038D0" w:rsidRDefault="000F480C" w:rsidP="006038D0">
            <w:pPr>
              <w:pStyle w:val="Estilo1lj"/>
              <w:rPr>
                <w:del w:id="806" w:author="Luísa Jardim" w:date="2022-05-19T14:25:00Z"/>
              </w:rPr>
              <w:pPrChange w:id="807" w:author="Luísa Jardim" w:date="2022-05-19T14:25:00Z">
                <w:pPr>
                  <w:pStyle w:val="Textodetabela"/>
                </w:pPr>
              </w:pPrChange>
            </w:pPr>
            <w:del w:id="808" w:author="Luísa Jardim" w:date="2022-05-19T14:25:00Z">
              <w:r w:rsidDel="006038D0">
                <w:delText>X</w:delText>
              </w:r>
            </w:del>
          </w:p>
        </w:tc>
        <w:tc>
          <w:tcPr>
            <w:tcW w:w="567" w:type="dxa"/>
          </w:tcPr>
          <w:p w14:paraId="0077197D" w14:textId="56AB20EB" w:rsidR="000F480C" w:rsidRPr="0032755A" w:rsidDel="006038D0" w:rsidRDefault="00FD36F5" w:rsidP="006038D0">
            <w:pPr>
              <w:pStyle w:val="Estilo1lj"/>
              <w:rPr>
                <w:del w:id="809" w:author="Luísa Jardim" w:date="2022-05-19T14:25:00Z"/>
              </w:rPr>
              <w:pPrChange w:id="810" w:author="Luísa Jardim" w:date="2022-05-19T14:25:00Z">
                <w:pPr>
                  <w:pStyle w:val="Textodetabela"/>
                </w:pPr>
              </w:pPrChange>
            </w:pPr>
            <w:del w:id="811" w:author="Luísa Jardim" w:date="2022-05-19T14:25:00Z">
              <w:r w:rsidDel="006038D0">
                <w:delText>X</w:delText>
              </w:r>
            </w:del>
          </w:p>
        </w:tc>
        <w:tc>
          <w:tcPr>
            <w:tcW w:w="567" w:type="dxa"/>
          </w:tcPr>
          <w:p w14:paraId="74199065" w14:textId="7E1ACAFB" w:rsidR="000F480C" w:rsidRPr="0032755A" w:rsidDel="006038D0" w:rsidRDefault="000F480C" w:rsidP="006038D0">
            <w:pPr>
              <w:pStyle w:val="Estilo1lj"/>
              <w:rPr>
                <w:del w:id="812" w:author="Luísa Jardim" w:date="2022-05-19T14:25:00Z"/>
              </w:rPr>
              <w:pPrChange w:id="813" w:author="Luísa Jardim" w:date="2022-05-19T14:25:00Z">
                <w:pPr>
                  <w:pStyle w:val="Textodetabela"/>
                </w:pPr>
              </w:pPrChange>
            </w:pPr>
          </w:p>
        </w:tc>
        <w:tc>
          <w:tcPr>
            <w:tcW w:w="567" w:type="dxa"/>
          </w:tcPr>
          <w:p w14:paraId="13C5778B" w14:textId="64EA09CD" w:rsidR="000F480C" w:rsidRPr="0032755A" w:rsidDel="006038D0" w:rsidRDefault="000F480C" w:rsidP="006038D0">
            <w:pPr>
              <w:pStyle w:val="Estilo1lj"/>
              <w:rPr>
                <w:del w:id="814" w:author="Luísa Jardim" w:date="2022-05-19T14:25:00Z"/>
              </w:rPr>
              <w:pPrChange w:id="815" w:author="Luísa Jardim" w:date="2022-05-19T14:25:00Z">
                <w:pPr>
                  <w:pStyle w:val="Textodetabela"/>
                </w:pPr>
              </w:pPrChange>
            </w:pPr>
          </w:p>
        </w:tc>
        <w:tc>
          <w:tcPr>
            <w:tcW w:w="567" w:type="dxa"/>
          </w:tcPr>
          <w:p w14:paraId="1987D076" w14:textId="0186D8D0" w:rsidR="000F480C" w:rsidRPr="0032755A" w:rsidDel="006038D0" w:rsidRDefault="000F480C" w:rsidP="006038D0">
            <w:pPr>
              <w:pStyle w:val="Estilo1lj"/>
              <w:rPr>
                <w:del w:id="816" w:author="Luísa Jardim" w:date="2022-05-19T14:25:00Z"/>
              </w:rPr>
              <w:pPrChange w:id="817" w:author="Luísa Jardim" w:date="2022-05-19T14:25:00Z">
                <w:pPr>
                  <w:pStyle w:val="Textodetabela"/>
                </w:pPr>
              </w:pPrChange>
            </w:pPr>
          </w:p>
        </w:tc>
        <w:tc>
          <w:tcPr>
            <w:tcW w:w="567" w:type="dxa"/>
          </w:tcPr>
          <w:p w14:paraId="0A5504DB" w14:textId="2D386726" w:rsidR="000F480C" w:rsidRPr="0032755A" w:rsidDel="006038D0" w:rsidRDefault="000F480C" w:rsidP="006038D0">
            <w:pPr>
              <w:pStyle w:val="Estilo1lj"/>
              <w:rPr>
                <w:del w:id="818" w:author="Luísa Jardim" w:date="2022-05-19T14:25:00Z"/>
              </w:rPr>
              <w:pPrChange w:id="819" w:author="Luísa Jardim" w:date="2022-05-19T14:25:00Z">
                <w:pPr>
                  <w:pStyle w:val="Textodetabela"/>
                </w:pPr>
              </w:pPrChange>
            </w:pPr>
          </w:p>
        </w:tc>
        <w:tc>
          <w:tcPr>
            <w:tcW w:w="567" w:type="dxa"/>
          </w:tcPr>
          <w:p w14:paraId="7AA7EBB2" w14:textId="67D9F080" w:rsidR="000F480C" w:rsidRPr="0032755A" w:rsidDel="006038D0" w:rsidRDefault="000F480C" w:rsidP="006038D0">
            <w:pPr>
              <w:pStyle w:val="Estilo1lj"/>
              <w:rPr>
                <w:del w:id="820" w:author="Luísa Jardim" w:date="2022-05-19T14:25:00Z"/>
              </w:rPr>
              <w:pPrChange w:id="821" w:author="Luísa Jardim" w:date="2022-05-19T14:25:00Z">
                <w:pPr>
                  <w:pStyle w:val="Textodetabela"/>
                </w:pPr>
              </w:pPrChange>
            </w:pPr>
          </w:p>
        </w:tc>
        <w:tc>
          <w:tcPr>
            <w:tcW w:w="567" w:type="dxa"/>
          </w:tcPr>
          <w:p w14:paraId="1709F6F7" w14:textId="2EEC3FB9" w:rsidR="000F480C" w:rsidRPr="0032755A" w:rsidDel="006038D0" w:rsidRDefault="000F480C" w:rsidP="006038D0">
            <w:pPr>
              <w:pStyle w:val="Estilo1lj"/>
              <w:rPr>
                <w:del w:id="822" w:author="Luísa Jardim" w:date="2022-05-19T14:25:00Z"/>
              </w:rPr>
              <w:pPrChange w:id="823" w:author="Luísa Jardim" w:date="2022-05-19T14:25:00Z">
                <w:pPr>
                  <w:pStyle w:val="Textodetabela"/>
                </w:pPr>
              </w:pPrChange>
            </w:pPr>
          </w:p>
        </w:tc>
      </w:tr>
      <w:tr w:rsidR="000F480C" w:rsidRPr="0032755A" w:rsidDel="006038D0" w14:paraId="2E30D29A" w14:textId="5312930B" w:rsidTr="00A97BFF">
        <w:trPr>
          <w:cantSplit/>
          <w:trHeight w:val="260"/>
          <w:del w:id="824" w:author="Luísa Jardim" w:date="2022-05-19T14:25:00Z"/>
        </w:trPr>
        <w:tc>
          <w:tcPr>
            <w:tcW w:w="993" w:type="dxa"/>
          </w:tcPr>
          <w:p w14:paraId="595F5CAF" w14:textId="1E3CF454" w:rsidR="000F480C" w:rsidRPr="0032755A" w:rsidDel="006038D0" w:rsidRDefault="000F480C" w:rsidP="006038D0">
            <w:pPr>
              <w:pStyle w:val="Estilo1lj"/>
              <w:rPr>
                <w:del w:id="825" w:author="Luísa Jardim" w:date="2022-05-19T14:25:00Z"/>
              </w:rPr>
              <w:pPrChange w:id="826" w:author="Luísa Jardim" w:date="2022-05-19T14:25:00Z">
                <w:pPr>
                  <w:pStyle w:val="Textodetabela"/>
                </w:pPr>
              </w:pPrChange>
            </w:pPr>
            <w:del w:id="827" w:author="Luísa Jardim" w:date="2022-05-19T14:25:00Z">
              <w:r w:rsidDel="006038D0">
                <w:delText>3</w:delText>
              </w:r>
            </w:del>
          </w:p>
        </w:tc>
        <w:tc>
          <w:tcPr>
            <w:tcW w:w="567" w:type="dxa"/>
          </w:tcPr>
          <w:p w14:paraId="3A737E84" w14:textId="23760479" w:rsidR="000F480C" w:rsidRPr="0032755A" w:rsidDel="006038D0" w:rsidRDefault="000F480C" w:rsidP="006038D0">
            <w:pPr>
              <w:pStyle w:val="Estilo1lj"/>
              <w:rPr>
                <w:del w:id="828" w:author="Luísa Jardim" w:date="2022-05-19T14:25:00Z"/>
              </w:rPr>
              <w:pPrChange w:id="829" w:author="Luísa Jardim" w:date="2022-05-19T14:25:00Z">
                <w:pPr>
                  <w:pStyle w:val="Textodetabela"/>
                </w:pPr>
              </w:pPrChange>
            </w:pPr>
          </w:p>
        </w:tc>
        <w:tc>
          <w:tcPr>
            <w:tcW w:w="567" w:type="dxa"/>
          </w:tcPr>
          <w:p w14:paraId="7BC958BA" w14:textId="01965427" w:rsidR="000F480C" w:rsidRPr="0032755A" w:rsidDel="006038D0" w:rsidRDefault="000F480C" w:rsidP="006038D0">
            <w:pPr>
              <w:pStyle w:val="Estilo1lj"/>
              <w:rPr>
                <w:del w:id="830" w:author="Luísa Jardim" w:date="2022-05-19T14:25:00Z"/>
              </w:rPr>
              <w:pPrChange w:id="831" w:author="Luísa Jardim" w:date="2022-05-19T14:25:00Z">
                <w:pPr>
                  <w:pStyle w:val="Textodetabela"/>
                </w:pPr>
              </w:pPrChange>
            </w:pPr>
          </w:p>
        </w:tc>
        <w:tc>
          <w:tcPr>
            <w:tcW w:w="425" w:type="dxa"/>
          </w:tcPr>
          <w:p w14:paraId="765DE269" w14:textId="7F270680" w:rsidR="000F480C" w:rsidRPr="0032755A" w:rsidDel="006038D0" w:rsidRDefault="000F480C" w:rsidP="006038D0">
            <w:pPr>
              <w:pStyle w:val="Estilo1lj"/>
              <w:rPr>
                <w:del w:id="832" w:author="Luísa Jardim" w:date="2022-05-19T14:25:00Z"/>
              </w:rPr>
              <w:pPrChange w:id="833" w:author="Luísa Jardim" w:date="2022-05-19T14:25:00Z">
                <w:pPr>
                  <w:pStyle w:val="Textodetabela"/>
                </w:pPr>
              </w:pPrChange>
            </w:pPr>
          </w:p>
        </w:tc>
        <w:tc>
          <w:tcPr>
            <w:tcW w:w="567" w:type="dxa"/>
          </w:tcPr>
          <w:p w14:paraId="0AC3C651" w14:textId="17314E65" w:rsidR="000F480C" w:rsidRPr="0032755A" w:rsidDel="006038D0" w:rsidRDefault="000F480C" w:rsidP="006038D0">
            <w:pPr>
              <w:pStyle w:val="Estilo1lj"/>
              <w:rPr>
                <w:del w:id="834" w:author="Luísa Jardim" w:date="2022-05-19T14:25:00Z"/>
              </w:rPr>
              <w:pPrChange w:id="835" w:author="Luísa Jardim" w:date="2022-05-19T14:25:00Z">
                <w:pPr>
                  <w:pStyle w:val="Textodetabela"/>
                </w:pPr>
              </w:pPrChange>
            </w:pPr>
          </w:p>
        </w:tc>
        <w:tc>
          <w:tcPr>
            <w:tcW w:w="486" w:type="dxa"/>
          </w:tcPr>
          <w:p w14:paraId="139BC1C2" w14:textId="59993B4D" w:rsidR="000F480C" w:rsidRPr="0032755A" w:rsidDel="006038D0" w:rsidRDefault="000F480C" w:rsidP="006038D0">
            <w:pPr>
              <w:pStyle w:val="Estilo1lj"/>
              <w:rPr>
                <w:del w:id="836" w:author="Luísa Jardim" w:date="2022-05-19T14:25:00Z"/>
              </w:rPr>
              <w:pPrChange w:id="837" w:author="Luísa Jardim" w:date="2022-05-19T14:25:00Z">
                <w:pPr>
                  <w:pStyle w:val="Textodetabela"/>
                </w:pPr>
              </w:pPrChange>
            </w:pPr>
          </w:p>
        </w:tc>
        <w:tc>
          <w:tcPr>
            <w:tcW w:w="506" w:type="dxa"/>
          </w:tcPr>
          <w:p w14:paraId="5964E905" w14:textId="6684E52B" w:rsidR="000F480C" w:rsidRPr="0032755A" w:rsidDel="006038D0" w:rsidRDefault="000F480C" w:rsidP="006038D0">
            <w:pPr>
              <w:pStyle w:val="Estilo1lj"/>
              <w:rPr>
                <w:del w:id="838" w:author="Luísa Jardim" w:date="2022-05-19T14:25:00Z"/>
              </w:rPr>
              <w:pPrChange w:id="839" w:author="Luísa Jardim" w:date="2022-05-19T14:25:00Z">
                <w:pPr>
                  <w:pStyle w:val="Textodetabela"/>
                </w:pPr>
              </w:pPrChange>
            </w:pPr>
          </w:p>
        </w:tc>
        <w:tc>
          <w:tcPr>
            <w:tcW w:w="567" w:type="dxa"/>
          </w:tcPr>
          <w:p w14:paraId="0F4C51D7" w14:textId="1358878D" w:rsidR="000F480C" w:rsidRPr="0032755A" w:rsidDel="006038D0" w:rsidRDefault="000F480C" w:rsidP="006038D0">
            <w:pPr>
              <w:pStyle w:val="Estilo1lj"/>
              <w:rPr>
                <w:del w:id="840" w:author="Luísa Jardim" w:date="2022-05-19T14:25:00Z"/>
              </w:rPr>
              <w:pPrChange w:id="841" w:author="Luísa Jardim" w:date="2022-05-19T14:25:00Z">
                <w:pPr>
                  <w:pStyle w:val="Textodetabela"/>
                </w:pPr>
              </w:pPrChange>
            </w:pPr>
          </w:p>
        </w:tc>
        <w:tc>
          <w:tcPr>
            <w:tcW w:w="567" w:type="dxa"/>
          </w:tcPr>
          <w:p w14:paraId="7DEC6398" w14:textId="44F09B57" w:rsidR="000F480C" w:rsidRPr="0032755A" w:rsidDel="006038D0" w:rsidRDefault="000F480C" w:rsidP="006038D0">
            <w:pPr>
              <w:pStyle w:val="Estilo1lj"/>
              <w:rPr>
                <w:del w:id="842" w:author="Luísa Jardim" w:date="2022-05-19T14:25:00Z"/>
              </w:rPr>
              <w:pPrChange w:id="843" w:author="Luísa Jardim" w:date="2022-05-19T14:25:00Z">
                <w:pPr>
                  <w:pStyle w:val="Textodetabela"/>
                </w:pPr>
              </w:pPrChange>
            </w:pPr>
            <w:del w:id="844" w:author="Luísa Jardim" w:date="2022-05-19T14:25:00Z">
              <w:r w:rsidRPr="0032755A" w:rsidDel="006038D0">
                <w:delText>X</w:delText>
              </w:r>
            </w:del>
          </w:p>
        </w:tc>
        <w:tc>
          <w:tcPr>
            <w:tcW w:w="567" w:type="dxa"/>
          </w:tcPr>
          <w:p w14:paraId="70B5AACA" w14:textId="3461E7A5" w:rsidR="000F480C" w:rsidRPr="0032755A" w:rsidDel="006038D0" w:rsidRDefault="000F480C" w:rsidP="006038D0">
            <w:pPr>
              <w:pStyle w:val="Estilo1lj"/>
              <w:rPr>
                <w:del w:id="845" w:author="Luísa Jardim" w:date="2022-05-19T14:25:00Z"/>
              </w:rPr>
              <w:pPrChange w:id="846" w:author="Luísa Jardim" w:date="2022-05-19T14:25:00Z">
                <w:pPr>
                  <w:pStyle w:val="Textodetabela"/>
                </w:pPr>
              </w:pPrChange>
            </w:pPr>
            <w:del w:id="847" w:author="Luísa Jardim" w:date="2022-05-19T14:25:00Z">
              <w:r w:rsidRPr="0032755A" w:rsidDel="006038D0">
                <w:delText>X</w:delText>
              </w:r>
            </w:del>
          </w:p>
        </w:tc>
        <w:tc>
          <w:tcPr>
            <w:tcW w:w="567" w:type="dxa"/>
          </w:tcPr>
          <w:p w14:paraId="0465E8DE" w14:textId="4DE426A1" w:rsidR="000F480C" w:rsidRPr="0032755A" w:rsidDel="006038D0" w:rsidRDefault="000F480C" w:rsidP="006038D0">
            <w:pPr>
              <w:pStyle w:val="Estilo1lj"/>
              <w:rPr>
                <w:del w:id="848" w:author="Luísa Jardim" w:date="2022-05-19T14:25:00Z"/>
              </w:rPr>
              <w:pPrChange w:id="849" w:author="Luísa Jardim" w:date="2022-05-19T14:25:00Z">
                <w:pPr>
                  <w:pStyle w:val="Textodetabela"/>
                </w:pPr>
              </w:pPrChange>
            </w:pPr>
            <w:del w:id="850" w:author="Luísa Jardim" w:date="2022-05-19T14:25:00Z">
              <w:r w:rsidRPr="0032755A" w:rsidDel="006038D0">
                <w:delText>X</w:delText>
              </w:r>
            </w:del>
          </w:p>
        </w:tc>
        <w:tc>
          <w:tcPr>
            <w:tcW w:w="567" w:type="dxa"/>
          </w:tcPr>
          <w:p w14:paraId="54A34C43" w14:textId="666F74B6" w:rsidR="000F480C" w:rsidRPr="0032755A" w:rsidDel="006038D0" w:rsidRDefault="000F480C" w:rsidP="006038D0">
            <w:pPr>
              <w:pStyle w:val="Estilo1lj"/>
              <w:rPr>
                <w:del w:id="851" w:author="Luísa Jardim" w:date="2022-05-19T14:25:00Z"/>
              </w:rPr>
              <w:pPrChange w:id="852" w:author="Luísa Jardim" w:date="2022-05-19T14:25:00Z">
                <w:pPr>
                  <w:pStyle w:val="Textodetabela"/>
                </w:pPr>
              </w:pPrChange>
            </w:pPr>
            <w:del w:id="853" w:author="Luísa Jardim" w:date="2022-05-19T14:25:00Z">
              <w:r w:rsidRPr="0032755A" w:rsidDel="006038D0">
                <w:delText>X</w:delText>
              </w:r>
            </w:del>
          </w:p>
        </w:tc>
        <w:tc>
          <w:tcPr>
            <w:tcW w:w="567" w:type="dxa"/>
          </w:tcPr>
          <w:p w14:paraId="17B18859" w14:textId="33D1CE25" w:rsidR="000F480C" w:rsidRPr="0032755A" w:rsidDel="006038D0" w:rsidRDefault="000F480C" w:rsidP="006038D0">
            <w:pPr>
              <w:pStyle w:val="Estilo1lj"/>
              <w:rPr>
                <w:del w:id="854" w:author="Luísa Jardim" w:date="2022-05-19T14:25:00Z"/>
              </w:rPr>
              <w:pPrChange w:id="855" w:author="Luísa Jardim" w:date="2022-05-19T14:25:00Z">
                <w:pPr>
                  <w:pStyle w:val="Textodetabela"/>
                </w:pPr>
              </w:pPrChange>
            </w:pPr>
            <w:del w:id="856" w:author="Luísa Jardim" w:date="2022-05-19T14:25:00Z">
              <w:r w:rsidRPr="0032755A" w:rsidDel="006038D0">
                <w:delText>X</w:delText>
              </w:r>
            </w:del>
          </w:p>
        </w:tc>
        <w:tc>
          <w:tcPr>
            <w:tcW w:w="567" w:type="dxa"/>
          </w:tcPr>
          <w:p w14:paraId="10C8884A" w14:textId="12DE355D" w:rsidR="000F480C" w:rsidRPr="0032755A" w:rsidDel="006038D0" w:rsidRDefault="000F480C" w:rsidP="006038D0">
            <w:pPr>
              <w:pStyle w:val="Estilo1lj"/>
              <w:rPr>
                <w:del w:id="857" w:author="Luísa Jardim" w:date="2022-05-19T14:25:00Z"/>
              </w:rPr>
              <w:pPrChange w:id="858" w:author="Luísa Jardim" w:date="2022-05-19T14:25:00Z">
                <w:pPr>
                  <w:pStyle w:val="Textodetabela"/>
                </w:pPr>
              </w:pPrChange>
            </w:pPr>
          </w:p>
        </w:tc>
        <w:tc>
          <w:tcPr>
            <w:tcW w:w="567" w:type="dxa"/>
          </w:tcPr>
          <w:p w14:paraId="78213D12" w14:textId="71B1F50B" w:rsidR="000F480C" w:rsidRPr="0032755A" w:rsidDel="006038D0" w:rsidRDefault="000F480C" w:rsidP="006038D0">
            <w:pPr>
              <w:pStyle w:val="Estilo1lj"/>
              <w:rPr>
                <w:del w:id="859" w:author="Luísa Jardim" w:date="2022-05-19T14:25:00Z"/>
              </w:rPr>
              <w:pPrChange w:id="860" w:author="Luísa Jardim" w:date="2022-05-19T14:25:00Z">
                <w:pPr>
                  <w:pStyle w:val="Textodetabela"/>
                </w:pPr>
              </w:pPrChange>
            </w:pPr>
          </w:p>
        </w:tc>
      </w:tr>
      <w:tr w:rsidR="000F480C" w:rsidRPr="0032755A" w:rsidDel="006038D0" w14:paraId="62FAC2E5" w14:textId="086DC0E1" w:rsidTr="00A97BFF">
        <w:trPr>
          <w:cantSplit/>
          <w:trHeight w:val="260"/>
          <w:del w:id="861" w:author="Luísa Jardim" w:date="2022-05-19T14:25:00Z"/>
        </w:trPr>
        <w:tc>
          <w:tcPr>
            <w:tcW w:w="993" w:type="dxa"/>
          </w:tcPr>
          <w:p w14:paraId="220C298D" w14:textId="32FFF612" w:rsidR="000F480C" w:rsidRPr="0032755A" w:rsidDel="006038D0" w:rsidRDefault="000F480C" w:rsidP="006038D0">
            <w:pPr>
              <w:pStyle w:val="Estilo1lj"/>
              <w:rPr>
                <w:del w:id="862" w:author="Luísa Jardim" w:date="2022-05-19T14:25:00Z"/>
              </w:rPr>
              <w:pPrChange w:id="863" w:author="Luísa Jardim" w:date="2022-05-19T14:25:00Z">
                <w:pPr>
                  <w:pStyle w:val="Textodetabela"/>
                </w:pPr>
              </w:pPrChange>
            </w:pPr>
            <w:del w:id="864" w:author="Luísa Jardim" w:date="2022-05-19T14:25:00Z">
              <w:r w:rsidDel="006038D0">
                <w:delText>4</w:delText>
              </w:r>
            </w:del>
          </w:p>
        </w:tc>
        <w:tc>
          <w:tcPr>
            <w:tcW w:w="567" w:type="dxa"/>
          </w:tcPr>
          <w:p w14:paraId="47A2C443" w14:textId="208FE4D6" w:rsidR="000F480C" w:rsidRPr="0032755A" w:rsidDel="006038D0" w:rsidRDefault="000F480C" w:rsidP="006038D0">
            <w:pPr>
              <w:pStyle w:val="Estilo1lj"/>
              <w:rPr>
                <w:del w:id="865" w:author="Luísa Jardim" w:date="2022-05-19T14:25:00Z"/>
              </w:rPr>
              <w:pPrChange w:id="866" w:author="Luísa Jardim" w:date="2022-05-19T14:25:00Z">
                <w:pPr>
                  <w:pStyle w:val="Textodetabela"/>
                </w:pPr>
              </w:pPrChange>
            </w:pPr>
          </w:p>
        </w:tc>
        <w:tc>
          <w:tcPr>
            <w:tcW w:w="567" w:type="dxa"/>
          </w:tcPr>
          <w:p w14:paraId="4A502777" w14:textId="4B4AA67B" w:rsidR="000F480C" w:rsidRPr="0032755A" w:rsidDel="006038D0" w:rsidRDefault="000F480C" w:rsidP="006038D0">
            <w:pPr>
              <w:pStyle w:val="Estilo1lj"/>
              <w:rPr>
                <w:del w:id="867" w:author="Luísa Jardim" w:date="2022-05-19T14:25:00Z"/>
              </w:rPr>
              <w:pPrChange w:id="868" w:author="Luísa Jardim" w:date="2022-05-19T14:25:00Z">
                <w:pPr>
                  <w:pStyle w:val="Textodetabela"/>
                </w:pPr>
              </w:pPrChange>
            </w:pPr>
          </w:p>
        </w:tc>
        <w:tc>
          <w:tcPr>
            <w:tcW w:w="425" w:type="dxa"/>
          </w:tcPr>
          <w:p w14:paraId="0006D401" w14:textId="09E19421" w:rsidR="000F480C" w:rsidRPr="0032755A" w:rsidDel="006038D0" w:rsidRDefault="000F480C" w:rsidP="006038D0">
            <w:pPr>
              <w:pStyle w:val="Estilo1lj"/>
              <w:rPr>
                <w:del w:id="869" w:author="Luísa Jardim" w:date="2022-05-19T14:25:00Z"/>
              </w:rPr>
              <w:pPrChange w:id="870" w:author="Luísa Jardim" w:date="2022-05-19T14:25:00Z">
                <w:pPr>
                  <w:pStyle w:val="Textodetabela"/>
                </w:pPr>
              </w:pPrChange>
            </w:pPr>
          </w:p>
        </w:tc>
        <w:tc>
          <w:tcPr>
            <w:tcW w:w="567" w:type="dxa"/>
          </w:tcPr>
          <w:p w14:paraId="20FFE0B0" w14:textId="2DFC687E" w:rsidR="000F480C" w:rsidRPr="0032755A" w:rsidDel="006038D0" w:rsidRDefault="000F480C" w:rsidP="006038D0">
            <w:pPr>
              <w:pStyle w:val="Estilo1lj"/>
              <w:rPr>
                <w:del w:id="871" w:author="Luísa Jardim" w:date="2022-05-19T14:25:00Z"/>
              </w:rPr>
              <w:pPrChange w:id="872" w:author="Luísa Jardim" w:date="2022-05-19T14:25:00Z">
                <w:pPr>
                  <w:pStyle w:val="Textodetabela"/>
                </w:pPr>
              </w:pPrChange>
            </w:pPr>
          </w:p>
        </w:tc>
        <w:tc>
          <w:tcPr>
            <w:tcW w:w="486" w:type="dxa"/>
          </w:tcPr>
          <w:p w14:paraId="135B8DDE" w14:textId="47416D95" w:rsidR="000F480C" w:rsidRPr="0032755A" w:rsidDel="006038D0" w:rsidRDefault="000F480C" w:rsidP="006038D0">
            <w:pPr>
              <w:pStyle w:val="Estilo1lj"/>
              <w:rPr>
                <w:del w:id="873" w:author="Luísa Jardim" w:date="2022-05-19T14:25:00Z"/>
              </w:rPr>
              <w:pPrChange w:id="874" w:author="Luísa Jardim" w:date="2022-05-19T14:25:00Z">
                <w:pPr>
                  <w:pStyle w:val="Textodetabela"/>
                </w:pPr>
              </w:pPrChange>
            </w:pPr>
          </w:p>
        </w:tc>
        <w:tc>
          <w:tcPr>
            <w:tcW w:w="506" w:type="dxa"/>
          </w:tcPr>
          <w:p w14:paraId="3A5E3B2A" w14:textId="3415D5BB" w:rsidR="000F480C" w:rsidRPr="0032755A" w:rsidDel="006038D0" w:rsidRDefault="000F480C" w:rsidP="006038D0">
            <w:pPr>
              <w:pStyle w:val="Estilo1lj"/>
              <w:rPr>
                <w:del w:id="875" w:author="Luísa Jardim" w:date="2022-05-19T14:25:00Z"/>
              </w:rPr>
              <w:pPrChange w:id="876" w:author="Luísa Jardim" w:date="2022-05-19T14:25:00Z">
                <w:pPr>
                  <w:pStyle w:val="Textodetabela"/>
                </w:pPr>
              </w:pPrChange>
            </w:pPr>
          </w:p>
        </w:tc>
        <w:tc>
          <w:tcPr>
            <w:tcW w:w="567" w:type="dxa"/>
          </w:tcPr>
          <w:p w14:paraId="4C1098F7" w14:textId="44B5304A" w:rsidR="000F480C" w:rsidRPr="0032755A" w:rsidDel="006038D0" w:rsidRDefault="000F480C" w:rsidP="006038D0">
            <w:pPr>
              <w:pStyle w:val="Estilo1lj"/>
              <w:rPr>
                <w:del w:id="877" w:author="Luísa Jardim" w:date="2022-05-19T14:25:00Z"/>
              </w:rPr>
              <w:pPrChange w:id="878" w:author="Luísa Jardim" w:date="2022-05-19T14:25:00Z">
                <w:pPr>
                  <w:pStyle w:val="Textodetabela"/>
                </w:pPr>
              </w:pPrChange>
            </w:pPr>
          </w:p>
        </w:tc>
        <w:tc>
          <w:tcPr>
            <w:tcW w:w="567" w:type="dxa"/>
          </w:tcPr>
          <w:p w14:paraId="33C92C59" w14:textId="760A5A0D" w:rsidR="000F480C" w:rsidRPr="0032755A" w:rsidDel="006038D0" w:rsidRDefault="000F480C" w:rsidP="006038D0">
            <w:pPr>
              <w:pStyle w:val="Estilo1lj"/>
              <w:rPr>
                <w:del w:id="879" w:author="Luísa Jardim" w:date="2022-05-19T14:25:00Z"/>
              </w:rPr>
              <w:pPrChange w:id="880" w:author="Luísa Jardim" w:date="2022-05-19T14:25:00Z">
                <w:pPr>
                  <w:pStyle w:val="Textodetabela"/>
                </w:pPr>
              </w:pPrChange>
            </w:pPr>
          </w:p>
        </w:tc>
        <w:tc>
          <w:tcPr>
            <w:tcW w:w="567" w:type="dxa"/>
          </w:tcPr>
          <w:p w14:paraId="47B72C65" w14:textId="1DEF42F0" w:rsidR="000F480C" w:rsidRPr="0032755A" w:rsidDel="006038D0" w:rsidRDefault="00FD36F5" w:rsidP="006038D0">
            <w:pPr>
              <w:pStyle w:val="Estilo1lj"/>
              <w:rPr>
                <w:del w:id="881" w:author="Luísa Jardim" w:date="2022-05-19T14:25:00Z"/>
              </w:rPr>
              <w:pPrChange w:id="882" w:author="Luísa Jardim" w:date="2022-05-19T14:25:00Z">
                <w:pPr>
                  <w:pStyle w:val="Textodetabela"/>
                </w:pPr>
              </w:pPrChange>
            </w:pPr>
            <w:del w:id="883" w:author="Luísa Jardim" w:date="2022-05-19T14:25:00Z">
              <w:r w:rsidDel="006038D0">
                <w:delText>X</w:delText>
              </w:r>
            </w:del>
          </w:p>
        </w:tc>
        <w:tc>
          <w:tcPr>
            <w:tcW w:w="567" w:type="dxa"/>
          </w:tcPr>
          <w:p w14:paraId="592F0544" w14:textId="17B33EC9" w:rsidR="000F480C" w:rsidRPr="0032755A" w:rsidDel="006038D0" w:rsidRDefault="00FD36F5" w:rsidP="006038D0">
            <w:pPr>
              <w:pStyle w:val="Estilo1lj"/>
              <w:rPr>
                <w:del w:id="884" w:author="Luísa Jardim" w:date="2022-05-19T14:25:00Z"/>
              </w:rPr>
              <w:pPrChange w:id="885" w:author="Luísa Jardim" w:date="2022-05-19T14:25:00Z">
                <w:pPr>
                  <w:pStyle w:val="Textodetabela"/>
                </w:pPr>
              </w:pPrChange>
            </w:pPr>
            <w:del w:id="886" w:author="Luísa Jardim" w:date="2022-05-19T14:25:00Z">
              <w:r w:rsidDel="006038D0">
                <w:delText>X</w:delText>
              </w:r>
            </w:del>
          </w:p>
        </w:tc>
        <w:tc>
          <w:tcPr>
            <w:tcW w:w="567" w:type="dxa"/>
          </w:tcPr>
          <w:p w14:paraId="7BE9F517" w14:textId="09F6B3CF" w:rsidR="000F480C" w:rsidRPr="0032755A" w:rsidDel="006038D0" w:rsidRDefault="00FD36F5" w:rsidP="006038D0">
            <w:pPr>
              <w:pStyle w:val="Estilo1lj"/>
              <w:rPr>
                <w:del w:id="887" w:author="Luísa Jardim" w:date="2022-05-19T14:25:00Z"/>
              </w:rPr>
              <w:pPrChange w:id="888" w:author="Luísa Jardim" w:date="2022-05-19T14:25:00Z">
                <w:pPr>
                  <w:pStyle w:val="Textodetabela"/>
                </w:pPr>
              </w:pPrChange>
            </w:pPr>
            <w:del w:id="889" w:author="Luísa Jardim" w:date="2022-05-19T14:25:00Z">
              <w:r w:rsidDel="006038D0">
                <w:delText>X</w:delText>
              </w:r>
            </w:del>
          </w:p>
        </w:tc>
        <w:tc>
          <w:tcPr>
            <w:tcW w:w="567" w:type="dxa"/>
          </w:tcPr>
          <w:p w14:paraId="596C6911" w14:textId="7993DD1F" w:rsidR="000F480C" w:rsidRPr="0032755A" w:rsidDel="006038D0" w:rsidRDefault="000F480C" w:rsidP="006038D0">
            <w:pPr>
              <w:pStyle w:val="Estilo1lj"/>
              <w:rPr>
                <w:del w:id="890" w:author="Luísa Jardim" w:date="2022-05-19T14:25:00Z"/>
              </w:rPr>
              <w:pPrChange w:id="891" w:author="Luísa Jardim" w:date="2022-05-19T14:25:00Z">
                <w:pPr>
                  <w:pStyle w:val="Textodetabela"/>
                </w:pPr>
              </w:pPrChange>
            </w:pPr>
            <w:del w:id="892" w:author="Luísa Jardim" w:date="2022-05-19T14:25:00Z">
              <w:r w:rsidRPr="0032755A" w:rsidDel="006038D0">
                <w:delText>X</w:delText>
              </w:r>
            </w:del>
          </w:p>
        </w:tc>
        <w:tc>
          <w:tcPr>
            <w:tcW w:w="567" w:type="dxa"/>
          </w:tcPr>
          <w:p w14:paraId="2F0798CE" w14:textId="0D75C8F4" w:rsidR="000F480C" w:rsidRPr="0032755A" w:rsidDel="006038D0" w:rsidRDefault="000F480C" w:rsidP="006038D0">
            <w:pPr>
              <w:pStyle w:val="Estilo1lj"/>
              <w:rPr>
                <w:del w:id="893" w:author="Luísa Jardim" w:date="2022-05-19T14:25:00Z"/>
              </w:rPr>
              <w:pPrChange w:id="894" w:author="Luísa Jardim" w:date="2022-05-19T14:25:00Z">
                <w:pPr>
                  <w:pStyle w:val="Textodetabela"/>
                </w:pPr>
              </w:pPrChange>
            </w:pPr>
            <w:del w:id="895" w:author="Luísa Jardim" w:date="2022-05-19T14:25:00Z">
              <w:r w:rsidDel="006038D0">
                <w:delText>X</w:delText>
              </w:r>
            </w:del>
          </w:p>
        </w:tc>
        <w:tc>
          <w:tcPr>
            <w:tcW w:w="567" w:type="dxa"/>
          </w:tcPr>
          <w:p w14:paraId="517DD254" w14:textId="7AAAE059" w:rsidR="000F480C" w:rsidRPr="0032755A" w:rsidDel="006038D0" w:rsidRDefault="000F480C" w:rsidP="006038D0">
            <w:pPr>
              <w:pStyle w:val="Estilo1lj"/>
              <w:rPr>
                <w:del w:id="896" w:author="Luísa Jardim" w:date="2022-05-19T14:25:00Z"/>
              </w:rPr>
              <w:pPrChange w:id="897" w:author="Luísa Jardim" w:date="2022-05-19T14:25:00Z">
                <w:pPr>
                  <w:pStyle w:val="Textodetabela"/>
                </w:pPr>
              </w:pPrChange>
            </w:pPr>
          </w:p>
        </w:tc>
      </w:tr>
      <w:tr w:rsidR="000F480C" w:rsidRPr="0032755A" w:rsidDel="006038D0" w14:paraId="7A0A7CE4" w14:textId="5C17F769" w:rsidTr="00A97BFF">
        <w:trPr>
          <w:cantSplit/>
          <w:trHeight w:val="260"/>
          <w:del w:id="898" w:author="Luísa Jardim" w:date="2022-05-19T14:25:00Z"/>
        </w:trPr>
        <w:tc>
          <w:tcPr>
            <w:tcW w:w="993" w:type="dxa"/>
          </w:tcPr>
          <w:p w14:paraId="4913B7FD" w14:textId="42EAF839" w:rsidR="000F480C" w:rsidRPr="0032755A" w:rsidDel="006038D0" w:rsidRDefault="000F480C" w:rsidP="006038D0">
            <w:pPr>
              <w:pStyle w:val="Estilo1lj"/>
              <w:rPr>
                <w:del w:id="899" w:author="Luísa Jardim" w:date="2022-05-19T14:25:00Z"/>
              </w:rPr>
              <w:pPrChange w:id="900" w:author="Luísa Jardim" w:date="2022-05-19T14:25:00Z">
                <w:pPr>
                  <w:pStyle w:val="Textodetabela"/>
                </w:pPr>
              </w:pPrChange>
            </w:pPr>
            <w:del w:id="901" w:author="Luísa Jardim" w:date="2022-05-19T14:25:00Z">
              <w:r w:rsidDel="006038D0">
                <w:delText>5</w:delText>
              </w:r>
            </w:del>
          </w:p>
        </w:tc>
        <w:tc>
          <w:tcPr>
            <w:tcW w:w="567" w:type="dxa"/>
          </w:tcPr>
          <w:p w14:paraId="148634DD" w14:textId="4B417A26" w:rsidR="000F480C" w:rsidRPr="0032755A" w:rsidDel="006038D0" w:rsidRDefault="000F480C" w:rsidP="006038D0">
            <w:pPr>
              <w:pStyle w:val="Estilo1lj"/>
              <w:rPr>
                <w:del w:id="902" w:author="Luísa Jardim" w:date="2022-05-19T14:25:00Z"/>
              </w:rPr>
              <w:pPrChange w:id="903" w:author="Luísa Jardim" w:date="2022-05-19T14:25:00Z">
                <w:pPr>
                  <w:pStyle w:val="Textodetabela"/>
                </w:pPr>
              </w:pPrChange>
            </w:pPr>
          </w:p>
        </w:tc>
        <w:tc>
          <w:tcPr>
            <w:tcW w:w="567" w:type="dxa"/>
          </w:tcPr>
          <w:p w14:paraId="7BA6AE7D" w14:textId="29F7DCAC" w:rsidR="000F480C" w:rsidRPr="0032755A" w:rsidDel="006038D0" w:rsidRDefault="000F480C" w:rsidP="006038D0">
            <w:pPr>
              <w:pStyle w:val="Estilo1lj"/>
              <w:rPr>
                <w:del w:id="904" w:author="Luísa Jardim" w:date="2022-05-19T14:25:00Z"/>
              </w:rPr>
              <w:pPrChange w:id="905" w:author="Luísa Jardim" w:date="2022-05-19T14:25:00Z">
                <w:pPr>
                  <w:pStyle w:val="Textodetabela"/>
                </w:pPr>
              </w:pPrChange>
            </w:pPr>
          </w:p>
        </w:tc>
        <w:tc>
          <w:tcPr>
            <w:tcW w:w="425" w:type="dxa"/>
          </w:tcPr>
          <w:p w14:paraId="4480F80E" w14:textId="24D9764C" w:rsidR="000F480C" w:rsidRPr="0032755A" w:rsidDel="006038D0" w:rsidRDefault="000F480C" w:rsidP="006038D0">
            <w:pPr>
              <w:pStyle w:val="Estilo1lj"/>
              <w:rPr>
                <w:del w:id="906" w:author="Luísa Jardim" w:date="2022-05-19T14:25:00Z"/>
              </w:rPr>
              <w:pPrChange w:id="907" w:author="Luísa Jardim" w:date="2022-05-19T14:25:00Z">
                <w:pPr>
                  <w:pStyle w:val="Textodetabela"/>
                </w:pPr>
              </w:pPrChange>
            </w:pPr>
          </w:p>
        </w:tc>
        <w:tc>
          <w:tcPr>
            <w:tcW w:w="567" w:type="dxa"/>
          </w:tcPr>
          <w:p w14:paraId="22B91AA9" w14:textId="459C03D9" w:rsidR="000F480C" w:rsidRPr="0032755A" w:rsidDel="006038D0" w:rsidRDefault="000F480C" w:rsidP="006038D0">
            <w:pPr>
              <w:pStyle w:val="Estilo1lj"/>
              <w:rPr>
                <w:del w:id="908" w:author="Luísa Jardim" w:date="2022-05-19T14:25:00Z"/>
              </w:rPr>
              <w:pPrChange w:id="909" w:author="Luísa Jardim" w:date="2022-05-19T14:25:00Z">
                <w:pPr>
                  <w:pStyle w:val="Textodetabela"/>
                </w:pPr>
              </w:pPrChange>
            </w:pPr>
          </w:p>
        </w:tc>
        <w:tc>
          <w:tcPr>
            <w:tcW w:w="486" w:type="dxa"/>
          </w:tcPr>
          <w:p w14:paraId="32409C9D" w14:textId="0D4C6531" w:rsidR="000F480C" w:rsidRPr="0032755A" w:rsidDel="006038D0" w:rsidRDefault="000F480C" w:rsidP="006038D0">
            <w:pPr>
              <w:pStyle w:val="Estilo1lj"/>
              <w:rPr>
                <w:del w:id="910" w:author="Luísa Jardim" w:date="2022-05-19T14:25:00Z"/>
              </w:rPr>
              <w:pPrChange w:id="911" w:author="Luísa Jardim" w:date="2022-05-19T14:25:00Z">
                <w:pPr>
                  <w:pStyle w:val="Textodetabela"/>
                </w:pPr>
              </w:pPrChange>
            </w:pPr>
          </w:p>
        </w:tc>
        <w:tc>
          <w:tcPr>
            <w:tcW w:w="506" w:type="dxa"/>
          </w:tcPr>
          <w:p w14:paraId="73C4F6FE" w14:textId="46D2B59C" w:rsidR="000F480C" w:rsidRPr="0032755A" w:rsidDel="006038D0" w:rsidRDefault="000F480C" w:rsidP="006038D0">
            <w:pPr>
              <w:pStyle w:val="Estilo1lj"/>
              <w:rPr>
                <w:del w:id="912" w:author="Luísa Jardim" w:date="2022-05-19T14:25:00Z"/>
              </w:rPr>
              <w:pPrChange w:id="913" w:author="Luísa Jardim" w:date="2022-05-19T14:25:00Z">
                <w:pPr>
                  <w:pStyle w:val="Textodetabela"/>
                </w:pPr>
              </w:pPrChange>
            </w:pPr>
          </w:p>
        </w:tc>
        <w:tc>
          <w:tcPr>
            <w:tcW w:w="567" w:type="dxa"/>
          </w:tcPr>
          <w:p w14:paraId="664464CF" w14:textId="1C8DECFA" w:rsidR="000F480C" w:rsidRPr="0032755A" w:rsidDel="006038D0" w:rsidRDefault="000F480C" w:rsidP="006038D0">
            <w:pPr>
              <w:pStyle w:val="Estilo1lj"/>
              <w:rPr>
                <w:del w:id="914" w:author="Luísa Jardim" w:date="2022-05-19T14:25:00Z"/>
              </w:rPr>
              <w:pPrChange w:id="915" w:author="Luísa Jardim" w:date="2022-05-19T14:25:00Z">
                <w:pPr>
                  <w:pStyle w:val="Textodetabela"/>
                </w:pPr>
              </w:pPrChange>
            </w:pPr>
          </w:p>
        </w:tc>
        <w:tc>
          <w:tcPr>
            <w:tcW w:w="567" w:type="dxa"/>
          </w:tcPr>
          <w:p w14:paraId="68DC40D3" w14:textId="0BC8FB5B" w:rsidR="000F480C" w:rsidRPr="0032755A" w:rsidDel="006038D0" w:rsidRDefault="000F480C" w:rsidP="006038D0">
            <w:pPr>
              <w:pStyle w:val="Estilo1lj"/>
              <w:rPr>
                <w:del w:id="916" w:author="Luísa Jardim" w:date="2022-05-19T14:25:00Z"/>
              </w:rPr>
              <w:pPrChange w:id="917" w:author="Luísa Jardim" w:date="2022-05-19T14:25:00Z">
                <w:pPr>
                  <w:pStyle w:val="Textodetabela"/>
                </w:pPr>
              </w:pPrChange>
            </w:pPr>
          </w:p>
        </w:tc>
        <w:tc>
          <w:tcPr>
            <w:tcW w:w="567" w:type="dxa"/>
          </w:tcPr>
          <w:p w14:paraId="64AFC082" w14:textId="385F7EF1" w:rsidR="000F480C" w:rsidRPr="0032755A" w:rsidDel="006038D0" w:rsidRDefault="000F480C" w:rsidP="006038D0">
            <w:pPr>
              <w:pStyle w:val="Estilo1lj"/>
              <w:rPr>
                <w:del w:id="918" w:author="Luísa Jardim" w:date="2022-05-19T14:25:00Z"/>
              </w:rPr>
              <w:pPrChange w:id="919" w:author="Luísa Jardim" w:date="2022-05-19T14:25:00Z">
                <w:pPr>
                  <w:pStyle w:val="Textodetabela"/>
                </w:pPr>
              </w:pPrChange>
            </w:pPr>
          </w:p>
        </w:tc>
        <w:tc>
          <w:tcPr>
            <w:tcW w:w="567" w:type="dxa"/>
          </w:tcPr>
          <w:p w14:paraId="45791D9B" w14:textId="4295B5D2" w:rsidR="000F480C" w:rsidRPr="0032755A" w:rsidDel="006038D0" w:rsidRDefault="000F480C" w:rsidP="006038D0">
            <w:pPr>
              <w:pStyle w:val="Estilo1lj"/>
              <w:rPr>
                <w:del w:id="920" w:author="Luísa Jardim" w:date="2022-05-19T14:25:00Z"/>
              </w:rPr>
              <w:pPrChange w:id="921" w:author="Luísa Jardim" w:date="2022-05-19T14:25:00Z">
                <w:pPr>
                  <w:pStyle w:val="Textodetabela"/>
                </w:pPr>
              </w:pPrChange>
            </w:pPr>
          </w:p>
        </w:tc>
        <w:tc>
          <w:tcPr>
            <w:tcW w:w="567" w:type="dxa"/>
          </w:tcPr>
          <w:p w14:paraId="5271B01B" w14:textId="046D2411" w:rsidR="000F480C" w:rsidRPr="0032755A" w:rsidDel="006038D0" w:rsidRDefault="000F480C" w:rsidP="006038D0">
            <w:pPr>
              <w:pStyle w:val="Estilo1lj"/>
              <w:rPr>
                <w:del w:id="922" w:author="Luísa Jardim" w:date="2022-05-19T14:25:00Z"/>
              </w:rPr>
              <w:pPrChange w:id="923" w:author="Luísa Jardim" w:date="2022-05-19T14:25:00Z">
                <w:pPr>
                  <w:pStyle w:val="Textodetabela"/>
                </w:pPr>
              </w:pPrChange>
            </w:pPr>
          </w:p>
        </w:tc>
        <w:tc>
          <w:tcPr>
            <w:tcW w:w="567" w:type="dxa"/>
          </w:tcPr>
          <w:p w14:paraId="6E7DCBC1" w14:textId="6A0D4D6E" w:rsidR="000F480C" w:rsidRPr="0032755A" w:rsidDel="006038D0" w:rsidRDefault="000F480C" w:rsidP="006038D0">
            <w:pPr>
              <w:pStyle w:val="Estilo1lj"/>
              <w:rPr>
                <w:del w:id="924" w:author="Luísa Jardim" w:date="2022-05-19T14:25:00Z"/>
              </w:rPr>
              <w:pPrChange w:id="925" w:author="Luísa Jardim" w:date="2022-05-19T14:25:00Z">
                <w:pPr>
                  <w:pStyle w:val="Textodetabela"/>
                </w:pPr>
              </w:pPrChange>
            </w:pPr>
          </w:p>
        </w:tc>
        <w:tc>
          <w:tcPr>
            <w:tcW w:w="567" w:type="dxa"/>
          </w:tcPr>
          <w:p w14:paraId="6AFEA40C" w14:textId="1B606A14" w:rsidR="000F480C" w:rsidRPr="0032755A" w:rsidDel="006038D0" w:rsidRDefault="000F480C" w:rsidP="006038D0">
            <w:pPr>
              <w:pStyle w:val="Estilo1lj"/>
              <w:rPr>
                <w:del w:id="926" w:author="Luísa Jardim" w:date="2022-05-19T14:25:00Z"/>
              </w:rPr>
              <w:pPrChange w:id="927" w:author="Luísa Jardim" w:date="2022-05-19T14:25:00Z">
                <w:pPr>
                  <w:pStyle w:val="Textodetabela"/>
                </w:pPr>
              </w:pPrChange>
            </w:pPr>
          </w:p>
        </w:tc>
        <w:tc>
          <w:tcPr>
            <w:tcW w:w="567" w:type="dxa"/>
          </w:tcPr>
          <w:p w14:paraId="45E840CB" w14:textId="06B15509" w:rsidR="000F480C" w:rsidRPr="0032755A" w:rsidDel="006038D0" w:rsidRDefault="000F480C" w:rsidP="006038D0">
            <w:pPr>
              <w:pStyle w:val="Estilo1lj"/>
              <w:rPr>
                <w:del w:id="928" w:author="Luísa Jardim" w:date="2022-05-19T14:25:00Z"/>
              </w:rPr>
              <w:pPrChange w:id="929" w:author="Luísa Jardim" w:date="2022-05-19T14:25:00Z">
                <w:pPr>
                  <w:pStyle w:val="Textodetabela"/>
                </w:pPr>
              </w:pPrChange>
            </w:pPr>
            <w:del w:id="930" w:author="Luísa Jardim" w:date="2022-05-19T14:25:00Z">
              <w:r w:rsidRPr="0032755A" w:rsidDel="006038D0">
                <w:delText>X</w:delText>
              </w:r>
            </w:del>
          </w:p>
        </w:tc>
      </w:tr>
      <w:bookmarkEnd w:id="671"/>
    </w:tbl>
    <w:p w14:paraId="1BD14A37" w14:textId="77777777" w:rsidR="004D6CED" w:rsidRPr="0032755A" w:rsidRDefault="004D6CED" w:rsidP="006038D0">
      <w:pPr>
        <w:pStyle w:val="Estilo1lj"/>
        <w:rPr>
          <w:rFonts w:eastAsia="Arial Unicode MS" w:cs="Times New Roman"/>
          <w:b w:val="0"/>
          <w:bCs w:val="0"/>
          <w:kern w:val="2"/>
          <w:lang w:eastAsia="hi-IN" w:bidi="hi-IN"/>
        </w:rPr>
        <w:pPrChange w:id="931" w:author="Luísa Jardim" w:date="2022-05-19T14:25:00Z">
          <w:pPr>
            <w:spacing w:line="360" w:lineRule="auto"/>
            <w:ind w:firstLine="708"/>
            <w:jc w:val="both"/>
          </w:pPr>
        </w:pPrChange>
      </w:pPr>
    </w:p>
    <w:p w14:paraId="4DDF036D" w14:textId="77777777" w:rsidR="000F480C" w:rsidRDefault="000F480C">
      <w:pPr>
        <w:rPr>
          <w:rFonts w:eastAsiaTheme="majorEastAsia" w:cs="Times New Roman"/>
          <w:b/>
          <w:bCs/>
          <w:szCs w:val="32"/>
        </w:rPr>
      </w:pPr>
      <w:r>
        <w:rPr>
          <w:rFonts w:cs="Times New Roman"/>
          <w:b/>
          <w:bCs/>
        </w:rPr>
        <w:br w:type="page"/>
      </w:r>
    </w:p>
    <w:p w14:paraId="13052C0B" w14:textId="77777777" w:rsidR="00A165E2" w:rsidRPr="0014018F" w:rsidRDefault="00A165E2" w:rsidP="00A165E2">
      <w:pPr>
        <w:pStyle w:val="Estilo1lj"/>
        <w:spacing w:after="0" w:line="240" w:lineRule="auto"/>
        <w:rPr>
          <w:rFonts w:cs="Times New Roman"/>
          <w:szCs w:val="24"/>
        </w:rPr>
      </w:pPr>
      <w:bookmarkStart w:id="932" w:name="_Toc81230826"/>
      <w:bookmarkStart w:id="933" w:name="_Toc63267973"/>
      <w:r w:rsidRPr="0014018F">
        <w:rPr>
          <w:rFonts w:cs="Times New Roman"/>
          <w:szCs w:val="24"/>
        </w:rPr>
        <w:lastRenderedPageBreak/>
        <w:t>REFERÊNCIAS</w:t>
      </w:r>
      <w:bookmarkEnd w:id="932"/>
    </w:p>
    <w:p w14:paraId="48774CB4" w14:textId="77777777" w:rsidR="00A165E2" w:rsidRPr="0014018F" w:rsidRDefault="00A165E2" w:rsidP="00A165E2">
      <w:pPr>
        <w:spacing w:after="0" w:line="240" w:lineRule="auto"/>
        <w:rPr>
          <w:rFonts w:cs="Times New Roman"/>
          <w:color w:val="212121"/>
          <w:szCs w:val="24"/>
          <w:shd w:val="clear" w:color="auto" w:fill="FFFFFF"/>
        </w:rPr>
      </w:pPr>
    </w:p>
    <w:p w14:paraId="23C683C3" w14:textId="6AE5B4F6" w:rsidR="00A165E2" w:rsidRPr="0014018F" w:rsidRDefault="00A165E2" w:rsidP="00A165E2">
      <w:pPr>
        <w:pStyle w:val="Textodecomentrio"/>
        <w:spacing w:after="0"/>
        <w:rPr>
          <w:rFonts w:cs="Times New Roman"/>
          <w:sz w:val="24"/>
          <w:szCs w:val="24"/>
          <w:shd w:val="clear" w:color="auto" w:fill="FFFFFF"/>
          <w:lang w:val="en-US"/>
        </w:rPr>
      </w:pPr>
      <w:r w:rsidRPr="0014018F">
        <w:rPr>
          <w:rFonts w:cs="Times New Roman"/>
          <w:sz w:val="24"/>
          <w:szCs w:val="24"/>
          <w:shd w:val="clear" w:color="auto" w:fill="FFFFFF"/>
          <w:lang w:val="en-US"/>
        </w:rPr>
        <w:t>AHLMANN</w:t>
      </w:r>
      <w:r w:rsidR="00C97A4D">
        <w:rPr>
          <w:rFonts w:cs="Times New Roman"/>
          <w:sz w:val="24"/>
          <w:szCs w:val="24"/>
          <w:shd w:val="clear" w:color="auto" w:fill="FFFFFF"/>
          <w:lang w:val="en-US"/>
        </w:rPr>
        <w:t>,</w:t>
      </w:r>
      <w:r w:rsidRPr="0014018F">
        <w:rPr>
          <w:rFonts w:cs="Times New Roman"/>
          <w:sz w:val="24"/>
          <w:szCs w:val="24"/>
          <w:shd w:val="clear" w:color="auto" w:fill="FFFFFF"/>
          <w:lang w:val="en-US"/>
        </w:rPr>
        <w:t xml:space="preserve"> M</w:t>
      </w:r>
      <w:r w:rsidR="00C97A4D">
        <w:rPr>
          <w:rFonts w:cs="Times New Roman"/>
          <w:sz w:val="24"/>
          <w:szCs w:val="24"/>
          <w:shd w:val="clear" w:color="auto" w:fill="FFFFFF"/>
          <w:lang w:val="en-US"/>
        </w:rPr>
        <w:t>.;</w:t>
      </w:r>
      <w:r w:rsidRPr="0014018F">
        <w:rPr>
          <w:rFonts w:cs="Times New Roman"/>
          <w:sz w:val="24"/>
          <w:szCs w:val="24"/>
          <w:shd w:val="clear" w:color="auto" w:fill="FFFFFF"/>
          <w:lang w:val="en-US"/>
        </w:rPr>
        <w:t xml:space="preserve"> HEMPEL</w:t>
      </w:r>
      <w:r w:rsidR="00C97A4D">
        <w:rPr>
          <w:rFonts w:cs="Times New Roman"/>
          <w:sz w:val="24"/>
          <w:szCs w:val="24"/>
          <w:shd w:val="clear" w:color="auto" w:fill="FFFFFF"/>
          <w:lang w:val="en-US"/>
        </w:rPr>
        <w:t>,</w:t>
      </w:r>
      <w:r w:rsidRPr="0014018F">
        <w:rPr>
          <w:rFonts w:cs="Times New Roman"/>
          <w:sz w:val="24"/>
          <w:szCs w:val="24"/>
          <w:shd w:val="clear" w:color="auto" w:fill="FFFFFF"/>
          <w:lang w:val="en-US"/>
        </w:rPr>
        <w:t xml:space="preserve"> G. The effect of cyclophosphamide on the immune system: implications for clinical cancer therapy. </w:t>
      </w:r>
      <w:r w:rsidRPr="0014018F">
        <w:rPr>
          <w:rFonts w:cs="Times New Roman"/>
          <w:b/>
          <w:bCs/>
          <w:sz w:val="24"/>
          <w:szCs w:val="24"/>
          <w:shd w:val="clear" w:color="auto" w:fill="FFFFFF"/>
          <w:lang w:val="en-US"/>
        </w:rPr>
        <w:t xml:space="preserve">Cancer </w:t>
      </w:r>
      <w:proofErr w:type="spellStart"/>
      <w:r w:rsidRPr="0014018F">
        <w:rPr>
          <w:rFonts w:cs="Times New Roman"/>
          <w:b/>
          <w:bCs/>
          <w:sz w:val="24"/>
          <w:szCs w:val="24"/>
          <w:shd w:val="clear" w:color="auto" w:fill="FFFFFF"/>
          <w:lang w:val="en-US"/>
        </w:rPr>
        <w:t>Chemother</w:t>
      </w:r>
      <w:proofErr w:type="spellEnd"/>
      <w:r w:rsidRPr="0014018F">
        <w:rPr>
          <w:rFonts w:cs="Times New Roman"/>
          <w:b/>
          <w:bCs/>
          <w:sz w:val="24"/>
          <w:szCs w:val="24"/>
          <w:shd w:val="clear" w:color="auto" w:fill="FFFFFF"/>
          <w:lang w:val="en-US"/>
        </w:rPr>
        <w:t xml:space="preserve"> </w:t>
      </w:r>
      <w:proofErr w:type="spellStart"/>
      <w:r w:rsidRPr="0014018F">
        <w:rPr>
          <w:rFonts w:cs="Times New Roman"/>
          <w:b/>
          <w:bCs/>
          <w:sz w:val="24"/>
          <w:szCs w:val="24"/>
          <w:shd w:val="clear" w:color="auto" w:fill="FFFFFF"/>
          <w:lang w:val="en-US"/>
        </w:rPr>
        <w:t>Pharmacol</w:t>
      </w:r>
      <w:proofErr w:type="spellEnd"/>
      <w:r w:rsidRPr="0014018F">
        <w:rPr>
          <w:rFonts w:cs="Times New Roman"/>
          <w:sz w:val="24"/>
          <w:szCs w:val="24"/>
          <w:shd w:val="clear" w:color="auto" w:fill="FFFFFF"/>
          <w:lang w:val="en-US"/>
        </w:rPr>
        <w:t>, v.78, n.4, p.661-71, 2016.</w:t>
      </w:r>
    </w:p>
    <w:p w14:paraId="11B998AC" w14:textId="77777777" w:rsidR="00A165E2" w:rsidRPr="0014018F" w:rsidRDefault="00A165E2" w:rsidP="00A165E2">
      <w:pPr>
        <w:pStyle w:val="Textodecomentrio"/>
        <w:spacing w:after="0"/>
        <w:rPr>
          <w:rFonts w:cs="Times New Roman"/>
          <w:sz w:val="24"/>
          <w:szCs w:val="24"/>
          <w:shd w:val="clear" w:color="auto" w:fill="FFFFFF"/>
          <w:lang w:val="en-US"/>
        </w:rPr>
      </w:pPr>
    </w:p>
    <w:p w14:paraId="1822C73E"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color w:val="131413"/>
          <w:szCs w:val="24"/>
          <w:lang w:val="en-US"/>
        </w:rPr>
        <w:t xml:space="preserve">ALLEN, G.; LOGAN, R.; REVESZ, T.; KEEFE, D.; GUE, S. The prevalence and investigation of risk factors of oral mucositis in a pediatric oncology inpatient population; </w:t>
      </w:r>
      <w:proofErr w:type="gramStart"/>
      <w:r w:rsidRPr="0014018F">
        <w:rPr>
          <w:rFonts w:cs="Times New Roman"/>
          <w:color w:val="131413"/>
          <w:szCs w:val="24"/>
          <w:lang w:val="en-US"/>
        </w:rPr>
        <w:t xml:space="preserve">a  </w:t>
      </w:r>
      <w:proofErr w:type="spellStart"/>
      <w:r w:rsidRPr="0014018F">
        <w:rPr>
          <w:rFonts w:cs="Times New Roman"/>
          <w:color w:val="131413"/>
          <w:szCs w:val="24"/>
          <w:lang w:val="en-US"/>
        </w:rPr>
        <w:t>rospective</w:t>
      </w:r>
      <w:proofErr w:type="spellEnd"/>
      <w:proofErr w:type="gramEnd"/>
      <w:r w:rsidRPr="0014018F">
        <w:rPr>
          <w:rFonts w:cs="Times New Roman"/>
          <w:color w:val="131413"/>
          <w:szCs w:val="24"/>
          <w:lang w:val="en-US"/>
        </w:rPr>
        <w:t xml:space="preserve"> study. </w:t>
      </w:r>
      <w:r w:rsidRPr="008B6342">
        <w:rPr>
          <w:rFonts w:cs="Times New Roman"/>
          <w:b/>
          <w:bCs/>
          <w:color w:val="131413"/>
          <w:szCs w:val="24"/>
          <w:lang w:val="en-US"/>
        </w:rPr>
        <w:t xml:space="preserve">J </w:t>
      </w:r>
      <w:proofErr w:type="spellStart"/>
      <w:r w:rsidRPr="008B6342">
        <w:rPr>
          <w:rFonts w:cs="Times New Roman"/>
          <w:b/>
          <w:bCs/>
          <w:color w:val="131413"/>
          <w:szCs w:val="24"/>
          <w:lang w:val="en-US"/>
        </w:rPr>
        <w:t>Pediatr</w:t>
      </w:r>
      <w:proofErr w:type="spellEnd"/>
      <w:r w:rsidRPr="008B6342">
        <w:rPr>
          <w:rFonts w:cs="Times New Roman"/>
          <w:b/>
          <w:bCs/>
          <w:color w:val="131413"/>
          <w:szCs w:val="24"/>
          <w:lang w:val="en-US"/>
        </w:rPr>
        <w:t xml:space="preserve"> </w:t>
      </w:r>
      <w:proofErr w:type="spellStart"/>
      <w:r w:rsidRPr="008B6342">
        <w:rPr>
          <w:rFonts w:cs="Times New Roman"/>
          <w:b/>
          <w:bCs/>
          <w:color w:val="131413"/>
          <w:szCs w:val="24"/>
          <w:lang w:val="en-US"/>
        </w:rPr>
        <w:t>Hematol</w:t>
      </w:r>
      <w:proofErr w:type="spellEnd"/>
      <w:r w:rsidRPr="008B6342">
        <w:rPr>
          <w:rFonts w:cs="Times New Roman"/>
          <w:b/>
          <w:bCs/>
          <w:color w:val="131413"/>
          <w:szCs w:val="24"/>
          <w:lang w:val="en-US"/>
        </w:rPr>
        <w:t xml:space="preserve"> Oncol, </w:t>
      </w:r>
      <w:r w:rsidRPr="008B6342">
        <w:rPr>
          <w:rFonts w:cs="Times New Roman"/>
          <w:color w:val="131413"/>
          <w:szCs w:val="24"/>
          <w:lang w:val="en-US"/>
        </w:rPr>
        <w:t>v.40, n.1, p.15–21, 2018.</w:t>
      </w:r>
    </w:p>
    <w:p w14:paraId="09425750" w14:textId="77777777" w:rsidR="00A165E2" w:rsidRPr="0014018F" w:rsidRDefault="00A165E2" w:rsidP="00A165E2">
      <w:pPr>
        <w:spacing w:after="0" w:line="240" w:lineRule="auto"/>
        <w:rPr>
          <w:rFonts w:cs="Times New Roman"/>
          <w:szCs w:val="24"/>
          <w:lang w:val="en-US"/>
        </w:rPr>
      </w:pPr>
    </w:p>
    <w:p w14:paraId="511C5DF8" w14:textId="77777777" w:rsidR="00A165E2" w:rsidRPr="0014018F" w:rsidRDefault="00A165E2" w:rsidP="00A165E2">
      <w:pPr>
        <w:spacing w:after="0" w:line="240" w:lineRule="auto"/>
        <w:rPr>
          <w:rFonts w:cs="Times New Roman"/>
          <w:szCs w:val="24"/>
          <w:lang w:val="en-US"/>
        </w:rPr>
      </w:pPr>
      <w:r w:rsidRPr="0014018F">
        <w:rPr>
          <w:rFonts w:cs="Times New Roman"/>
          <w:szCs w:val="24"/>
          <w:lang w:val="en-US"/>
        </w:rPr>
        <w:t xml:space="preserve">AMERICAN CANCER SOCIETY. Childhood </w:t>
      </w:r>
      <w:proofErr w:type="spellStart"/>
      <w:r w:rsidRPr="0014018F">
        <w:rPr>
          <w:rFonts w:cs="Times New Roman"/>
          <w:szCs w:val="24"/>
          <w:lang w:val="en-US"/>
        </w:rPr>
        <w:t>leukaemia</w:t>
      </w:r>
      <w:proofErr w:type="spellEnd"/>
      <w:r w:rsidRPr="0014018F">
        <w:rPr>
          <w:rFonts w:cs="Times New Roman"/>
          <w:szCs w:val="24"/>
          <w:lang w:val="en-US"/>
        </w:rPr>
        <w:t xml:space="preserve"> subtypes. 2019a. https:// tinyurl.com/y3d6669e (accessed 13 </w:t>
      </w:r>
      <w:proofErr w:type="spellStart"/>
      <w:r w:rsidRPr="0014018F">
        <w:rPr>
          <w:rFonts w:cs="Times New Roman"/>
          <w:szCs w:val="24"/>
          <w:lang w:val="en-US"/>
        </w:rPr>
        <w:t>february</w:t>
      </w:r>
      <w:proofErr w:type="spellEnd"/>
      <w:r w:rsidRPr="0014018F">
        <w:rPr>
          <w:rFonts w:cs="Times New Roman"/>
          <w:szCs w:val="24"/>
          <w:lang w:val="en-US"/>
        </w:rPr>
        <w:t xml:space="preserve"> 2021)</w:t>
      </w:r>
    </w:p>
    <w:p w14:paraId="484DDEFE" w14:textId="77777777" w:rsidR="00A165E2" w:rsidRPr="0014018F" w:rsidRDefault="00A165E2" w:rsidP="00A165E2">
      <w:pPr>
        <w:spacing w:after="0" w:line="240" w:lineRule="auto"/>
        <w:rPr>
          <w:rFonts w:cs="Times New Roman"/>
          <w:szCs w:val="24"/>
          <w:lang w:val="en-US"/>
        </w:rPr>
      </w:pPr>
    </w:p>
    <w:p w14:paraId="6E707F53" w14:textId="77777777" w:rsidR="00A165E2" w:rsidRPr="0014018F" w:rsidRDefault="00A165E2" w:rsidP="00A165E2">
      <w:pPr>
        <w:spacing w:after="0" w:line="240" w:lineRule="auto"/>
        <w:rPr>
          <w:rFonts w:cs="Times New Roman"/>
          <w:szCs w:val="24"/>
          <w:lang w:val="en-US"/>
        </w:rPr>
      </w:pPr>
      <w:r w:rsidRPr="0014018F">
        <w:rPr>
          <w:rFonts w:cs="Times New Roman"/>
          <w:szCs w:val="24"/>
          <w:lang w:val="en-US"/>
        </w:rPr>
        <w:t xml:space="preserve">AMERICAN CANCER SOCIETY. Signs and symptoms of childhood </w:t>
      </w:r>
      <w:proofErr w:type="spellStart"/>
      <w:r w:rsidRPr="0014018F">
        <w:rPr>
          <w:rFonts w:cs="Times New Roman"/>
          <w:szCs w:val="24"/>
          <w:lang w:val="en-US"/>
        </w:rPr>
        <w:t>leukaemia</w:t>
      </w:r>
      <w:proofErr w:type="spellEnd"/>
      <w:r w:rsidRPr="0014018F">
        <w:rPr>
          <w:rFonts w:cs="Times New Roman"/>
          <w:szCs w:val="24"/>
          <w:lang w:val="en-US"/>
        </w:rPr>
        <w:t xml:space="preserve">. 2019b. https://tinyurl.com/yyt95z3o (accessed 13 </w:t>
      </w:r>
      <w:proofErr w:type="spellStart"/>
      <w:r w:rsidRPr="0014018F">
        <w:rPr>
          <w:rFonts w:cs="Times New Roman"/>
          <w:szCs w:val="24"/>
          <w:lang w:val="en-US"/>
        </w:rPr>
        <w:t>february</w:t>
      </w:r>
      <w:proofErr w:type="spellEnd"/>
      <w:r w:rsidRPr="0014018F">
        <w:rPr>
          <w:rFonts w:cs="Times New Roman"/>
          <w:szCs w:val="24"/>
          <w:lang w:val="en-US"/>
        </w:rPr>
        <w:t xml:space="preserve"> 2021)</w:t>
      </w:r>
    </w:p>
    <w:p w14:paraId="6CD1972C" w14:textId="77777777" w:rsidR="00A165E2" w:rsidRPr="0014018F" w:rsidRDefault="00A165E2" w:rsidP="00A165E2">
      <w:pPr>
        <w:spacing w:after="0" w:line="240" w:lineRule="auto"/>
        <w:rPr>
          <w:rFonts w:cs="Times New Roman"/>
          <w:szCs w:val="24"/>
          <w:lang w:val="en-US"/>
        </w:rPr>
      </w:pPr>
    </w:p>
    <w:p w14:paraId="3FA17549" w14:textId="12DC23DC"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AMINKENG, F.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Anthracycline-Induced Cardiotoxicity in Childhood Cancer. </w:t>
      </w:r>
      <w:r w:rsidRPr="0014018F">
        <w:rPr>
          <w:rFonts w:cs="Times New Roman"/>
          <w:b/>
          <w:bCs/>
          <w:noProof/>
          <w:szCs w:val="24"/>
          <w:lang w:val="en-US"/>
        </w:rPr>
        <w:t>Nat Genet.</w:t>
      </w:r>
      <w:r w:rsidRPr="0014018F">
        <w:rPr>
          <w:rFonts w:cs="Times New Roman"/>
          <w:noProof/>
          <w:szCs w:val="24"/>
          <w:lang w:val="en-US"/>
        </w:rPr>
        <w:t>, v. 47, n. 9, p. 1079–1084, 2015.</w:t>
      </w:r>
    </w:p>
    <w:p w14:paraId="301D4690" w14:textId="77777777" w:rsidR="00A165E2" w:rsidRPr="0014018F" w:rsidRDefault="00A165E2" w:rsidP="00A165E2">
      <w:pPr>
        <w:spacing w:after="0" w:line="240" w:lineRule="auto"/>
        <w:rPr>
          <w:rFonts w:cs="Times New Roman"/>
          <w:szCs w:val="24"/>
          <w:lang w:val="en-US"/>
        </w:rPr>
      </w:pPr>
    </w:p>
    <w:p w14:paraId="435F877F" w14:textId="21D0712E" w:rsidR="00A165E2" w:rsidRDefault="00A165E2" w:rsidP="00A165E2">
      <w:pPr>
        <w:pStyle w:val="Textodecomentrio"/>
        <w:spacing w:after="0"/>
        <w:rPr>
          <w:ins w:id="934" w:author="Luísa Jardim" w:date="2021-08-30T12:33:00Z"/>
          <w:rFonts w:cs="Times New Roman"/>
          <w:sz w:val="24"/>
          <w:szCs w:val="24"/>
          <w:shd w:val="clear" w:color="auto" w:fill="FCFCFC"/>
          <w:lang w:val="en-US"/>
        </w:rPr>
      </w:pPr>
      <w:r w:rsidRPr="008B6342">
        <w:rPr>
          <w:rFonts w:cs="Times New Roman"/>
          <w:sz w:val="24"/>
          <w:szCs w:val="24"/>
          <w:shd w:val="clear" w:color="auto" w:fill="FCFCFC"/>
          <w:lang w:val="en-US"/>
        </w:rPr>
        <w:t xml:space="preserve">ASSELIN, B.L. </w:t>
      </w:r>
      <w:r w:rsidR="00981419" w:rsidRPr="008B6342">
        <w:rPr>
          <w:rFonts w:cs="Times New Roman"/>
          <w:i/>
          <w:iCs/>
          <w:sz w:val="24"/>
          <w:szCs w:val="24"/>
          <w:shd w:val="clear" w:color="auto" w:fill="FCFCFC"/>
          <w:lang w:val="en-US"/>
        </w:rPr>
        <w:t>et al</w:t>
      </w:r>
      <w:r w:rsidRPr="008B6342">
        <w:rPr>
          <w:rFonts w:cs="Times New Roman"/>
          <w:sz w:val="24"/>
          <w:szCs w:val="24"/>
          <w:shd w:val="clear" w:color="auto" w:fill="FCFCFC"/>
          <w:lang w:val="en-US"/>
        </w:rPr>
        <w:t xml:space="preserve">. </w:t>
      </w:r>
      <w:r w:rsidRPr="0014018F">
        <w:rPr>
          <w:rFonts w:cs="Times New Roman"/>
          <w:sz w:val="24"/>
          <w:szCs w:val="24"/>
          <w:shd w:val="clear" w:color="auto" w:fill="FCFCFC"/>
          <w:lang w:val="en-US"/>
        </w:rPr>
        <w:t xml:space="preserve">Effectiveness of high-dose </w:t>
      </w:r>
      <w:proofErr w:type="spellStart"/>
      <w:r w:rsidRPr="0014018F">
        <w:rPr>
          <w:rFonts w:cs="Times New Roman"/>
          <w:sz w:val="24"/>
          <w:szCs w:val="24"/>
          <w:shd w:val="clear" w:color="auto" w:fill="FCFCFC"/>
          <w:lang w:val="en-US"/>
        </w:rPr>
        <w:t>metotrexate</w:t>
      </w:r>
      <w:proofErr w:type="spellEnd"/>
      <w:r w:rsidRPr="0014018F">
        <w:rPr>
          <w:rFonts w:cs="Times New Roman"/>
          <w:sz w:val="24"/>
          <w:szCs w:val="24"/>
          <w:shd w:val="clear" w:color="auto" w:fill="FCFCFC"/>
          <w:lang w:val="en-US"/>
        </w:rPr>
        <w:t xml:space="preserve"> in T-cell lymphoblastic leukemia and advanced stage lymphoblastic: a </w:t>
      </w:r>
      <w:proofErr w:type="spellStart"/>
      <w:r w:rsidRPr="0014018F">
        <w:rPr>
          <w:rFonts w:cs="Times New Roman"/>
          <w:sz w:val="24"/>
          <w:szCs w:val="24"/>
          <w:shd w:val="clear" w:color="auto" w:fill="FCFCFC"/>
          <w:lang w:val="en-US"/>
        </w:rPr>
        <w:t>randomizado</w:t>
      </w:r>
      <w:proofErr w:type="spellEnd"/>
      <w:r w:rsidRPr="0014018F">
        <w:rPr>
          <w:rFonts w:cs="Times New Roman"/>
          <w:sz w:val="24"/>
          <w:szCs w:val="24"/>
          <w:shd w:val="clear" w:color="auto" w:fill="FCFCFC"/>
          <w:lang w:val="en-US"/>
        </w:rPr>
        <w:t xml:space="preserve"> study by the </w:t>
      </w:r>
      <w:proofErr w:type="spellStart"/>
      <w:r w:rsidRPr="0014018F">
        <w:rPr>
          <w:rFonts w:cs="Times New Roman"/>
          <w:sz w:val="24"/>
          <w:szCs w:val="24"/>
          <w:shd w:val="clear" w:color="auto" w:fill="FCFCFC"/>
          <w:lang w:val="en-US"/>
        </w:rPr>
        <w:t>grupo</w:t>
      </w:r>
      <w:proofErr w:type="spellEnd"/>
      <w:r w:rsidRPr="0014018F">
        <w:rPr>
          <w:rFonts w:cs="Times New Roman"/>
          <w:sz w:val="24"/>
          <w:szCs w:val="24"/>
          <w:shd w:val="clear" w:color="auto" w:fill="FCFCFC"/>
          <w:lang w:val="en-US"/>
        </w:rPr>
        <w:t xml:space="preserve"> de </w:t>
      </w:r>
      <w:proofErr w:type="spellStart"/>
      <w:r w:rsidRPr="0014018F">
        <w:rPr>
          <w:rFonts w:cs="Times New Roman"/>
          <w:sz w:val="24"/>
          <w:szCs w:val="24"/>
          <w:shd w:val="clear" w:color="auto" w:fill="FCFCFC"/>
          <w:lang w:val="en-US"/>
        </w:rPr>
        <w:t>oncologia</w:t>
      </w:r>
      <w:proofErr w:type="spellEnd"/>
      <w:r w:rsidRPr="0014018F">
        <w:rPr>
          <w:rFonts w:cs="Times New Roman"/>
          <w:sz w:val="24"/>
          <w:szCs w:val="24"/>
          <w:shd w:val="clear" w:color="auto" w:fill="FCFCFC"/>
          <w:lang w:val="en-US"/>
        </w:rPr>
        <w:t xml:space="preserve"> </w:t>
      </w:r>
      <w:proofErr w:type="spellStart"/>
      <w:r w:rsidRPr="0014018F">
        <w:rPr>
          <w:rFonts w:cs="Times New Roman"/>
          <w:sz w:val="24"/>
          <w:szCs w:val="24"/>
          <w:shd w:val="clear" w:color="auto" w:fill="FCFCFC"/>
          <w:lang w:val="en-US"/>
        </w:rPr>
        <w:t>infantil</w:t>
      </w:r>
      <w:proofErr w:type="spellEnd"/>
      <w:r w:rsidRPr="0014018F">
        <w:rPr>
          <w:rFonts w:cs="Times New Roman"/>
          <w:sz w:val="24"/>
          <w:szCs w:val="24"/>
          <w:shd w:val="clear" w:color="auto" w:fill="FCFCFC"/>
          <w:lang w:val="en-US"/>
        </w:rPr>
        <w:t xml:space="preserve"> (POG 9404). </w:t>
      </w:r>
      <w:r w:rsidRPr="0014018F">
        <w:rPr>
          <w:rFonts w:cs="Times New Roman"/>
          <w:b/>
          <w:bCs/>
          <w:sz w:val="24"/>
          <w:szCs w:val="24"/>
          <w:shd w:val="clear" w:color="auto" w:fill="FCFCFC"/>
          <w:lang w:val="en-US"/>
        </w:rPr>
        <w:t>Blood</w:t>
      </w:r>
      <w:r w:rsidRPr="0014018F">
        <w:rPr>
          <w:rFonts w:cs="Times New Roman"/>
          <w:sz w:val="24"/>
          <w:szCs w:val="24"/>
          <w:shd w:val="clear" w:color="auto" w:fill="FCFCFC"/>
          <w:lang w:val="en-US"/>
        </w:rPr>
        <w:t>, v.118, n.4, p.874–883, 2011.</w:t>
      </w:r>
    </w:p>
    <w:p w14:paraId="5492BAC4" w14:textId="1C13CEDE" w:rsidR="00867920" w:rsidRDefault="00867920" w:rsidP="00A165E2">
      <w:pPr>
        <w:pStyle w:val="Textodecomentrio"/>
        <w:spacing w:after="0"/>
        <w:rPr>
          <w:ins w:id="935" w:author="Luísa Jardim" w:date="2021-08-30T12:33:00Z"/>
          <w:rFonts w:cs="Times New Roman"/>
          <w:sz w:val="24"/>
          <w:szCs w:val="24"/>
          <w:shd w:val="clear" w:color="auto" w:fill="FCFCFC"/>
          <w:lang w:val="en-US"/>
        </w:rPr>
      </w:pPr>
    </w:p>
    <w:p w14:paraId="3EF3D013" w14:textId="6417ABB5" w:rsidR="00867920" w:rsidRPr="00867920" w:rsidRDefault="00867920" w:rsidP="00A165E2">
      <w:pPr>
        <w:pStyle w:val="Textodecomentrio"/>
        <w:spacing w:after="0"/>
        <w:rPr>
          <w:rFonts w:cs="Times New Roman"/>
          <w:sz w:val="24"/>
          <w:szCs w:val="24"/>
          <w:shd w:val="clear" w:color="auto" w:fill="FCFCFC"/>
          <w:lang w:val="en-US"/>
        </w:rPr>
      </w:pPr>
      <w:ins w:id="936" w:author="Luísa Jardim" w:date="2021-08-30T12:33:00Z">
        <w:r w:rsidRPr="00867920">
          <w:rPr>
            <w:rFonts w:cs="Times New Roman"/>
            <w:color w:val="212121"/>
            <w:sz w:val="24"/>
            <w:szCs w:val="24"/>
            <w:shd w:val="clear" w:color="auto" w:fill="FFFFFF"/>
          </w:rPr>
          <w:t>AZIZ</w:t>
        </w:r>
        <w:r w:rsidRPr="00867920">
          <w:rPr>
            <w:rFonts w:cs="Times New Roman"/>
            <w:color w:val="212121"/>
            <w:sz w:val="24"/>
            <w:szCs w:val="24"/>
            <w:shd w:val="clear" w:color="auto" w:fill="FFFFFF"/>
            <w:rPrChange w:id="937" w:author="Luísa Jardim" w:date="2021-08-30T12:33:00Z">
              <w:rPr>
                <w:rFonts w:ascii="Segoe UI" w:hAnsi="Segoe UI" w:cs="Segoe UI"/>
                <w:color w:val="212121"/>
                <w:shd w:val="clear" w:color="auto" w:fill="FFFFFF"/>
              </w:rPr>
            </w:rPrChange>
          </w:rPr>
          <w:t xml:space="preserve">, Z et al. </w:t>
        </w:r>
        <w:proofErr w:type="spellStart"/>
        <w:r w:rsidRPr="00867920">
          <w:rPr>
            <w:rFonts w:cs="Times New Roman"/>
            <w:color w:val="212121"/>
            <w:sz w:val="24"/>
            <w:szCs w:val="24"/>
            <w:shd w:val="clear" w:color="auto" w:fill="FFFFFF"/>
            <w:rPrChange w:id="938" w:author="Luísa Jardim" w:date="2021-08-30T12:33:00Z">
              <w:rPr>
                <w:rFonts w:ascii="Segoe UI" w:hAnsi="Segoe UI" w:cs="Segoe UI"/>
                <w:color w:val="212121"/>
                <w:shd w:val="clear" w:color="auto" w:fill="FFFFFF"/>
              </w:rPr>
            </w:rPrChange>
          </w:rPr>
          <w:t>Modified</w:t>
        </w:r>
        <w:proofErr w:type="spellEnd"/>
        <w:r w:rsidRPr="00867920">
          <w:rPr>
            <w:rFonts w:cs="Times New Roman"/>
            <w:color w:val="212121"/>
            <w:sz w:val="24"/>
            <w:szCs w:val="24"/>
            <w:shd w:val="clear" w:color="auto" w:fill="FFFFFF"/>
            <w:rPrChange w:id="939" w:author="Luísa Jardim" w:date="2021-08-30T12:33:00Z">
              <w:rPr>
                <w:rFonts w:ascii="Segoe UI" w:hAnsi="Segoe UI" w:cs="Segoe UI"/>
                <w:color w:val="212121"/>
                <w:shd w:val="clear" w:color="auto" w:fill="FFFFFF"/>
              </w:rPr>
            </w:rPrChange>
          </w:rPr>
          <w:t xml:space="preserve"> BFM </w:t>
        </w:r>
        <w:proofErr w:type="spellStart"/>
        <w:r w:rsidRPr="00867920">
          <w:rPr>
            <w:rFonts w:cs="Times New Roman"/>
            <w:color w:val="212121"/>
            <w:sz w:val="24"/>
            <w:szCs w:val="24"/>
            <w:shd w:val="clear" w:color="auto" w:fill="FFFFFF"/>
            <w:rPrChange w:id="940" w:author="Luísa Jardim" w:date="2021-08-30T12:33:00Z">
              <w:rPr>
                <w:rFonts w:ascii="Segoe UI" w:hAnsi="Segoe UI" w:cs="Segoe UI"/>
                <w:color w:val="212121"/>
                <w:shd w:val="clear" w:color="auto" w:fill="FFFFFF"/>
              </w:rPr>
            </w:rPrChange>
          </w:rPr>
          <w:t>protocol</w:t>
        </w:r>
        <w:proofErr w:type="spellEnd"/>
        <w:r w:rsidRPr="00867920">
          <w:rPr>
            <w:rFonts w:cs="Times New Roman"/>
            <w:color w:val="212121"/>
            <w:sz w:val="24"/>
            <w:szCs w:val="24"/>
            <w:shd w:val="clear" w:color="auto" w:fill="FFFFFF"/>
            <w:rPrChange w:id="941" w:author="Luísa Jardim" w:date="2021-08-30T12:33:00Z">
              <w:rPr>
                <w:rFonts w:ascii="Segoe UI" w:hAnsi="Segoe UI" w:cs="Segoe UI"/>
                <w:color w:val="212121"/>
                <w:shd w:val="clear" w:color="auto" w:fill="FFFFFF"/>
              </w:rPr>
            </w:rPrChange>
          </w:rPr>
          <w:t xml:space="preserve"> for </w:t>
        </w:r>
        <w:proofErr w:type="spellStart"/>
        <w:r w:rsidRPr="00867920">
          <w:rPr>
            <w:rFonts w:cs="Times New Roman"/>
            <w:color w:val="212121"/>
            <w:sz w:val="24"/>
            <w:szCs w:val="24"/>
            <w:shd w:val="clear" w:color="auto" w:fill="FFFFFF"/>
            <w:rPrChange w:id="942" w:author="Luísa Jardim" w:date="2021-08-30T12:33:00Z">
              <w:rPr>
                <w:rFonts w:ascii="Segoe UI" w:hAnsi="Segoe UI" w:cs="Segoe UI"/>
                <w:color w:val="212121"/>
                <w:shd w:val="clear" w:color="auto" w:fill="FFFFFF"/>
              </w:rPr>
            </w:rPrChange>
          </w:rPr>
          <w:t>childhood</w:t>
        </w:r>
        <w:proofErr w:type="spellEnd"/>
        <w:r w:rsidRPr="00867920">
          <w:rPr>
            <w:rFonts w:cs="Times New Roman"/>
            <w:color w:val="212121"/>
            <w:sz w:val="24"/>
            <w:szCs w:val="24"/>
            <w:shd w:val="clear" w:color="auto" w:fill="FFFFFF"/>
            <w:rPrChange w:id="943" w:author="Luísa Jardim" w:date="2021-08-30T12:33:00Z">
              <w:rPr>
                <w:rFonts w:ascii="Segoe UI" w:hAnsi="Segoe UI" w:cs="Segoe UI"/>
                <w:color w:val="212121"/>
                <w:shd w:val="clear" w:color="auto" w:fill="FFFFFF"/>
              </w:rPr>
            </w:rPrChange>
          </w:rPr>
          <w:t xml:space="preserve"> </w:t>
        </w:r>
        <w:proofErr w:type="spellStart"/>
        <w:r w:rsidRPr="00867920">
          <w:rPr>
            <w:rFonts w:cs="Times New Roman"/>
            <w:color w:val="212121"/>
            <w:sz w:val="24"/>
            <w:szCs w:val="24"/>
            <w:shd w:val="clear" w:color="auto" w:fill="FFFFFF"/>
            <w:rPrChange w:id="944" w:author="Luísa Jardim" w:date="2021-08-30T12:33:00Z">
              <w:rPr>
                <w:rFonts w:ascii="Segoe UI" w:hAnsi="Segoe UI" w:cs="Segoe UI"/>
                <w:color w:val="212121"/>
                <w:shd w:val="clear" w:color="auto" w:fill="FFFFFF"/>
              </w:rPr>
            </w:rPrChange>
          </w:rPr>
          <w:t>acute</w:t>
        </w:r>
        <w:proofErr w:type="spellEnd"/>
        <w:r w:rsidRPr="00867920">
          <w:rPr>
            <w:rFonts w:cs="Times New Roman"/>
            <w:color w:val="212121"/>
            <w:sz w:val="24"/>
            <w:szCs w:val="24"/>
            <w:shd w:val="clear" w:color="auto" w:fill="FFFFFF"/>
            <w:rPrChange w:id="945" w:author="Luísa Jardim" w:date="2021-08-30T12:33:00Z">
              <w:rPr>
                <w:rFonts w:ascii="Segoe UI" w:hAnsi="Segoe UI" w:cs="Segoe UI"/>
                <w:color w:val="212121"/>
                <w:shd w:val="clear" w:color="auto" w:fill="FFFFFF"/>
              </w:rPr>
            </w:rPrChange>
          </w:rPr>
          <w:t xml:space="preserve"> </w:t>
        </w:r>
        <w:proofErr w:type="spellStart"/>
        <w:r w:rsidRPr="00867920">
          <w:rPr>
            <w:rFonts w:cs="Times New Roman"/>
            <w:color w:val="212121"/>
            <w:sz w:val="24"/>
            <w:szCs w:val="24"/>
            <w:shd w:val="clear" w:color="auto" w:fill="FFFFFF"/>
            <w:rPrChange w:id="946" w:author="Luísa Jardim" w:date="2021-08-30T12:33:00Z">
              <w:rPr>
                <w:rFonts w:ascii="Segoe UI" w:hAnsi="Segoe UI" w:cs="Segoe UI"/>
                <w:color w:val="212121"/>
                <w:shd w:val="clear" w:color="auto" w:fill="FFFFFF"/>
              </w:rPr>
            </w:rPrChange>
          </w:rPr>
          <w:t>lymphoblastic</w:t>
        </w:r>
        <w:proofErr w:type="spellEnd"/>
        <w:r w:rsidRPr="00867920">
          <w:rPr>
            <w:rFonts w:cs="Times New Roman"/>
            <w:color w:val="212121"/>
            <w:sz w:val="24"/>
            <w:szCs w:val="24"/>
            <w:shd w:val="clear" w:color="auto" w:fill="FFFFFF"/>
            <w:rPrChange w:id="947" w:author="Luísa Jardim" w:date="2021-08-30T12:33:00Z">
              <w:rPr>
                <w:rFonts w:ascii="Segoe UI" w:hAnsi="Segoe UI" w:cs="Segoe UI"/>
                <w:color w:val="212121"/>
                <w:shd w:val="clear" w:color="auto" w:fill="FFFFFF"/>
              </w:rPr>
            </w:rPrChange>
          </w:rPr>
          <w:t xml:space="preserve"> </w:t>
        </w:r>
        <w:proofErr w:type="spellStart"/>
        <w:r w:rsidRPr="00867920">
          <w:rPr>
            <w:rFonts w:cs="Times New Roman"/>
            <w:color w:val="212121"/>
            <w:sz w:val="24"/>
            <w:szCs w:val="24"/>
            <w:shd w:val="clear" w:color="auto" w:fill="FFFFFF"/>
            <w:rPrChange w:id="948" w:author="Luísa Jardim" w:date="2021-08-30T12:33:00Z">
              <w:rPr>
                <w:rFonts w:ascii="Segoe UI" w:hAnsi="Segoe UI" w:cs="Segoe UI"/>
                <w:color w:val="212121"/>
                <w:shd w:val="clear" w:color="auto" w:fill="FFFFFF"/>
              </w:rPr>
            </w:rPrChange>
          </w:rPr>
          <w:t>leukemia</w:t>
        </w:r>
        <w:proofErr w:type="spellEnd"/>
        <w:r w:rsidRPr="00867920">
          <w:rPr>
            <w:rFonts w:cs="Times New Roman"/>
            <w:color w:val="212121"/>
            <w:sz w:val="24"/>
            <w:szCs w:val="24"/>
            <w:shd w:val="clear" w:color="auto" w:fill="FFFFFF"/>
            <w:rPrChange w:id="949" w:author="Luísa Jardim" w:date="2021-08-30T12:33:00Z">
              <w:rPr>
                <w:rFonts w:ascii="Segoe UI" w:hAnsi="Segoe UI" w:cs="Segoe UI"/>
                <w:color w:val="212121"/>
                <w:shd w:val="clear" w:color="auto" w:fill="FFFFFF"/>
              </w:rPr>
            </w:rPrChange>
          </w:rPr>
          <w:t xml:space="preserve">: a </w:t>
        </w:r>
        <w:proofErr w:type="spellStart"/>
        <w:r w:rsidRPr="00867920">
          <w:rPr>
            <w:rFonts w:cs="Times New Roman"/>
            <w:color w:val="212121"/>
            <w:sz w:val="24"/>
            <w:szCs w:val="24"/>
            <w:shd w:val="clear" w:color="auto" w:fill="FFFFFF"/>
            <w:rPrChange w:id="950" w:author="Luísa Jardim" w:date="2021-08-30T12:33:00Z">
              <w:rPr>
                <w:rFonts w:ascii="Segoe UI" w:hAnsi="Segoe UI" w:cs="Segoe UI"/>
                <w:color w:val="212121"/>
                <w:shd w:val="clear" w:color="auto" w:fill="FFFFFF"/>
              </w:rPr>
            </w:rPrChange>
          </w:rPr>
          <w:t>retrospective</w:t>
        </w:r>
        <w:proofErr w:type="spellEnd"/>
        <w:r w:rsidRPr="00867920">
          <w:rPr>
            <w:rFonts w:cs="Times New Roman"/>
            <w:color w:val="212121"/>
            <w:sz w:val="24"/>
            <w:szCs w:val="24"/>
            <w:shd w:val="clear" w:color="auto" w:fill="FFFFFF"/>
            <w:rPrChange w:id="951" w:author="Luísa Jardim" w:date="2021-08-30T12:33:00Z">
              <w:rPr>
                <w:rFonts w:ascii="Segoe UI" w:hAnsi="Segoe UI" w:cs="Segoe UI"/>
                <w:color w:val="212121"/>
                <w:shd w:val="clear" w:color="auto" w:fill="FFFFFF"/>
              </w:rPr>
            </w:rPrChange>
          </w:rPr>
          <w:t xml:space="preserve"> </w:t>
        </w:r>
        <w:proofErr w:type="spellStart"/>
        <w:r w:rsidRPr="00867920">
          <w:rPr>
            <w:rFonts w:cs="Times New Roman"/>
            <w:color w:val="212121"/>
            <w:sz w:val="24"/>
            <w:szCs w:val="24"/>
            <w:shd w:val="clear" w:color="auto" w:fill="FFFFFF"/>
            <w:rPrChange w:id="952" w:author="Luísa Jardim" w:date="2021-08-30T12:33:00Z">
              <w:rPr>
                <w:rFonts w:ascii="Segoe UI" w:hAnsi="Segoe UI" w:cs="Segoe UI"/>
                <w:color w:val="212121"/>
                <w:shd w:val="clear" w:color="auto" w:fill="FFFFFF"/>
              </w:rPr>
            </w:rPrChange>
          </w:rPr>
          <w:t>analysis</w:t>
        </w:r>
        <w:proofErr w:type="spellEnd"/>
        <w:r w:rsidRPr="00867920">
          <w:rPr>
            <w:rFonts w:cs="Times New Roman"/>
            <w:color w:val="212121"/>
            <w:sz w:val="24"/>
            <w:szCs w:val="24"/>
            <w:shd w:val="clear" w:color="auto" w:fill="FFFFFF"/>
            <w:rPrChange w:id="953" w:author="Luísa Jardim" w:date="2021-08-30T12:33:00Z">
              <w:rPr>
                <w:rFonts w:ascii="Segoe UI" w:hAnsi="Segoe UI" w:cs="Segoe UI"/>
                <w:color w:val="212121"/>
                <w:shd w:val="clear" w:color="auto" w:fill="FFFFFF"/>
              </w:rPr>
            </w:rPrChange>
          </w:rPr>
          <w:t>. </w:t>
        </w:r>
        <w:r w:rsidRPr="00867920">
          <w:rPr>
            <w:rFonts w:cs="Times New Roman"/>
            <w:b/>
            <w:bCs/>
            <w:color w:val="212121"/>
            <w:sz w:val="24"/>
            <w:szCs w:val="24"/>
            <w:shd w:val="clear" w:color="auto" w:fill="FFFFFF"/>
            <w:rPrChange w:id="954" w:author="Luísa Jardim" w:date="2021-08-30T12:33:00Z">
              <w:rPr>
                <w:rFonts w:ascii="Segoe UI" w:hAnsi="Segoe UI" w:cs="Segoe UI"/>
                <w:i/>
                <w:iCs/>
                <w:color w:val="212121"/>
                <w:shd w:val="clear" w:color="auto" w:fill="FFFFFF"/>
              </w:rPr>
            </w:rPrChange>
          </w:rPr>
          <w:t xml:space="preserve">Medical </w:t>
        </w:r>
        <w:proofErr w:type="spellStart"/>
        <w:r w:rsidRPr="00867920">
          <w:rPr>
            <w:rFonts w:cs="Times New Roman"/>
            <w:b/>
            <w:bCs/>
            <w:color w:val="212121"/>
            <w:sz w:val="24"/>
            <w:szCs w:val="24"/>
            <w:shd w:val="clear" w:color="auto" w:fill="FFFFFF"/>
            <w:rPrChange w:id="955" w:author="Luísa Jardim" w:date="2021-08-30T12:33:00Z">
              <w:rPr>
                <w:rFonts w:ascii="Segoe UI" w:hAnsi="Segoe UI" w:cs="Segoe UI"/>
                <w:i/>
                <w:iCs/>
                <w:color w:val="212121"/>
                <w:shd w:val="clear" w:color="auto" w:fill="FFFFFF"/>
              </w:rPr>
            </w:rPrChange>
          </w:rPr>
          <w:t>and</w:t>
        </w:r>
        <w:proofErr w:type="spellEnd"/>
        <w:r w:rsidRPr="00867920">
          <w:rPr>
            <w:rFonts w:cs="Times New Roman"/>
            <w:b/>
            <w:bCs/>
            <w:color w:val="212121"/>
            <w:sz w:val="24"/>
            <w:szCs w:val="24"/>
            <w:shd w:val="clear" w:color="auto" w:fill="FFFFFF"/>
            <w:rPrChange w:id="956" w:author="Luísa Jardim" w:date="2021-08-30T12:33:00Z">
              <w:rPr>
                <w:rFonts w:ascii="Segoe UI" w:hAnsi="Segoe UI" w:cs="Segoe UI"/>
                <w:i/>
                <w:iCs/>
                <w:color w:val="212121"/>
                <w:shd w:val="clear" w:color="auto" w:fill="FFFFFF"/>
              </w:rPr>
            </w:rPrChange>
          </w:rPr>
          <w:t xml:space="preserve"> </w:t>
        </w:r>
        <w:proofErr w:type="spellStart"/>
        <w:r w:rsidRPr="00867920">
          <w:rPr>
            <w:rFonts w:cs="Times New Roman"/>
            <w:b/>
            <w:bCs/>
            <w:color w:val="212121"/>
            <w:sz w:val="24"/>
            <w:szCs w:val="24"/>
            <w:shd w:val="clear" w:color="auto" w:fill="FFFFFF"/>
            <w:rPrChange w:id="957" w:author="Luísa Jardim" w:date="2021-08-30T12:33:00Z">
              <w:rPr>
                <w:rFonts w:ascii="Segoe UI" w:hAnsi="Segoe UI" w:cs="Segoe UI"/>
                <w:i/>
                <w:iCs/>
                <w:color w:val="212121"/>
                <w:shd w:val="clear" w:color="auto" w:fill="FFFFFF"/>
              </w:rPr>
            </w:rPrChange>
          </w:rPr>
          <w:t>pediatric</w:t>
        </w:r>
        <w:proofErr w:type="spellEnd"/>
        <w:r w:rsidRPr="00867920">
          <w:rPr>
            <w:rFonts w:cs="Times New Roman"/>
            <w:b/>
            <w:bCs/>
            <w:color w:val="212121"/>
            <w:sz w:val="24"/>
            <w:szCs w:val="24"/>
            <w:shd w:val="clear" w:color="auto" w:fill="FFFFFF"/>
            <w:rPrChange w:id="958" w:author="Luísa Jardim" w:date="2021-08-30T12:33:00Z">
              <w:rPr>
                <w:rFonts w:ascii="Segoe UI" w:hAnsi="Segoe UI" w:cs="Segoe UI"/>
                <w:i/>
                <w:iCs/>
                <w:color w:val="212121"/>
                <w:shd w:val="clear" w:color="auto" w:fill="FFFFFF"/>
              </w:rPr>
            </w:rPrChange>
          </w:rPr>
          <w:t xml:space="preserve"> </w:t>
        </w:r>
        <w:proofErr w:type="spellStart"/>
        <w:r w:rsidRPr="00867920">
          <w:rPr>
            <w:rFonts w:cs="Times New Roman"/>
            <w:b/>
            <w:bCs/>
            <w:color w:val="212121"/>
            <w:sz w:val="24"/>
            <w:szCs w:val="24"/>
            <w:shd w:val="clear" w:color="auto" w:fill="FFFFFF"/>
            <w:rPrChange w:id="959" w:author="Luísa Jardim" w:date="2021-08-30T12:33:00Z">
              <w:rPr>
                <w:rFonts w:ascii="Segoe UI" w:hAnsi="Segoe UI" w:cs="Segoe UI"/>
                <w:i/>
                <w:iCs/>
                <w:color w:val="212121"/>
                <w:shd w:val="clear" w:color="auto" w:fill="FFFFFF"/>
              </w:rPr>
            </w:rPrChange>
          </w:rPr>
          <w:t>oncology</w:t>
        </w:r>
        <w:proofErr w:type="spellEnd"/>
        <w:r>
          <w:rPr>
            <w:rFonts w:cs="Times New Roman"/>
            <w:color w:val="212121"/>
            <w:sz w:val="24"/>
            <w:szCs w:val="24"/>
            <w:shd w:val="clear" w:color="auto" w:fill="FFFFFF"/>
          </w:rPr>
          <w:t>, v.</w:t>
        </w:r>
        <w:r w:rsidRPr="00867920">
          <w:rPr>
            <w:rFonts w:cs="Times New Roman"/>
            <w:color w:val="212121"/>
            <w:sz w:val="24"/>
            <w:szCs w:val="24"/>
            <w:shd w:val="clear" w:color="auto" w:fill="FFFFFF"/>
            <w:rPrChange w:id="960" w:author="Luísa Jardim" w:date="2021-08-30T12:33:00Z">
              <w:rPr>
                <w:rFonts w:ascii="Segoe UI" w:hAnsi="Segoe UI" w:cs="Segoe UI"/>
                <w:color w:val="212121"/>
                <w:shd w:val="clear" w:color="auto" w:fill="FFFFFF"/>
              </w:rPr>
            </w:rPrChange>
          </w:rPr>
          <w:t>28</w:t>
        </w:r>
        <w:r>
          <w:rPr>
            <w:rFonts w:cs="Times New Roman"/>
            <w:color w:val="212121"/>
            <w:sz w:val="24"/>
            <w:szCs w:val="24"/>
            <w:shd w:val="clear" w:color="auto" w:fill="FFFFFF"/>
          </w:rPr>
          <w:t>, n.</w:t>
        </w:r>
        <w:r w:rsidRPr="00867920">
          <w:rPr>
            <w:rFonts w:cs="Times New Roman"/>
            <w:color w:val="212121"/>
            <w:sz w:val="24"/>
            <w:szCs w:val="24"/>
            <w:shd w:val="clear" w:color="auto" w:fill="FFFFFF"/>
            <w:rPrChange w:id="961" w:author="Luísa Jardim" w:date="2021-08-30T12:33:00Z">
              <w:rPr>
                <w:rFonts w:ascii="Segoe UI" w:hAnsi="Segoe UI" w:cs="Segoe UI"/>
                <w:color w:val="212121"/>
                <w:shd w:val="clear" w:color="auto" w:fill="FFFFFF"/>
              </w:rPr>
            </w:rPrChange>
          </w:rPr>
          <w:t>1</w:t>
        </w:r>
        <w:r>
          <w:rPr>
            <w:rFonts w:cs="Times New Roman"/>
            <w:color w:val="212121"/>
            <w:sz w:val="24"/>
            <w:szCs w:val="24"/>
            <w:shd w:val="clear" w:color="auto" w:fill="FFFFFF"/>
          </w:rPr>
          <w:t xml:space="preserve">, </w:t>
        </w:r>
      </w:ins>
      <w:ins w:id="962" w:author="Luísa Jardim" w:date="2021-08-30T12:34:00Z">
        <w:r>
          <w:rPr>
            <w:rFonts w:cs="Times New Roman"/>
            <w:color w:val="212121"/>
            <w:sz w:val="24"/>
            <w:szCs w:val="24"/>
            <w:shd w:val="clear" w:color="auto" w:fill="FFFFFF"/>
          </w:rPr>
          <w:t>p.</w:t>
        </w:r>
      </w:ins>
      <w:ins w:id="963" w:author="Luísa Jardim" w:date="2021-08-30T12:33:00Z">
        <w:r w:rsidRPr="00867920">
          <w:rPr>
            <w:rFonts w:cs="Times New Roman"/>
            <w:color w:val="212121"/>
            <w:sz w:val="24"/>
            <w:szCs w:val="24"/>
            <w:shd w:val="clear" w:color="auto" w:fill="FFFFFF"/>
            <w:rPrChange w:id="964" w:author="Luísa Jardim" w:date="2021-08-30T12:33:00Z">
              <w:rPr>
                <w:rFonts w:ascii="Segoe UI" w:hAnsi="Segoe UI" w:cs="Segoe UI"/>
                <w:color w:val="212121"/>
                <w:shd w:val="clear" w:color="auto" w:fill="FFFFFF"/>
              </w:rPr>
            </w:rPrChange>
          </w:rPr>
          <w:t>48-53</w:t>
        </w:r>
      </w:ins>
      <w:ins w:id="965" w:author="Luísa Jardim" w:date="2021-08-30T12:34:00Z">
        <w:r>
          <w:rPr>
            <w:rFonts w:cs="Times New Roman"/>
            <w:color w:val="212121"/>
            <w:sz w:val="24"/>
            <w:szCs w:val="24"/>
            <w:shd w:val="clear" w:color="auto" w:fill="FFFFFF"/>
          </w:rPr>
          <w:t>, 1997.</w:t>
        </w:r>
      </w:ins>
    </w:p>
    <w:p w14:paraId="42DDE110" w14:textId="77777777" w:rsidR="00A165E2" w:rsidRPr="0014018F" w:rsidRDefault="00A165E2" w:rsidP="00A165E2">
      <w:pPr>
        <w:pStyle w:val="Textodecomentrio"/>
        <w:spacing w:after="0"/>
        <w:rPr>
          <w:rFonts w:cs="Times New Roman"/>
          <w:sz w:val="24"/>
          <w:szCs w:val="24"/>
          <w:lang w:val="en-US"/>
        </w:rPr>
      </w:pPr>
    </w:p>
    <w:p w14:paraId="550FF90E" w14:textId="68606EAB"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BASILE</w:t>
      </w:r>
      <w:r w:rsidR="007D540E">
        <w:rPr>
          <w:rFonts w:cs="Times New Roman"/>
          <w:szCs w:val="24"/>
          <w:lang w:val="en-US"/>
        </w:rPr>
        <w:t>,</w:t>
      </w:r>
      <w:r w:rsidRPr="0014018F">
        <w:rPr>
          <w:rFonts w:cs="Times New Roman"/>
          <w:szCs w:val="24"/>
          <w:lang w:val="en-US"/>
        </w:rPr>
        <w:t xml:space="preserve"> D. </w:t>
      </w:r>
      <w:r w:rsidR="00981419" w:rsidRPr="00981419">
        <w:rPr>
          <w:rFonts w:cs="Times New Roman"/>
          <w:i/>
          <w:iCs/>
          <w:szCs w:val="24"/>
          <w:lang w:val="en-US"/>
        </w:rPr>
        <w:t>et al</w:t>
      </w:r>
      <w:r w:rsidRPr="0014018F">
        <w:rPr>
          <w:rFonts w:cs="Times New Roman"/>
          <w:szCs w:val="24"/>
          <w:lang w:val="en-US"/>
        </w:rPr>
        <w:t xml:space="preserve">. Mucosal Injury during Anti-Cancer Treatment: From Pathobiology to Bedside. </w:t>
      </w:r>
      <w:r w:rsidRPr="0014018F">
        <w:rPr>
          <w:rFonts w:cs="Times New Roman"/>
          <w:b/>
          <w:bCs/>
          <w:szCs w:val="24"/>
          <w:lang w:val="en-US"/>
        </w:rPr>
        <w:t>Cancers</w:t>
      </w:r>
      <w:r w:rsidRPr="0014018F">
        <w:rPr>
          <w:rFonts w:cs="Times New Roman"/>
          <w:szCs w:val="24"/>
          <w:lang w:val="en-US"/>
        </w:rPr>
        <w:t>, v.11, p.857, 2019.</w:t>
      </w:r>
    </w:p>
    <w:p w14:paraId="60D26A8C" w14:textId="77777777" w:rsidR="00A165E2" w:rsidRPr="0014018F" w:rsidRDefault="00A165E2" w:rsidP="00A165E2">
      <w:pPr>
        <w:spacing w:after="0" w:line="240" w:lineRule="auto"/>
        <w:rPr>
          <w:rFonts w:cs="Times New Roman"/>
          <w:szCs w:val="24"/>
          <w:shd w:val="clear" w:color="auto" w:fill="FFFFFF"/>
          <w:lang w:val="en-US"/>
        </w:rPr>
      </w:pPr>
    </w:p>
    <w:p w14:paraId="034E5C3F" w14:textId="7E6329DD"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t xml:space="preserve">BEKTAŞ-KAYHAN, K. </w:t>
      </w:r>
      <w:r w:rsidR="00981419" w:rsidRPr="00981419">
        <w:rPr>
          <w:rFonts w:cs="Times New Roman"/>
          <w:i/>
          <w:iCs/>
          <w:szCs w:val="24"/>
          <w:shd w:val="clear" w:color="auto" w:fill="FFFFFF"/>
          <w:lang w:val="en-US"/>
        </w:rPr>
        <w:t xml:space="preserve">et </w:t>
      </w:r>
      <w:proofErr w:type="spellStart"/>
      <w:r w:rsidR="00981419" w:rsidRPr="00981419">
        <w:rPr>
          <w:rFonts w:cs="Times New Roman"/>
          <w:i/>
          <w:iCs/>
          <w:szCs w:val="24"/>
          <w:shd w:val="clear" w:color="auto" w:fill="FFFFFF"/>
          <w:lang w:val="en-US"/>
        </w:rPr>
        <w:t>al</w:t>
      </w:r>
      <w:r w:rsidRPr="0014018F">
        <w:rPr>
          <w:rFonts w:cs="Times New Roman"/>
          <w:szCs w:val="24"/>
          <w:shd w:val="clear" w:color="auto" w:fill="FFFFFF"/>
          <w:lang w:val="en-US"/>
        </w:rPr>
        <w:t>.H</w:t>
      </w:r>
      <w:proofErr w:type="spellEnd"/>
      <w:r w:rsidRPr="0014018F">
        <w:rPr>
          <w:rFonts w:cs="Times New Roman"/>
          <w:szCs w:val="24"/>
          <w:shd w:val="clear" w:color="auto" w:fill="FFFFFF"/>
          <w:lang w:val="en-US"/>
        </w:rPr>
        <w:t xml:space="preserve">. Is the MDR1 C3435T polymorphism responsible for oral mucositis in children with acute lymphoblastic leukemia? </w:t>
      </w:r>
      <w:r w:rsidRPr="0014018F">
        <w:rPr>
          <w:rFonts w:cs="Times New Roman"/>
          <w:b/>
          <w:bCs/>
          <w:szCs w:val="24"/>
          <w:shd w:val="clear" w:color="auto" w:fill="FFFFFF"/>
          <w:lang w:val="en-US"/>
        </w:rPr>
        <w:t xml:space="preserve">Asian Pac J Cancer </w:t>
      </w:r>
      <w:proofErr w:type="spellStart"/>
      <w:r w:rsidRPr="0014018F">
        <w:rPr>
          <w:rFonts w:cs="Times New Roman"/>
          <w:b/>
          <w:bCs/>
          <w:szCs w:val="24"/>
          <w:shd w:val="clear" w:color="auto" w:fill="FFFFFF"/>
          <w:lang w:val="en-US"/>
        </w:rPr>
        <w:t>Prev</w:t>
      </w:r>
      <w:proofErr w:type="spellEnd"/>
      <w:r w:rsidRPr="0014018F">
        <w:rPr>
          <w:rFonts w:cs="Times New Roman"/>
          <w:szCs w:val="24"/>
          <w:shd w:val="clear" w:color="auto" w:fill="FFFFFF"/>
          <w:lang w:val="en-US"/>
        </w:rPr>
        <w:t>, v.13, n.10, p.5251-5255. 2012.</w:t>
      </w:r>
    </w:p>
    <w:p w14:paraId="70359920" w14:textId="77777777" w:rsidR="00A165E2" w:rsidRPr="0014018F" w:rsidRDefault="00A165E2" w:rsidP="00A165E2">
      <w:pPr>
        <w:spacing w:after="0" w:line="240" w:lineRule="auto"/>
        <w:rPr>
          <w:rFonts w:cs="Times New Roman"/>
          <w:szCs w:val="24"/>
          <w:shd w:val="clear" w:color="auto" w:fill="FFFFFF"/>
          <w:lang w:val="en-US"/>
        </w:rPr>
      </w:pPr>
    </w:p>
    <w:p w14:paraId="5C6DA967" w14:textId="47AA543E" w:rsidR="00A165E2" w:rsidRDefault="00A165E2" w:rsidP="00A165E2">
      <w:pPr>
        <w:widowControl w:val="0"/>
        <w:autoSpaceDE w:val="0"/>
        <w:autoSpaceDN w:val="0"/>
        <w:adjustRightInd w:val="0"/>
        <w:spacing w:after="0" w:line="240" w:lineRule="auto"/>
        <w:rPr>
          <w:rFonts w:cs="Times New Roman"/>
          <w:noProof/>
          <w:szCs w:val="24"/>
          <w:lang w:val="en-US"/>
        </w:rPr>
      </w:pPr>
      <w:r w:rsidRPr="0014018F">
        <w:rPr>
          <w:rFonts w:cs="Times New Roman"/>
          <w:noProof/>
          <w:szCs w:val="24"/>
          <w:lang w:val="en-US"/>
        </w:rPr>
        <w:t xml:space="preserve">BOUVET, R. </w:t>
      </w:r>
      <w:r w:rsidR="00981419" w:rsidRPr="00981419">
        <w:rPr>
          <w:rFonts w:cs="Times New Roman"/>
          <w:i/>
          <w:iCs/>
          <w:noProof/>
          <w:szCs w:val="24"/>
          <w:lang w:val="en-US"/>
        </w:rPr>
        <w:t>et al</w:t>
      </w:r>
      <w:r w:rsidRPr="0014018F">
        <w:rPr>
          <w:rFonts w:cs="Times New Roman"/>
          <w:noProof/>
          <w:szCs w:val="24"/>
          <w:lang w:val="en-US"/>
        </w:rPr>
        <w:t xml:space="preserve">. Pharmfrag: An easy and fast multiplex pharmacogenetics assay to simultaneously analyze 9 genetic polymorphisms involved in response variability of anticancer drugs. </w:t>
      </w:r>
      <w:r w:rsidRPr="0014018F">
        <w:rPr>
          <w:rFonts w:cs="Times New Roman"/>
          <w:b/>
          <w:bCs/>
          <w:noProof/>
          <w:szCs w:val="24"/>
          <w:lang w:val="en-US"/>
        </w:rPr>
        <w:t>International Journal of Molecular Sciences</w:t>
      </w:r>
      <w:r w:rsidRPr="0014018F">
        <w:rPr>
          <w:rFonts w:cs="Times New Roman"/>
          <w:noProof/>
          <w:szCs w:val="24"/>
          <w:lang w:val="en-US"/>
        </w:rPr>
        <w:t xml:space="preserve">, v.21, n.24, p.1–12, 2020. </w:t>
      </w:r>
    </w:p>
    <w:p w14:paraId="6C6EAA29" w14:textId="77777777" w:rsidR="007D540E" w:rsidRPr="0014018F" w:rsidRDefault="007D540E" w:rsidP="00A165E2">
      <w:pPr>
        <w:widowControl w:val="0"/>
        <w:autoSpaceDE w:val="0"/>
        <w:autoSpaceDN w:val="0"/>
        <w:adjustRightInd w:val="0"/>
        <w:spacing w:after="0" w:line="240" w:lineRule="auto"/>
        <w:rPr>
          <w:rStyle w:val="Hyperlink"/>
          <w:rFonts w:cs="Times New Roman"/>
          <w:color w:val="auto"/>
          <w:szCs w:val="24"/>
          <w:lang w:val="en-US"/>
        </w:rPr>
      </w:pPr>
    </w:p>
    <w:p w14:paraId="7608C9AE" w14:textId="77777777" w:rsidR="00A165E2" w:rsidRPr="0014018F" w:rsidRDefault="00A165E2" w:rsidP="00A165E2">
      <w:pPr>
        <w:pStyle w:val="Textodecomentrio"/>
        <w:spacing w:after="0"/>
        <w:rPr>
          <w:rFonts w:cs="Times New Roman"/>
          <w:sz w:val="24"/>
          <w:szCs w:val="24"/>
          <w:shd w:val="clear" w:color="auto" w:fill="FFFFFF"/>
          <w:lang w:val="en-US"/>
        </w:rPr>
      </w:pPr>
      <w:r w:rsidRPr="0014018F">
        <w:rPr>
          <w:rFonts w:cs="Times New Roman"/>
          <w:sz w:val="24"/>
          <w:szCs w:val="24"/>
          <w:shd w:val="clear" w:color="auto" w:fill="FFFFFF"/>
          <w:lang w:val="en-US"/>
        </w:rPr>
        <w:t xml:space="preserve">BRAYLEY, J.; STANTON, L.K.; JENNER, L.; PAUL, S.P. </w:t>
      </w:r>
      <w:proofErr w:type="gramStart"/>
      <w:r w:rsidRPr="0014018F">
        <w:rPr>
          <w:rFonts w:cs="Times New Roman"/>
          <w:sz w:val="24"/>
          <w:szCs w:val="24"/>
          <w:shd w:val="clear" w:color="auto" w:fill="FFFFFF"/>
          <w:lang w:val="en-US"/>
        </w:rPr>
        <w:t>Recognition</w:t>
      </w:r>
      <w:proofErr w:type="gramEnd"/>
      <w:r w:rsidRPr="0014018F">
        <w:rPr>
          <w:rFonts w:cs="Times New Roman"/>
          <w:sz w:val="24"/>
          <w:szCs w:val="24"/>
          <w:shd w:val="clear" w:color="auto" w:fill="FFFFFF"/>
          <w:lang w:val="en-US"/>
        </w:rPr>
        <w:t xml:space="preserve"> and management of </w:t>
      </w:r>
      <w:proofErr w:type="spellStart"/>
      <w:r w:rsidRPr="0014018F">
        <w:rPr>
          <w:rFonts w:cs="Times New Roman"/>
          <w:sz w:val="24"/>
          <w:szCs w:val="24"/>
          <w:shd w:val="clear" w:color="auto" w:fill="FFFFFF"/>
          <w:lang w:val="en-US"/>
        </w:rPr>
        <w:t>leukaemia</w:t>
      </w:r>
      <w:proofErr w:type="spellEnd"/>
      <w:r w:rsidRPr="0014018F">
        <w:rPr>
          <w:rFonts w:cs="Times New Roman"/>
          <w:sz w:val="24"/>
          <w:szCs w:val="24"/>
          <w:shd w:val="clear" w:color="auto" w:fill="FFFFFF"/>
          <w:lang w:val="en-US"/>
        </w:rPr>
        <w:t xml:space="preserve"> in children. </w:t>
      </w:r>
      <w:r w:rsidRPr="0014018F">
        <w:rPr>
          <w:rFonts w:cs="Times New Roman"/>
          <w:b/>
          <w:bCs/>
          <w:sz w:val="24"/>
          <w:szCs w:val="24"/>
          <w:shd w:val="clear" w:color="auto" w:fill="FFFFFF"/>
          <w:lang w:val="en-US"/>
        </w:rPr>
        <w:t xml:space="preserve">Br J </w:t>
      </w:r>
      <w:proofErr w:type="spellStart"/>
      <w:r w:rsidRPr="0014018F">
        <w:rPr>
          <w:rFonts w:cs="Times New Roman"/>
          <w:b/>
          <w:bCs/>
          <w:sz w:val="24"/>
          <w:szCs w:val="24"/>
          <w:shd w:val="clear" w:color="auto" w:fill="FFFFFF"/>
          <w:lang w:val="en-US"/>
        </w:rPr>
        <w:t>Nurs</w:t>
      </w:r>
      <w:proofErr w:type="spellEnd"/>
      <w:r w:rsidRPr="0014018F">
        <w:rPr>
          <w:rFonts w:cs="Times New Roman"/>
          <w:sz w:val="24"/>
          <w:szCs w:val="24"/>
          <w:shd w:val="clear" w:color="auto" w:fill="FFFFFF"/>
          <w:lang w:val="en-US"/>
        </w:rPr>
        <w:t>, v.28, n.15, p.985-992, 2019.</w:t>
      </w:r>
    </w:p>
    <w:p w14:paraId="4A2E07C7" w14:textId="77777777" w:rsidR="00A165E2" w:rsidRPr="0014018F" w:rsidRDefault="00A165E2" w:rsidP="00A165E2">
      <w:pPr>
        <w:pStyle w:val="Textodecomentrio"/>
        <w:spacing w:after="0"/>
        <w:rPr>
          <w:rFonts w:cs="Times New Roman"/>
          <w:sz w:val="24"/>
          <w:szCs w:val="24"/>
          <w:shd w:val="clear" w:color="auto" w:fill="FFFFFF"/>
          <w:lang w:val="en-US"/>
        </w:rPr>
      </w:pPr>
    </w:p>
    <w:p w14:paraId="62ED48F7" w14:textId="77777777" w:rsidR="00A165E2" w:rsidRPr="0014018F" w:rsidRDefault="00A165E2" w:rsidP="00A165E2">
      <w:pPr>
        <w:pStyle w:val="Textodecomentrio"/>
        <w:spacing w:after="0"/>
        <w:rPr>
          <w:rFonts w:cs="Times New Roman"/>
          <w:noProof/>
          <w:sz w:val="24"/>
          <w:szCs w:val="24"/>
          <w:lang w:val="en-US"/>
        </w:rPr>
      </w:pPr>
      <w:r w:rsidRPr="0014018F">
        <w:rPr>
          <w:rFonts w:cs="Times New Roman"/>
          <w:noProof/>
          <w:sz w:val="24"/>
          <w:szCs w:val="24"/>
          <w:lang w:val="en-US"/>
        </w:rPr>
        <w:t xml:space="preserve">CAI, W.; WANG, Z. Introduction and Principles of Pharmacogenomics in Precision Medicine. </w:t>
      </w:r>
      <w:r w:rsidRPr="0014018F">
        <w:rPr>
          <w:rFonts w:cs="Times New Roman"/>
          <w:i/>
          <w:iCs/>
          <w:noProof/>
          <w:sz w:val="24"/>
          <w:szCs w:val="24"/>
          <w:lang w:val="en-US"/>
        </w:rPr>
        <w:t>In</w:t>
      </w:r>
      <w:r w:rsidRPr="0014018F">
        <w:rPr>
          <w:rFonts w:cs="Times New Roman"/>
          <w:noProof/>
          <w:sz w:val="24"/>
          <w:szCs w:val="24"/>
          <w:lang w:val="en-US"/>
        </w:rPr>
        <w:t xml:space="preserve">: SPRINGER NATURE SINGAPORE PTE LTD (org.). </w:t>
      </w:r>
      <w:r w:rsidRPr="0014018F">
        <w:rPr>
          <w:rFonts w:cs="Times New Roman"/>
          <w:b/>
          <w:bCs/>
          <w:noProof/>
          <w:sz w:val="24"/>
          <w:szCs w:val="24"/>
          <w:lang w:val="en-US"/>
        </w:rPr>
        <w:t>Pharmacogenomics in Precision Medicine</w:t>
      </w:r>
      <w:r w:rsidRPr="0014018F">
        <w:rPr>
          <w:rFonts w:cs="Times New Roman"/>
          <w:noProof/>
          <w:sz w:val="24"/>
          <w:szCs w:val="24"/>
          <w:lang w:val="en-US"/>
        </w:rPr>
        <w:t>. Singapore: Springer, Singapore, 2020. p. 1–19.</w:t>
      </w:r>
    </w:p>
    <w:p w14:paraId="4415063E" w14:textId="77777777" w:rsidR="00A165E2" w:rsidRPr="0014018F" w:rsidRDefault="00A165E2" w:rsidP="00A165E2">
      <w:pPr>
        <w:pStyle w:val="Textodecomentrio"/>
        <w:spacing w:after="0"/>
        <w:rPr>
          <w:rFonts w:cs="Times New Roman"/>
          <w:sz w:val="24"/>
          <w:szCs w:val="24"/>
          <w:shd w:val="clear" w:color="auto" w:fill="FFFFFF"/>
          <w:lang w:val="en-US"/>
        </w:rPr>
      </w:pPr>
    </w:p>
    <w:p w14:paraId="759D628B" w14:textId="77777777" w:rsidR="00A165E2" w:rsidRPr="0014018F" w:rsidRDefault="00A165E2" w:rsidP="00A165E2">
      <w:pPr>
        <w:pStyle w:val="Textodecomentrio"/>
        <w:spacing w:after="0"/>
        <w:rPr>
          <w:rFonts w:cs="Times New Roman"/>
          <w:sz w:val="24"/>
          <w:szCs w:val="24"/>
          <w:shd w:val="clear" w:color="auto" w:fill="FCFCFC"/>
          <w:lang w:val="en-US"/>
        </w:rPr>
      </w:pPr>
      <w:r w:rsidRPr="0014018F">
        <w:rPr>
          <w:rFonts w:cs="Times New Roman"/>
          <w:sz w:val="24"/>
          <w:szCs w:val="24"/>
          <w:shd w:val="clear" w:color="auto" w:fill="FCFCFC"/>
          <w:lang w:val="en-US"/>
        </w:rPr>
        <w:t xml:space="preserve">CANDEIAS, S.M.; GAIPL, U.S. The immune system in cancer prevention, </w:t>
      </w:r>
      <w:proofErr w:type="gramStart"/>
      <w:r w:rsidRPr="0014018F">
        <w:rPr>
          <w:rFonts w:cs="Times New Roman"/>
          <w:sz w:val="24"/>
          <w:szCs w:val="24"/>
          <w:shd w:val="clear" w:color="auto" w:fill="FCFCFC"/>
          <w:lang w:val="en-US"/>
        </w:rPr>
        <w:t>development</w:t>
      </w:r>
      <w:proofErr w:type="gramEnd"/>
      <w:r w:rsidRPr="0014018F">
        <w:rPr>
          <w:rFonts w:cs="Times New Roman"/>
          <w:sz w:val="24"/>
          <w:szCs w:val="24"/>
          <w:shd w:val="clear" w:color="auto" w:fill="FCFCFC"/>
          <w:lang w:val="en-US"/>
        </w:rPr>
        <w:t xml:space="preserve"> and therapy. </w:t>
      </w:r>
      <w:r w:rsidRPr="0014018F">
        <w:rPr>
          <w:rFonts w:cs="Times New Roman"/>
          <w:b/>
          <w:bCs/>
          <w:sz w:val="24"/>
          <w:szCs w:val="24"/>
          <w:shd w:val="clear" w:color="auto" w:fill="FCFCFC"/>
          <w:lang w:val="en-US"/>
        </w:rPr>
        <w:t>Anticancer Agents Med Chem</w:t>
      </w:r>
      <w:r w:rsidRPr="0014018F">
        <w:rPr>
          <w:rFonts w:cs="Times New Roman"/>
          <w:sz w:val="24"/>
          <w:szCs w:val="24"/>
          <w:shd w:val="clear" w:color="auto" w:fill="FCFCFC"/>
          <w:lang w:val="en-US"/>
        </w:rPr>
        <w:t>, v.16, p.101–107, 2016.</w:t>
      </w:r>
    </w:p>
    <w:p w14:paraId="31DA6F86" w14:textId="77777777" w:rsidR="00A165E2" w:rsidRPr="0014018F" w:rsidRDefault="00A165E2" w:rsidP="00A165E2">
      <w:pPr>
        <w:pStyle w:val="Textodecomentrio"/>
        <w:spacing w:after="0"/>
        <w:rPr>
          <w:rFonts w:cs="Times New Roman"/>
          <w:sz w:val="24"/>
          <w:szCs w:val="24"/>
          <w:shd w:val="clear" w:color="auto" w:fill="FCFCFC"/>
          <w:lang w:val="en-US"/>
        </w:rPr>
      </w:pPr>
    </w:p>
    <w:p w14:paraId="23F5396E" w14:textId="26745337" w:rsidR="00A165E2" w:rsidRPr="0014018F" w:rsidRDefault="00A165E2" w:rsidP="00A165E2">
      <w:pPr>
        <w:pStyle w:val="Textodecomentrio"/>
        <w:spacing w:after="0"/>
        <w:rPr>
          <w:rFonts w:cs="Times New Roman"/>
          <w:sz w:val="24"/>
          <w:szCs w:val="24"/>
          <w:lang w:val="en-US"/>
        </w:rPr>
      </w:pPr>
      <w:r w:rsidRPr="0014018F">
        <w:rPr>
          <w:rFonts w:cs="Times New Roman"/>
          <w:color w:val="212121"/>
          <w:sz w:val="24"/>
          <w:szCs w:val="24"/>
          <w:shd w:val="clear" w:color="auto" w:fill="FFFFFF"/>
          <w:lang w:val="en-US"/>
        </w:rPr>
        <w:lastRenderedPageBreak/>
        <w:t xml:space="preserve">CARONIA, D. </w:t>
      </w:r>
      <w:r w:rsidR="00981419" w:rsidRPr="00981419">
        <w:rPr>
          <w:rFonts w:cs="Times New Roman"/>
          <w:i/>
          <w:iCs/>
          <w:color w:val="212121"/>
          <w:sz w:val="24"/>
          <w:szCs w:val="24"/>
          <w:shd w:val="clear" w:color="auto" w:fill="FFFFFF"/>
          <w:lang w:val="en-US"/>
        </w:rPr>
        <w:t>et al</w:t>
      </w:r>
      <w:r w:rsidRPr="0014018F">
        <w:rPr>
          <w:rFonts w:cs="Times New Roman"/>
          <w:color w:val="212121"/>
          <w:sz w:val="24"/>
          <w:szCs w:val="24"/>
          <w:shd w:val="clear" w:color="auto" w:fill="FFFFFF"/>
          <w:lang w:val="en-US"/>
        </w:rPr>
        <w:t xml:space="preserve">. Effect of ABCB1 and ABCC3 polymorphisms on osteosarcoma survival after chemotherapy: a pharmacogenetic study. </w:t>
      </w:r>
      <w:proofErr w:type="spellStart"/>
      <w:r w:rsidRPr="0014018F">
        <w:rPr>
          <w:rFonts w:cs="Times New Roman"/>
          <w:b/>
          <w:bCs/>
          <w:color w:val="212121"/>
          <w:sz w:val="24"/>
          <w:szCs w:val="24"/>
          <w:shd w:val="clear" w:color="auto" w:fill="FFFFFF"/>
          <w:lang w:val="en-US"/>
        </w:rPr>
        <w:t>PLoS</w:t>
      </w:r>
      <w:proofErr w:type="spellEnd"/>
      <w:r w:rsidRPr="0014018F">
        <w:rPr>
          <w:rFonts w:cs="Times New Roman"/>
          <w:b/>
          <w:bCs/>
          <w:color w:val="212121"/>
          <w:sz w:val="24"/>
          <w:szCs w:val="24"/>
          <w:shd w:val="clear" w:color="auto" w:fill="FFFFFF"/>
          <w:lang w:val="en-US"/>
        </w:rPr>
        <w:t xml:space="preserve"> One</w:t>
      </w:r>
      <w:r w:rsidRPr="0014018F">
        <w:rPr>
          <w:rFonts w:cs="Times New Roman"/>
          <w:color w:val="212121"/>
          <w:sz w:val="24"/>
          <w:szCs w:val="24"/>
          <w:shd w:val="clear" w:color="auto" w:fill="FFFFFF"/>
          <w:lang w:val="en-US"/>
        </w:rPr>
        <w:t>, v.6, n.10, e26091, 2011. </w:t>
      </w:r>
    </w:p>
    <w:p w14:paraId="11A8EAF5" w14:textId="77777777" w:rsidR="00A165E2" w:rsidRPr="0014018F" w:rsidRDefault="00A165E2" w:rsidP="00A165E2">
      <w:pPr>
        <w:pStyle w:val="Textodecomentrio"/>
        <w:spacing w:after="0"/>
        <w:rPr>
          <w:rFonts w:cs="Times New Roman"/>
          <w:sz w:val="24"/>
          <w:szCs w:val="24"/>
          <w:lang w:val="en-US"/>
        </w:rPr>
      </w:pPr>
    </w:p>
    <w:p w14:paraId="0D5D4D6D" w14:textId="15090198"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 xml:space="preserve">CHANG, Y.H. </w:t>
      </w:r>
      <w:r w:rsidR="00981419" w:rsidRPr="00981419">
        <w:rPr>
          <w:rFonts w:cs="Times New Roman"/>
          <w:i/>
          <w:iCs/>
          <w:szCs w:val="24"/>
          <w:lang w:val="en-US"/>
        </w:rPr>
        <w:t>et al</w:t>
      </w:r>
      <w:r w:rsidRPr="0014018F">
        <w:rPr>
          <w:rFonts w:cs="Times New Roman"/>
          <w:szCs w:val="24"/>
          <w:lang w:val="en-US"/>
        </w:rPr>
        <w:t>. Effectiveness of parenteral glutamine</w:t>
      </w:r>
    </w:p>
    <w:p w14:paraId="4F700E83"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on methotrexate-induced oral mucositis in children with acute lymphoblastic</w:t>
      </w:r>
    </w:p>
    <w:p w14:paraId="18E98F1C" w14:textId="77777777" w:rsidR="00A165E2" w:rsidRPr="0014018F" w:rsidRDefault="00A165E2" w:rsidP="00A165E2">
      <w:pPr>
        <w:pStyle w:val="Textodecomentrio"/>
        <w:spacing w:after="0"/>
        <w:rPr>
          <w:rFonts w:cs="Times New Roman"/>
          <w:sz w:val="24"/>
          <w:szCs w:val="24"/>
        </w:rPr>
      </w:pPr>
      <w:proofErr w:type="spellStart"/>
      <w:r w:rsidRPr="0014018F">
        <w:rPr>
          <w:rFonts w:cs="Times New Roman"/>
          <w:sz w:val="24"/>
          <w:szCs w:val="24"/>
        </w:rPr>
        <w:t>leukemia</w:t>
      </w:r>
      <w:proofErr w:type="spellEnd"/>
      <w:r w:rsidRPr="0014018F">
        <w:rPr>
          <w:rFonts w:cs="Times New Roman"/>
          <w:sz w:val="24"/>
          <w:szCs w:val="24"/>
        </w:rPr>
        <w:t xml:space="preserve">. </w:t>
      </w:r>
      <w:proofErr w:type="spellStart"/>
      <w:r w:rsidRPr="0014018F">
        <w:rPr>
          <w:rFonts w:cs="Times New Roman"/>
          <w:b/>
          <w:bCs/>
          <w:sz w:val="24"/>
          <w:szCs w:val="24"/>
        </w:rPr>
        <w:t>Nutr</w:t>
      </w:r>
      <w:proofErr w:type="spellEnd"/>
      <w:r w:rsidRPr="0014018F">
        <w:rPr>
          <w:rFonts w:cs="Times New Roman"/>
          <w:b/>
          <w:bCs/>
          <w:sz w:val="24"/>
          <w:szCs w:val="24"/>
        </w:rPr>
        <w:t xml:space="preserve"> </w:t>
      </w:r>
      <w:proofErr w:type="spellStart"/>
      <w:proofErr w:type="gramStart"/>
      <w:r w:rsidRPr="0014018F">
        <w:rPr>
          <w:rFonts w:cs="Times New Roman"/>
          <w:b/>
          <w:bCs/>
          <w:sz w:val="24"/>
          <w:szCs w:val="24"/>
        </w:rPr>
        <w:t>Cancer</w:t>
      </w:r>
      <w:proofErr w:type="spellEnd"/>
      <w:r w:rsidRPr="0014018F">
        <w:rPr>
          <w:rFonts w:cs="Times New Roman"/>
          <w:b/>
          <w:bCs/>
          <w:sz w:val="24"/>
          <w:szCs w:val="24"/>
        </w:rPr>
        <w:t>,</w:t>
      </w:r>
      <w:r w:rsidRPr="0014018F">
        <w:rPr>
          <w:rFonts w:cs="Times New Roman"/>
          <w:sz w:val="24"/>
          <w:szCs w:val="24"/>
        </w:rPr>
        <w:t xml:space="preserve">  v.69</w:t>
      </w:r>
      <w:proofErr w:type="gramEnd"/>
      <w:r w:rsidRPr="0014018F">
        <w:rPr>
          <w:rFonts w:cs="Times New Roman"/>
          <w:sz w:val="24"/>
          <w:szCs w:val="24"/>
        </w:rPr>
        <w:t>, p.746–751, 2017.</w:t>
      </w:r>
    </w:p>
    <w:p w14:paraId="5323DEA4" w14:textId="77777777" w:rsidR="00A165E2" w:rsidRPr="0014018F" w:rsidRDefault="00A165E2" w:rsidP="00A165E2">
      <w:pPr>
        <w:spacing w:after="0" w:line="240" w:lineRule="auto"/>
        <w:rPr>
          <w:rFonts w:cs="Times New Roman"/>
          <w:szCs w:val="24"/>
        </w:rPr>
      </w:pPr>
    </w:p>
    <w:p w14:paraId="22211FA2" w14:textId="77777777" w:rsidR="00A165E2" w:rsidRPr="0014018F" w:rsidRDefault="00A165E2" w:rsidP="00A165E2">
      <w:pPr>
        <w:spacing w:after="0" w:line="240" w:lineRule="auto"/>
        <w:rPr>
          <w:rFonts w:eastAsia="Times New Roman" w:cs="Times New Roman"/>
          <w:szCs w:val="24"/>
          <w:lang w:val="en-US" w:eastAsia="pt-BR"/>
        </w:rPr>
      </w:pPr>
      <w:r w:rsidRPr="0014018F">
        <w:rPr>
          <w:rFonts w:cs="Times New Roman"/>
          <w:szCs w:val="24"/>
          <w:lang w:val="en-US"/>
        </w:rPr>
        <w:t xml:space="preserve">CHEN, Z.I.; AI, D.I. Cardiotoxicity associated with targeted cancer therapies. </w:t>
      </w:r>
      <w:r w:rsidRPr="0014018F">
        <w:rPr>
          <w:rFonts w:eastAsia="Times New Roman" w:cs="Times New Roman"/>
          <w:b/>
          <w:bCs/>
          <w:szCs w:val="24"/>
          <w:lang w:val="en-US" w:eastAsia="pt-BR"/>
        </w:rPr>
        <w:t>Mol Clin Oncol</w:t>
      </w:r>
      <w:r w:rsidRPr="0014018F">
        <w:rPr>
          <w:rFonts w:eastAsia="Times New Roman" w:cs="Times New Roman"/>
          <w:szCs w:val="24"/>
          <w:lang w:val="en-US" w:eastAsia="pt-BR"/>
        </w:rPr>
        <w:t>, v.4, p. 675-681, 2016.</w:t>
      </w:r>
    </w:p>
    <w:p w14:paraId="6BC74C76" w14:textId="77777777" w:rsidR="00A165E2" w:rsidRPr="0014018F" w:rsidRDefault="00A165E2" w:rsidP="00A165E2">
      <w:pPr>
        <w:spacing w:after="0" w:line="240" w:lineRule="auto"/>
        <w:rPr>
          <w:rFonts w:cs="Times New Roman"/>
          <w:szCs w:val="24"/>
          <w:lang w:val="en-US"/>
        </w:rPr>
      </w:pPr>
    </w:p>
    <w:p w14:paraId="57CD3710"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CHENG, K.K.; LEE, V.; LI, C.H.; YUEN, H.L.; EPSTEIN, J.B. Oral mucositis in pediatric and adolescent patients undergoing chemotherapy: the impact of symptoms on</w:t>
      </w:r>
    </w:p>
    <w:p w14:paraId="76C645BD" w14:textId="77777777" w:rsidR="00A165E2" w:rsidRPr="0014018F" w:rsidRDefault="00A165E2" w:rsidP="00A165E2">
      <w:pPr>
        <w:pStyle w:val="Textodecomentrio"/>
        <w:spacing w:after="0"/>
        <w:rPr>
          <w:rFonts w:cs="Times New Roman"/>
          <w:sz w:val="24"/>
          <w:szCs w:val="24"/>
          <w:lang w:val="en-US"/>
        </w:rPr>
      </w:pPr>
      <w:r w:rsidRPr="0014018F">
        <w:rPr>
          <w:rFonts w:cs="Times New Roman"/>
          <w:sz w:val="24"/>
          <w:szCs w:val="24"/>
          <w:lang w:val="en-US"/>
        </w:rPr>
        <w:t xml:space="preserve">quality of life. </w:t>
      </w:r>
      <w:r w:rsidRPr="0014018F">
        <w:rPr>
          <w:rFonts w:cs="Times New Roman"/>
          <w:b/>
          <w:bCs/>
          <w:sz w:val="24"/>
          <w:szCs w:val="24"/>
          <w:lang w:val="en-US"/>
        </w:rPr>
        <w:t>Support Care Cancer</w:t>
      </w:r>
      <w:r w:rsidRPr="0014018F">
        <w:rPr>
          <w:rFonts w:cs="Times New Roman"/>
          <w:sz w:val="24"/>
          <w:szCs w:val="24"/>
          <w:lang w:val="en-US"/>
        </w:rPr>
        <w:t>, v.20, p.2335-2342, 2012.</w:t>
      </w:r>
    </w:p>
    <w:p w14:paraId="2F6E5733" w14:textId="77777777" w:rsidR="00A165E2" w:rsidRPr="0014018F" w:rsidRDefault="00A165E2" w:rsidP="00A165E2">
      <w:pPr>
        <w:pStyle w:val="Textodecomentrio"/>
        <w:spacing w:after="0"/>
        <w:rPr>
          <w:rFonts w:cs="Times New Roman"/>
          <w:sz w:val="24"/>
          <w:szCs w:val="24"/>
          <w:lang w:val="en-US"/>
        </w:rPr>
      </w:pPr>
    </w:p>
    <w:p w14:paraId="37141CF7" w14:textId="25402A77" w:rsidR="00A165E2" w:rsidRPr="008B6342" w:rsidRDefault="00A165E2" w:rsidP="00A165E2">
      <w:pPr>
        <w:autoSpaceDE w:val="0"/>
        <w:autoSpaceDN w:val="0"/>
        <w:adjustRightInd w:val="0"/>
        <w:spacing w:after="0" w:line="240" w:lineRule="auto"/>
        <w:rPr>
          <w:rFonts w:cs="Times New Roman"/>
          <w:color w:val="131413"/>
          <w:szCs w:val="24"/>
          <w:lang w:val="en-US"/>
        </w:rPr>
      </w:pPr>
      <w:r w:rsidRPr="0014018F">
        <w:rPr>
          <w:rFonts w:cs="Times New Roman"/>
          <w:color w:val="131413"/>
          <w:szCs w:val="24"/>
          <w:lang w:val="en-US"/>
        </w:rPr>
        <w:t xml:space="preserve">CHENG, K.K. </w:t>
      </w:r>
      <w:r w:rsidR="00981419" w:rsidRPr="00981419">
        <w:rPr>
          <w:rFonts w:cs="Times New Roman"/>
          <w:i/>
          <w:iCs/>
          <w:color w:val="131413"/>
          <w:szCs w:val="24"/>
          <w:lang w:val="en-US"/>
        </w:rPr>
        <w:t>et al</w:t>
      </w:r>
      <w:r w:rsidRPr="0014018F">
        <w:rPr>
          <w:rFonts w:cs="Times New Roman"/>
          <w:color w:val="131413"/>
          <w:szCs w:val="24"/>
          <w:lang w:val="en-US"/>
        </w:rPr>
        <w:t xml:space="preserve">. Incidence and risk factors of oral mucositis in </w:t>
      </w:r>
      <w:proofErr w:type="spellStart"/>
      <w:r w:rsidRPr="0014018F">
        <w:rPr>
          <w:rFonts w:cs="Times New Roman"/>
          <w:color w:val="131413"/>
          <w:szCs w:val="24"/>
          <w:lang w:val="en-US"/>
        </w:rPr>
        <w:t>paediatric</w:t>
      </w:r>
      <w:proofErr w:type="spellEnd"/>
      <w:r w:rsidRPr="0014018F">
        <w:rPr>
          <w:rFonts w:cs="Times New Roman"/>
          <w:color w:val="131413"/>
          <w:szCs w:val="24"/>
          <w:lang w:val="en-US"/>
        </w:rPr>
        <w:t xml:space="preserve"> and adolescent patients undergoing chemotherapy. </w:t>
      </w:r>
      <w:r w:rsidRPr="008B6342">
        <w:rPr>
          <w:rFonts w:cs="Times New Roman"/>
          <w:b/>
          <w:bCs/>
          <w:color w:val="131413"/>
          <w:szCs w:val="24"/>
          <w:lang w:val="en-US"/>
        </w:rPr>
        <w:t>Oral Oncol</w:t>
      </w:r>
      <w:r w:rsidRPr="008B6342">
        <w:rPr>
          <w:rFonts w:cs="Times New Roman"/>
          <w:color w:val="131413"/>
          <w:szCs w:val="24"/>
          <w:lang w:val="en-US"/>
        </w:rPr>
        <w:t>, v.47, n.3, p.153–162, 2011.</w:t>
      </w:r>
    </w:p>
    <w:p w14:paraId="19A7F69E" w14:textId="77777777" w:rsidR="00A165E2" w:rsidRPr="0014018F" w:rsidRDefault="00A165E2" w:rsidP="00A165E2">
      <w:pPr>
        <w:pStyle w:val="Textodecomentrio"/>
        <w:spacing w:after="0"/>
        <w:rPr>
          <w:rFonts w:cs="Times New Roman"/>
          <w:sz w:val="24"/>
          <w:szCs w:val="24"/>
          <w:lang w:val="en-US"/>
        </w:rPr>
      </w:pPr>
    </w:p>
    <w:p w14:paraId="5BACB86E"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CIDON, E.U. Chemotherapy induced oral mucositis: prevention is possible.</w:t>
      </w:r>
    </w:p>
    <w:p w14:paraId="0C2C342C" w14:textId="77777777" w:rsidR="00A165E2" w:rsidRPr="0014018F" w:rsidRDefault="00A165E2" w:rsidP="00A165E2">
      <w:pPr>
        <w:pStyle w:val="Textodecomentrio"/>
        <w:spacing w:after="0"/>
        <w:rPr>
          <w:rFonts w:cs="Times New Roman"/>
          <w:sz w:val="24"/>
          <w:szCs w:val="24"/>
          <w:lang w:val="en-US"/>
        </w:rPr>
      </w:pPr>
      <w:r w:rsidRPr="0014018F">
        <w:rPr>
          <w:rFonts w:cs="Times New Roman"/>
          <w:b/>
          <w:bCs/>
          <w:sz w:val="24"/>
          <w:szCs w:val="24"/>
          <w:lang w:val="en-US"/>
        </w:rPr>
        <w:t>Chin Clin Oncol</w:t>
      </w:r>
      <w:r w:rsidRPr="0014018F">
        <w:rPr>
          <w:rFonts w:cs="Times New Roman"/>
          <w:sz w:val="24"/>
          <w:szCs w:val="24"/>
          <w:lang w:val="en-US"/>
        </w:rPr>
        <w:t>, v.7, p.6, 2018.</w:t>
      </w:r>
    </w:p>
    <w:p w14:paraId="16DA3828" w14:textId="77777777" w:rsidR="00A165E2" w:rsidRPr="0014018F" w:rsidRDefault="00A165E2" w:rsidP="00A165E2">
      <w:pPr>
        <w:pStyle w:val="Textodecomentrio"/>
        <w:spacing w:after="0"/>
        <w:rPr>
          <w:rFonts w:cs="Times New Roman"/>
          <w:sz w:val="24"/>
          <w:szCs w:val="24"/>
          <w:lang w:val="en-US"/>
        </w:rPr>
      </w:pPr>
    </w:p>
    <w:p w14:paraId="4CA90489" w14:textId="406F1B46" w:rsidR="00A165E2" w:rsidRDefault="00A165E2" w:rsidP="00A165E2">
      <w:pPr>
        <w:pStyle w:val="Textodecomentrio"/>
        <w:spacing w:after="0"/>
        <w:rPr>
          <w:ins w:id="966" w:author="Luísa Jardim" w:date="2021-08-30T12:44:00Z"/>
          <w:rFonts w:cs="Times New Roman"/>
          <w:sz w:val="24"/>
          <w:szCs w:val="24"/>
          <w:lang w:val="en-US"/>
        </w:rPr>
      </w:pPr>
      <w:r w:rsidRPr="008B6342">
        <w:rPr>
          <w:rFonts w:cs="Times New Roman"/>
          <w:color w:val="212121"/>
          <w:sz w:val="24"/>
          <w:szCs w:val="24"/>
          <w:shd w:val="clear" w:color="auto" w:fill="FFFFFF"/>
          <w:lang w:val="en-US"/>
        </w:rPr>
        <w:t xml:space="preserve">CINAUSERO, M. </w:t>
      </w:r>
      <w:r w:rsidR="00981419" w:rsidRPr="008B6342">
        <w:rPr>
          <w:rFonts w:cs="Times New Roman"/>
          <w:i/>
          <w:iCs/>
          <w:color w:val="212121"/>
          <w:sz w:val="24"/>
          <w:szCs w:val="24"/>
          <w:shd w:val="clear" w:color="auto" w:fill="FFFFFF"/>
          <w:lang w:val="en-US"/>
        </w:rPr>
        <w:t xml:space="preserve">et </w:t>
      </w:r>
      <w:proofErr w:type="spellStart"/>
      <w:proofErr w:type="gramStart"/>
      <w:r w:rsidR="00981419" w:rsidRPr="008B6342">
        <w:rPr>
          <w:rFonts w:cs="Times New Roman"/>
          <w:i/>
          <w:iCs/>
          <w:color w:val="212121"/>
          <w:sz w:val="24"/>
          <w:szCs w:val="24"/>
          <w:shd w:val="clear" w:color="auto" w:fill="FFFFFF"/>
          <w:lang w:val="en-US"/>
        </w:rPr>
        <w:t>al</w:t>
      </w:r>
      <w:r w:rsidRPr="008B6342">
        <w:rPr>
          <w:rFonts w:cs="Times New Roman"/>
          <w:color w:val="212121"/>
          <w:sz w:val="24"/>
          <w:szCs w:val="24"/>
          <w:shd w:val="clear" w:color="auto" w:fill="FFFFFF"/>
          <w:lang w:val="en-US"/>
        </w:rPr>
        <w:t>.New</w:t>
      </w:r>
      <w:proofErr w:type="spellEnd"/>
      <w:proofErr w:type="gramEnd"/>
      <w:r w:rsidRPr="008B6342">
        <w:rPr>
          <w:rFonts w:cs="Times New Roman"/>
          <w:color w:val="212121"/>
          <w:sz w:val="24"/>
          <w:szCs w:val="24"/>
          <w:shd w:val="clear" w:color="auto" w:fill="FFFFFF"/>
          <w:lang w:val="en-US"/>
        </w:rPr>
        <w:t xml:space="preserve"> Frontiers in the Pathobiology and Treatment of Cancer Regimen-Related Mucosal Injury. </w:t>
      </w:r>
      <w:r w:rsidRPr="008B6342">
        <w:rPr>
          <w:rFonts w:cs="Times New Roman"/>
          <w:b/>
          <w:bCs/>
          <w:color w:val="212121"/>
          <w:sz w:val="24"/>
          <w:szCs w:val="24"/>
          <w:shd w:val="clear" w:color="auto" w:fill="FFFFFF"/>
          <w:lang w:val="en-US"/>
        </w:rPr>
        <w:t>Frontiers in pharmacology, v.</w:t>
      </w:r>
      <w:r w:rsidRPr="008B6342">
        <w:rPr>
          <w:rFonts w:cs="Times New Roman"/>
          <w:color w:val="212121"/>
          <w:sz w:val="24"/>
          <w:szCs w:val="24"/>
          <w:shd w:val="clear" w:color="auto" w:fill="FFFFFF"/>
          <w:lang w:val="en-US"/>
        </w:rPr>
        <w:t>8, n.354, 2017</w:t>
      </w:r>
      <w:r w:rsidRPr="008B6342">
        <w:rPr>
          <w:rFonts w:cs="Times New Roman"/>
          <w:sz w:val="24"/>
          <w:szCs w:val="24"/>
          <w:lang w:val="en-US"/>
        </w:rPr>
        <w:tab/>
        <w:t>.</w:t>
      </w:r>
    </w:p>
    <w:p w14:paraId="01762A2B" w14:textId="2D3C7004" w:rsidR="002E3674" w:rsidRDefault="002E3674" w:rsidP="00A165E2">
      <w:pPr>
        <w:pStyle w:val="Textodecomentrio"/>
        <w:spacing w:after="0"/>
        <w:rPr>
          <w:ins w:id="967" w:author="Luísa Jardim" w:date="2021-08-30T12:44:00Z"/>
          <w:rFonts w:cs="Times New Roman"/>
          <w:sz w:val="24"/>
          <w:szCs w:val="24"/>
          <w:lang w:val="en-US"/>
        </w:rPr>
      </w:pPr>
    </w:p>
    <w:p w14:paraId="02A20C5F" w14:textId="5AAD98FF" w:rsidR="002E3674" w:rsidRPr="0014018F" w:rsidRDefault="002E3674" w:rsidP="00A165E2">
      <w:pPr>
        <w:pStyle w:val="Textodecomentrio"/>
        <w:spacing w:after="0"/>
        <w:rPr>
          <w:rFonts w:cs="Times New Roman"/>
          <w:sz w:val="24"/>
          <w:szCs w:val="24"/>
          <w:lang w:val="en-US"/>
        </w:rPr>
      </w:pPr>
      <w:ins w:id="968" w:author="Luísa Jardim" w:date="2021-08-30T12:44:00Z">
        <w:r>
          <w:rPr>
            <w:rFonts w:cs="Times New Roman"/>
            <w:sz w:val="24"/>
            <w:szCs w:val="24"/>
            <w:lang w:val="en-US"/>
          </w:rPr>
          <w:t xml:space="preserve">COG. </w:t>
        </w:r>
        <w:r w:rsidR="0020243C">
          <w:rPr>
            <w:rFonts w:cs="Times New Roman"/>
            <w:sz w:val="24"/>
            <w:szCs w:val="24"/>
            <w:lang w:val="en-US"/>
          </w:rPr>
          <w:t xml:space="preserve">Children’s Oncology Group. </w:t>
        </w:r>
        <w:proofErr w:type="spellStart"/>
        <w:r w:rsidR="0020243C">
          <w:rPr>
            <w:rFonts w:cs="Times New Roman"/>
            <w:sz w:val="24"/>
            <w:szCs w:val="24"/>
            <w:lang w:val="en-US"/>
          </w:rPr>
          <w:t>Disponíve</w:t>
        </w:r>
      </w:ins>
      <w:ins w:id="969" w:author="Luísa Jardim" w:date="2021-08-30T12:45:00Z">
        <w:r w:rsidR="0020243C">
          <w:rPr>
            <w:rFonts w:cs="Times New Roman"/>
            <w:sz w:val="24"/>
            <w:szCs w:val="24"/>
            <w:lang w:val="en-US"/>
          </w:rPr>
          <w:t>l</w:t>
        </w:r>
        <w:proofErr w:type="spellEnd"/>
        <w:r w:rsidR="0020243C">
          <w:rPr>
            <w:rFonts w:cs="Times New Roman"/>
            <w:sz w:val="24"/>
            <w:szCs w:val="24"/>
            <w:lang w:val="en-US"/>
          </w:rPr>
          <w:t xml:space="preserve"> </w:t>
        </w:r>
        <w:proofErr w:type="spellStart"/>
        <w:r w:rsidR="0020243C">
          <w:rPr>
            <w:rFonts w:cs="Times New Roman"/>
            <w:sz w:val="24"/>
            <w:szCs w:val="24"/>
            <w:lang w:val="en-US"/>
          </w:rPr>
          <w:t>em</w:t>
        </w:r>
        <w:proofErr w:type="spellEnd"/>
        <w:r w:rsidR="0020243C">
          <w:rPr>
            <w:rFonts w:cs="Times New Roman"/>
            <w:sz w:val="24"/>
            <w:szCs w:val="24"/>
            <w:lang w:val="en-US"/>
          </w:rPr>
          <w:t xml:space="preserve">: </w:t>
        </w:r>
        <w:r w:rsidR="005074CD">
          <w:rPr>
            <w:rFonts w:cs="Times New Roman"/>
            <w:sz w:val="24"/>
            <w:szCs w:val="24"/>
            <w:lang w:val="en-US"/>
          </w:rPr>
          <w:fldChar w:fldCharType="begin"/>
        </w:r>
        <w:r w:rsidR="005074CD">
          <w:rPr>
            <w:rFonts w:cs="Times New Roman"/>
            <w:sz w:val="24"/>
            <w:szCs w:val="24"/>
            <w:lang w:val="en-US"/>
          </w:rPr>
          <w:instrText xml:space="preserve"> HYPERLINK "</w:instrText>
        </w:r>
      </w:ins>
      <w:ins w:id="970" w:author="Luísa Jardim" w:date="2021-08-30T12:44:00Z">
        <w:r w:rsidR="005074CD" w:rsidRPr="005074CD">
          <w:rPr>
            <w:rPrChange w:id="971" w:author="Luísa Jardim" w:date="2021-08-30T12:45:00Z">
              <w:rPr>
                <w:rStyle w:val="Hyperlink"/>
                <w:rFonts w:cs="Times New Roman"/>
                <w:sz w:val="24"/>
                <w:szCs w:val="24"/>
                <w:lang w:val="en-US"/>
              </w:rPr>
            </w:rPrChange>
          </w:rPr>
          <w:instrText>https://www.childrensoncologygroup.org/</w:instrText>
        </w:r>
      </w:ins>
      <w:ins w:id="972" w:author="Luísa Jardim" w:date="2021-08-30T12:45:00Z">
        <w:r w:rsidR="005074CD">
          <w:rPr>
            <w:rFonts w:cs="Times New Roman"/>
            <w:sz w:val="24"/>
            <w:szCs w:val="24"/>
            <w:lang w:val="en-US"/>
          </w:rPr>
          <w:instrText xml:space="preserve">" </w:instrText>
        </w:r>
        <w:r w:rsidR="005074CD">
          <w:rPr>
            <w:rFonts w:cs="Times New Roman"/>
            <w:sz w:val="24"/>
            <w:szCs w:val="24"/>
            <w:lang w:val="en-US"/>
          </w:rPr>
          <w:fldChar w:fldCharType="separate"/>
        </w:r>
      </w:ins>
      <w:ins w:id="973" w:author="Luísa Jardim" w:date="2021-08-30T12:44:00Z">
        <w:r w:rsidR="005074CD" w:rsidRPr="00A07DE1">
          <w:rPr>
            <w:rStyle w:val="Hyperlink"/>
            <w:rFonts w:cs="Times New Roman"/>
            <w:sz w:val="24"/>
            <w:szCs w:val="24"/>
            <w:lang w:val="en-US"/>
          </w:rPr>
          <w:t>https://www.childrensoncologygroup.org/</w:t>
        </w:r>
      </w:ins>
      <w:ins w:id="974" w:author="Luísa Jardim" w:date="2021-08-30T12:45:00Z">
        <w:r w:rsidR="005074CD">
          <w:rPr>
            <w:rFonts w:cs="Times New Roman"/>
            <w:sz w:val="24"/>
            <w:szCs w:val="24"/>
            <w:lang w:val="en-US"/>
          </w:rPr>
          <w:fldChar w:fldCharType="end"/>
        </w:r>
      </w:ins>
      <w:ins w:id="975" w:author="Luísa Jardim" w:date="2021-08-30T12:44:00Z">
        <w:r w:rsidR="0020243C">
          <w:rPr>
            <w:rFonts w:cs="Times New Roman"/>
            <w:sz w:val="24"/>
            <w:szCs w:val="24"/>
            <w:lang w:val="en-US"/>
          </w:rPr>
          <w:t xml:space="preserve">. </w:t>
        </w:r>
      </w:ins>
      <w:proofErr w:type="spellStart"/>
      <w:ins w:id="976" w:author="Luísa Jardim" w:date="2021-08-30T12:45:00Z">
        <w:r w:rsidR="005074CD">
          <w:rPr>
            <w:rFonts w:cs="Times New Roman"/>
            <w:sz w:val="24"/>
            <w:szCs w:val="24"/>
            <w:lang w:val="en-US"/>
          </w:rPr>
          <w:t>Acesso</w:t>
        </w:r>
        <w:proofErr w:type="spellEnd"/>
        <w:r w:rsidR="005074CD">
          <w:rPr>
            <w:rFonts w:cs="Times New Roman"/>
            <w:sz w:val="24"/>
            <w:szCs w:val="24"/>
            <w:lang w:val="en-US"/>
          </w:rPr>
          <w:t xml:space="preserve"> </w:t>
        </w:r>
        <w:proofErr w:type="spellStart"/>
        <w:r w:rsidR="005074CD">
          <w:rPr>
            <w:rFonts w:cs="Times New Roman"/>
            <w:sz w:val="24"/>
            <w:szCs w:val="24"/>
            <w:lang w:val="en-US"/>
          </w:rPr>
          <w:t>em</w:t>
        </w:r>
        <w:proofErr w:type="spellEnd"/>
        <w:r w:rsidR="005074CD">
          <w:rPr>
            <w:rFonts w:cs="Times New Roman"/>
            <w:sz w:val="24"/>
            <w:szCs w:val="24"/>
            <w:lang w:val="en-US"/>
          </w:rPr>
          <w:t>: 30 de Agosto de 2021.</w:t>
        </w:r>
      </w:ins>
    </w:p>
    <w:p w14:paraId="0B1FE9D8" w14:textId="77777777" w:rsidR="00A165E2" w:rsidRPr="0014018F" w:rsidRDefault="00A165E2" w:rsidP="00A165E2">
      <w:pPr>
        <w:pStyle w:val="Textodecomentrio"/>
        <w:spacing w:after="0"/>
        <w:rPr>
          <w:rFonts w:cs="Times New Roman"/>
          <w:sz w:val="24"/>
          <w:szCs w:val="24"/>
          <w:lang w:val="en-US"/>
        </w:rPr>
      </w:pPr>
    </w:p>
    <w:p w14:paraId="46BEDE65" w14:textId="0BEC6B30"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CREWS, K. R.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Pharmacogenomics and individualized medicine: Translating science into practice. </w:t>
      </w:r>
      <w:r w:rsidRPr="0014018F">
        <w:rPr>
          <w:rFonts w:cs="Times New Roman"/>
          <w:b/>
          <w:bCs/>
          <w:noProof/>
          <w:szCs w:val="24"/>
          <w:lang w:val="en-US"/>
        </w:rPr>
        <w:t>Clinical Pharmacology and Therapeutics</w:t>
      </w:r>
      <w:r w:rsidRPr="0014018F">
        <w:rPr>
          <w:rFonts w:cs="Times New Roman"/>
          <w:noProof/>
          <w:szCs w:val="24"/>
          <w:lang w:val="en-US"/>
        </w:rPr>
        <w:t>,  v. 92, n. 4, p. 467–475, 2012.</w:t>
      </w:r>
    </w:p>
    <w:p w14:paraId="23669CB0" w14:textId="77777777" w:rsidR="00A165E2" w:rsidRPr="008B6342" w:rsidRDefault="00A165E2" w:rsidP="00A165E2">
      <w:pPr>
        <w:spacing w:after="0" w:line="240" w:lineRule="auto"/>
        <w:rPr>
          <w:rFonts w:cs="Times New Roman"/>
          <w:noProof/>
          <w:color w:val="000000"/>
          <w:szCs w:val="24"/>
          <w:shd w:val="clear" w:color="auto" w:fill="FFFFFF"/>
          <w:lang w:val="en-US"/>
        </w:rPr>
      </w:pPr>
    </w:p>
    <w:p w14:paraId="3295D72B" w14:textId="22CF4EF3"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CSORDAS, K.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Associations of novel genetic variations in the folate-related and ARID5B genes with the pharmacokinetics and toxicity of high-dose methotrexate in paediatric acute lymphoblastic leukaemia. </w:t>
      </w:r>
      <w:r w:rsidRPr="0014018F">
        <w:rPr>
          <w:rFonts w:cs="Times New Roman"/>
          <w:b/>
          <w:bCs/>
          <w:noProof/>
          <w:szCs w:val="24"/>
          <w:lang w:val="en-US"/>
        </w:rPr>
        <w:t>British Journal of Haematology</w:t>
      </w:r>
      <w:r w:rsidRPr="0014018F">
        <w:rPr>
          <w:rFonts w:cs="Times New Roman"/>
          <w:noProof/>
          <w:szCs w:val="24"/>
          <w:lang w:val="en-US"/>
        </w:rPr>
        <w:t>,  v. 166, n. 3, p. 410–420, 2014.</w:t>
      </w:r>
    </w:p>
    <w:p w14:paraId="396C4E2F" w14:textId="77777777" w:rsidR="00A165E2" w:rsidRPr="0014018F" w:rsidRDefault="00A165E2" w:rsidP="00A165E2">
      <w:pPr>
        <w:spacing w:after="0" w:line="240" w:lineRule="auto"/>
        <w:rPr>
          <w:rFonts w:cs="Times New Roman"/>
          <w:szCs w:val="24"/>
          <w:lang w:val="en-US"/>
        </w:rPr>
      </w:pPr>
    </w:p>
    <w:p w14:paraId="0B003872" w14:textId="5A13E000" w:rsidR="00A165E2" w:rsidRPr="008B6342" w:rsidRDefault="00A165E2" w:rsidP="00A165E2">
      <w:pPr>
        <w:spacing w:after="0" w:line="240" w:lineRule="auto"/>
        <w:rPr>
          <w:rFonts w:cs="Times New Roman"/>
          <w:color w:val="212121"/>
          <w:szCs w:val="24"/>
          <w:shd w:val="clear" w:color="auto" w:fill="FFFFFF"/>
          <w:lang w:val="en-US"/>
        </w:rPr>
      </w:pPr>
      <w:r w:rsidRPr="008B6342">
        <w:rPr>
          <w:rFonts w:cs="Times New Roman"/>
          <w:color w:val="212121"/>
          <w:szCs w:val="24"/>
          <w:shd w:val="clear" w:color="auto" w:fill="FFFFFF"/>
          <w:lang w:val="en-US"/>
        </w:rPr>
        <w:t xml:space="preserve">CURRA, M. </w:t>
      </w:r>
      <w:r w:rsidR="00981419" w:rsidRPr="008B6342">
        <w:rPr>
          <w:rFonts w:cs="Times New Roman"/>
          <w:i/>
          <w:iCs/>
          <w:color w:val="212121"/>
          <w:szCs w:val="24"/>
          <w:shd w:val="clear" w:color="auto" w:fill="FFFFFF"/>
          <w:lang w:val="en-US"/>
        </w:rPr>
        <w:t>et al</w:t>
      </w:r>
      <w:r w:rsidRPr="008B6342">
        <w:rPr>
          <w:rFonts w:cs="Times New Roman"/>
          <w:color w:val="212121"/>
          <w:szCs w:val="24"/>
          <w:shd w:val="clear" w:color="auto" w:fill="FFFFFF"/>
          <w:lang w:val="en-US"/>
        </w:rPr>
        <w:t xml:space="preserve">. Incidence and risk factors for oral mucositis in pediatric patients receiving chemotherapy. </w:t>
      </w:r>
      <w:r w:rsidRPr="008B6342">
        <w:rPr>
          <w:rFonts w:cs="Times New Roman"/>
          <w:b/>
          <w:bCs/>
          <w:color w:val="212121"/>
          <w:szCs w:val="24"/>
          <w:shd w:val="clear" w:color="auto" w:fill="FFFFFF"/>
          <w:lang w:val="en-US"/>
        </w:rPr>
        <w:t>Support Care Cancer</w:t>
      </w:r>
      <w:r w:rsidRPr="008B6342">
        <w:rPr>
          <w:rFonts w:cs="Times New Roman"/>
          <w:color w:val="212121"/>
          <w:szCs w:val="24"/>
          <w:shd w:val="clear" w:color="auto" w:fill="FFFFFF"/>
          <w:lang w:val="en-US"/>
        </w:rPr>
        <w:t xml:space="preserve">. </w:t>
      </w:r>
      <w:r w:rsidRPr="0014018F">
        <w:rPr>
          <w:rFonts w:cs="Times New Roman"/>
          <w:noProof/>
          <w:szCs w:val="24"/>
          <w:lang w:val="en-US"/>
        </w:rPr>
        <w:t>[</w:t>
      </w:r>
      <w:r w:rsidRPr="0014018F">
        <w:rPr>
          <w:rFonts w:cs="Times New Roman"/>
          <w:i/>
          <w:iCs/>
          <w:noProof/>
          <w:szCs w:val="24"/>
          <w:lang w:val="en-US"/>
        </w:rPr>
        <w:t>S. l.: s. n.</w:t>
      </w:r>
      <w:r w:rsidRPr="0014018F">
        <w:rPr>
          <w:rFonts w:cs="Times New Roman"/>
          <w:noProof/>
          <w:szCs w:val="24"/>
          <w:lang w:val="en-US"/>
        </w:rPr>
        <w:t>],</w:t>
      </w:r>
      <w:r w:rsidRPr="008B6342">
        <w:rPr>
          <w:rFonts w:cs="Times New Roman"/>
          <w:color w:val="212121"/>
          <w:szCs w:val="24"/>
          <w:shd w:val="clear" w:color="auto" w:fill="FFFFFF"/>
          <w:lang w:val="en-US"/>
        </w:rPr>
        <w:t xml:space="preserve"> 2021.</w:t>
      </w:r>
    </w:p>
    <w:p w14:paraId="228218F3" w14:textId="77777777" w:rsidR="00A165E2" w:rsidRPr="0014018F" w:rsidRDefault="00A165E2" w:rsidP="00A165E2">
      <w:pPr>
        <w:spacing w:after="0" w:line="240" w:lineRule="auto"/>
        <w:rPr>
          <w:rFonts w:cs="Times New Roman"/>
          <w:szCs w:val="24"/>
          <w:lang w:val="en-US"/>
        </w:rPr>
      </w:pPr>
    </w:p>
    <w:p w14:paraId="7403EA35" w14:textId="5D1CDDDF"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 xml:space="preserve">DEN HOED, M.A. </w:t>
      </w:r>
      <w:r w:rsidR="00981419" w:rsidRPr="00981419">
        <w:rPr>
          <w:rFonts w:cs="Times New Roman"/>
          <w:i/>
          <w:iCs/>
          <w:szCs w:val="24"/>
          <w:lang w:val="en-US"/>
        </w:rPr>
        <w:t>et al</w:t>
      </w:r>
      <w:r w:rsidRPr="0014018F">
        <w:rPr>
          <w:rFonts w:cs="Times New Roman"/>
          <w:szCs w:val="24"/>
          <w:lang w:val="en-US"/>
        </w:rPr>
        <w:t xml:space="preserve">. Genetic and metabolic determinants of methotrexate-induced mucositis in pediatric acute lymphoblastic leukemia. </w:t>
      </w:r>
      <w:r w:rsidRPr="0014018F">
        <w:rPr>
          <w:rFonts w:cs="Times New Roman"/>
          <w:b/>
          <w:bCs/>
          <w:szCs w:val="24"/>
          <w:lang w:val="en-US"/>
        </w:rPr>
        <w:t>Pharmacogenomics J</w:t>
      </w:r>
      <w:r w:rsidRPr="0014018F">
        <w:rPr>
          <w:rFonts w:cs="Times New Roman"/>
          <w:szCs w:val="24"/>
          <w:lang w:val="en-US"/>
        </w:rPr>
        <w:t>, v.15, p.248-54, 2015.</w:t>
      </w:r>
    </w:p>
    <w:p w14:paraId="553CDB7A" w14:textId="77777777" w:rsidR="00A165E2" w:rsidRPr="0014018F" w:rsidRDefault="00A165E2" w:rsidP="00A165E2">
      <w:pPr>
        <w:spacing w:after="0" w:line="240" w:lineRule="auto"/>
        <w:rPr>
          <w:rFonts w:cs="Times New Roman"/>
          <w:szCs w:val="24"/>
          <w:lang w:val="en-US"/>
        </w:rPr>
      </w:pPr>
    </w:p>
    <w:p w14:paraId="1ABCCAA3" w14:textId="77777777" w:rsidR="00A165E2" w:rsidRPr="0014018F" w:rsidRDefault="00A165E2" w:rsidP="00A165E2">
      <w:pPr>
        <w:spacing w:after="0" w:line="240" w:lineRule="auto"/>
        <w:rPr>
          <w:rFonts w:cs="Times New Roman"/>
          <w:szCs w:val="24"/>
          <w:lang w:val="en-US"/>
        </w:rPr>
      </w:pPr>
      <w:r w:rsidRPr="0014018F">
        <w:rPr>
          <w:rFonts w:cs="Times New Roman"/>
          <w:szCs w:val="24"/>
          <w:lang w:val="en-US"/>
        </w:rPr>
        <w:t xml:space="preserve">DENARD, B.; LEE, C.; YE, J. Doxorubicin blocks proliferation of cancer cells through proteolytic activation of CREB3L1 </w:t>
      </w:r>
      <w:proofErr w:type="spellStart"/>
      <w:r w:rsidRPr="0014018F">
        <w:rPr>
          <w:rFonts w:cs="Times New Roman"/>
          <w:b/>
          <w:bCs/>
          <w:szCs w:val="24"/>
          <w:lang w:val="en-US"/>
        </w:rPr>
        <w:t>Elife</w:t>
      </w:r>
      <w:proofErr w:type="spellEnd"/>
      <w:r w:rsidRPr="0014018F">
        <w:rPr>
          <w:rFonts w:cs="Times New Roman"/>
          <w:b/>
          <w:bCs/>
          <w:szCs w:val="24"/>
          <w:lang w:val="en-US"/>
        </w:rPr>
        <w:t>, </w:t>
      </w:r>
      <w:r w:rsidRPr="0014018F">
        <w:rPr>
          <w:rFonts w:cs="Times New Roman"/>
          <w:szCs w:val="24"/>
          <w:lang w:val="en-US"/>
        </w:rPr>
        <w:t>v.1, p.</w:t>
      </w:r>
      <w:r w:rsidRPr="0014018F">
        <w:rPr>
          <w:rFonts w:cs="Times New Roman"/>
          <w:color w:val="000000"/>
          <w:szCs w:val="24"/>
          <w:shd w:val="clear" w:color="auto" w:fill="FFFFFF"/>
          <w:lang w:val="en-US"/>
        </w:rPr>
        <w:t xml:space="preserve">  e00090,</w:t>
      </w:r>
      <w:r w:rsidRPr="0014018F">
        <w:rPr>
          <w:rFonts w:cs="Times New Roman"/>
          <w:szCs w:val="24"/>
          <w:lang w:val="en-US"/>
        </w:rPr>
        <w:t xml:space="preserve"> 2012.</w:t>
      </w:r>
    </w:p>
    <w:p w14:paraId="57B69798" w14:textId="77777777" w:rsidR="00A165E2" w:rsidRPr="0014018F" w:rsidRDefault="00A165E2" w:rsidP="00A165E2">
      <w:pPr>
        <w:spacing w:after="0" w:line="240" w:lineRule="auto"/>
        <w:rPr>
          <w:rFonts w:cs="Times New Roman"/>
          <w:szCs w:val="24"/>
          <w:lang w:val="en-US"/>
        </w:rPr>
      </w:pPr>
    </w:p>
    <w:p w14:paraId="12E28DE5" w14:textId="77777777" w:rsidR="00A165E2" w:rsidRPr="008B6342" w:rsidRDefault="00A165E2" w:rsidP="00A165E2">
      <w:pPr>
        <w:spacing w:after="0" w:line="240" w:lineRule="auto"/>
        <w:rPr>
          <w:rFonts w:cs="Times New Roman"/>
          <w:szCs w:val="24"/>
          <w:lang w:val="en-US"/>
        </w:rPr>
      </w:pPr>
      <w:r w:rsidRPr="008B6342">
        <w:rPr>
          <w:rFonts w:cs="Times New Roman"/>
          <w:szCs w:val="24"/>
          <w:lang w:val="en-US"/>
        </w:rPr>
        <w:t xml:space="preserve">EDUARDO, P.F. Severity of oral mucositis in patients undergoing hematopoietic cell transplantation and an oral laser phototherapy protocol: a survey of 30 patients. </w:t>
      </w:r>
      <w:proofErr w:type="spellStart"/>
      <w:r w:rsidRPr="008B6342">
        <w:rPr>
          <w:rFonts w:cs="Times New Roman"/>
          <w:b/>
          <w:bCs/>
          <w:szCs w:val="24"/>
          <w:lang w:val="en-US"/>
        </w:rPr>
        <w:t>Photomed</w:t>
      </w:r>
      <w:proofErr w:type="spellEnd"/>
      <w:r w:rsidRPr="008B6342">
        <w:rPr>
          <w:rFonts w:cs="Times New Roman"/>
          <w:b/>
          <w:bCs/>
          <w:szCs w:val="24"/>
          <w:lang w:val="en-US"/>
        </w:rPr>
        <w:t xml:space="preserve"> Laser Surg</w:t>
      </w:r>
      <w:r w:rsidRPr="008B6342">
        <w:rPr>
          <w:rFonts w:cs="Times New Roman"/>
          <w:szCs w:val="24"/>
          <w:lang w:val="en-US"/>
        </w:rPr>
        <w:t>, v.27, p.137-144, 2009.</w:t>
      </w:r>
    </w:p>
    <w:p w14:paraId="186A3E58" w14:textId="77777777" w:rsidR="00A165E2" w:rsidRPr="0014018F" w:rsidRDefault="00A165E2" w:rsidP="00A165E2">
      <w:pPr>
        <w:spacing w:after="0" w:line="240" w:lineRule="auto"/>
        <w:rPr>
          <w:rFonts w:cs="Times New Roman"/>
          <w:szCs w:val="24"/>
          <w:lang w:val="en-US"/>
        </w:rPr>
      </w:pPr>
    </w:p>
    <w:p w14:paraId="3EE679A1" w14:textId="77777777"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lastRenderedPageBreak/>
        <w:t xml:space="preserve">ELGARTEN, C.W.; APLENC, R. Pediatric acute myeloid leukemia: updates on biology, risk stratification, and therapy. </w:t>
      </w:r>
      <w:proofErr w:type="spellStart"/>
      <w:r w:rsidRPr="0014018F">
        <w:rPr>
          <w:rFonts w:cs="Times New Roman"/>
          <w:b/>
          <w:bCs/>
          <w:szCs w:val="24"/>
          <w:shd w:val="clear" w:color="auto" w:fill="FFFFFF"/>
          <w:lang w:val="en-US"/>
        </w:rPr>
        <w:t>Curr</w:t>
      </w:r>
      <w:proofErr w:type="spellEnd"/>
      <w:r w:rsidRPr="0014018F">
        <w:rPr>
          <w:rFonts w:cs="Times New Roman"/>
          <w:b/>
          <w:bCs/>
          <w:szCs w:val="24"/>
          <w:shd w:val="clear" w:color="auto" w:fill="FFFFFF"/>
          <w:lang w:val="en-US"/>
        </w:rPr>
        <w:t xml:space="preserve"> </w:t>
      </w:r>
      <w:proofErr w:type="spellStart"/>
      <w:r w:rsidRPr="0014018F">
        <w:rPr>
          <w:rFonts w:cs="Times New Roman"/>
          <w:b/>
          <w:bCs/>
          <w:szCs w:val="24"/>
          <w:shd w:val="clear" w:color="auto" w:fill="FFFFFF"/>
          <w:lang w:val="en-US"/>
        </w:rPr>
        <w:t>Opin</w:t>
      </w:r>
      <w:proofErr w:type="spellEnd"/>
      <w:r w:rsidRPr="0014018F">
        <w:rPr>
          <w:rFonts w:cs="Times New Roman"/>
          <w:b/>
          <w:bCs/>
          <w:szCs w:val="24"/>
          <w:shd w:val="clear" w:color="auto" w:fill="FFFFFF"/>
          <w:lang w:val="en-US"/>
        </w:rPr>
        <w:t xml:space="preserve"> </w:t>
      </w:r>
      <w:proofErr w:type="spellStart"/>
      <w:r w:rsidRPr="0014018F">
        <w:rPr>
          <w:rFonts w:cs="Times New Roman"/>
          <w:b/>
          <w:bCs/>
          <w:szCs w:val="24"/>
          <w:shd w:val="clear" w:color="auto" w:fill="FFFFFF"/>
          <w:lang w:val="en-US"/>
        </w:rPr>
        <w:t>Pediatr</w:t>
      </w:r>
      <w:proofErr w:type="spellEnd"/>
      <w:r w:rsidRPr="0014018F">
        <w:rPr>
          <w:rFonts w:cs="Times New Roman"/>
          <w:b/>
          <w:bCs/>
          <w:szCs w:val="24"/>
          <w:shd w:val="clear" w:color="auto" w:fill="FFFFFF"/>
          <w:lang w:val="en-US"/>
        </w:rPr>
        <w:t>,</w:t>
      </w:r>
      <w:r w:rsidRPr="0014018F">
        <w:rPr>
          <w:rFonts w:cs="Times New Roman"/>
          <w:szCs w:val="24"/>
          <w:shd w:val="clear" w:color="auto" w:fill="FFFFFF"/>
          <w:lang w:val="en-US"/>
        </w:rPr>
        <w:t xml:space="preserve"> v.32, n.1, p.57-66, 2020.</w:t>
      </w:r>
    </w:p>
    <w:p w14:paraId="2AD4F027" w14:textId="77777777" w:rsidR="00A165E2" w:rsidRPr="0014018F" w:rsidRDefault="00A165E2" w:rsidP="00A165E2">
      <w:pPr>
        <w:spacing w:after="0" w:line="240" w:lineRule="auto"/>
        <w:rPr>
          <w:rFonts w:cs="Times New Roman"/>
          <w:szCs w:val="24"/>
          <w:shd w:val="clear" w:color="auto" w:fill="FFFFFF"/>
          <w:lang w:val="en-US"/>
        </w:rPr>
      </w:pPr>
    </w:p>
    <w:p w14:paraId="460DD9C4" w14:textId="77777777"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ELZAGALLAAI, A. A.; CARLETON, B. C.; RIEDER, M. J. Pharmacogenomics in Pediatric Oncology: Mitigating Adverse Drug Reactions While Preserving Efficacy. </w:t>
      </w:r>
      <w:r w:rsidRPr="0014018F">
        <w:rPr>
          <w:rFonts w:cs="Times New Roman"/>
          <w:b/>
          <w:bCs/>
          <w:noProof/>
          <w:szCs w:val="24"/>
          <w:lang w:val="en-US"/>
        </w:rPr>
        <w:t>Annual Review of Pharmacology and Toxicology</w:t>
      </w:r>
      <w:r w:rsidRPr="0014018F">
        <w:rPr>
          <w:rFonts w:cs="Times New Roman"/>
          <w:noProof/>
          <w:szCs w:val="24"/>
          <w:lang w:val="en-US"/>
        </w:rPr>
        <w:t>,  v. 61, n. 1, p. 1–21, 2021.</w:t>
      </w:r>
    </w:p>
    <w:p w14:paraId="1C6806A0" w14:textId="77777777" w:rsidR="00A165E2" w:rsidRPr="0014018F" w:rsidRDefault="00A165E2" w:rsidP="00A165E2">
      <w:pPr>
        <w:spacing w:after="0" w:line="240" w:lineRule="auto"/>
        <w:rPr>
          <w:rFonts w:cs="Times New Roman"/>
          <w:szCs w:val="24"/>
          <w:lang w:val="en-US"/>
        </w:rPr>
      </w:pPr>
    </w:p>
    <w:p w14:paraId="7FBC15BD" w14:textId="4C1A3964" w:rsidR="00A165E2" w:rsidRPr="008B6342" w:rsidRDefault="00A165E2" w:rsidP="00A165E2">
      <w:pPr>
        <w:spacing w:after="0" w:line="240" w:lineRule="auto"/>
        <w:rPr>
          <w:rFonts w:cs="Times New Roman"/>
          <w:color w:val="212121"/>
          <w:szCs w:val="24"/>
          <w:shd w:val="clear" w:color="auto" w:fill="FFFFFF"/>
          <w:lang w:val="en-US"/>
        </w:rPr>
      </w:pPr>
      <w:r w:rsidRPr="008B6342">
        <w:rPr>
          <w:rFonts w:cs="Times New Roman"/>
          <w:color w:val="212121"/>
          <w:szCs w:val="24"/>
          <w:shd w:val="clear" w:color="auto" w:fill="FFFFFF"/>
          <w:lang w:val="en-US"/>
        </w:rPr>
        <w:t xml:space="preserve">de FARIAS GABRIEL, A. </w:t>
      </w:r>
      <w:r w:rsidR="00981419" w:rsidRPr="008B6342">
        <w:rPr>
          <w:rFonts w:cs="Times New Roman"/>
          <w:i/>
          <w:iCs/>
          <w:color w:val="212121"/>
          <w:szCs w:val="24"/>
          <w:shd w:val="clear" w:color="auto" w:fill="FFFFFF"/>
          <w:lang w:val="en-US"/>
        </w:rPr>
        <w:t>et al</w:t>
      </w:r>
      <w:r w:rsidRPr="008B6342">
        <w:rPr>
          <w:rFonts w:cs="Times New Roman"/>
          <w:color w:val="212121"/>
          <w:szCs w:val="24"/>
          <w:shd w:val="clear" w:color="auto" w:fill="FFFFFF"/>
          <w:lang w:val="en-US"/>
        </w:rPr>
        <w:t>. Risk factors associated with the development of oral mucositis in pediatric oncology patients: Systematic review and meta-analysis. </w:t>
      </w:r>
      <w:r w:rsidRPr="008B6342">
        <w:rPr>
          <w:rFonts w:cs="Times New Roman"/>
          <w:b/>
          <w:bCs/>
          <w:color w:val="212121"/>
          <w:szCs w:val="24"/>
          <w:shd w:val="clear" w:color="auto" w:fill="FFFFFF"/>
          <w:lang w:val="en-US"/>
        </w:rPr>
        <w:t xml:space="preserve">Oral Dis. </w:t>
      </w:r>
      <w:r w:rsidRPr="0014018F">
        <w:rPr>
          <w:rFonts w:cs="Times New Roman"/>
          <w:noProof/>
          <w:szCs w:val="24"/>
          <w:lang w:val="en-US"/>
        </w:rPr>
        <w:t>[</w:t>
      </w:r>
      <w:r w:rsidRPr="0014018F">
        <w:rPr>
          <w:rFonts w:cs="Times New Roman"/>
          <w:i/>
          <w:iCs/>
          <w:noProof/>
          <w:szCs w:val="24"/>
          <w:lang w:val="en-US"/>
        </w:rPr>
        <w:t>S. l.: s. n.</w:t>
      </w:r>
      <w:r w:rsidRPr="0014018F">
        <w:rPr>
          <w:rFonts w:cs="Times New Roman"/>
          <w:noProof/>
          <w:szCs w:val="24"/>
          <w:lang w:val="en-US"/>
        </w:rPr>
        <w:t xml:space="preserve">], </w:t>
      </w:r>
      <w:r w:rsidRPr="008B6342">
        <w:rPr>
          <w:rFonts w:cs="Times New Roman"/>
          <w:color w:val="212121"/>
          <w:szCs w:val="24"/>
          <w:shd w:val="clear" w:color="auto" w:fill="FFFFFF"/>
          <w:lang w:val="en-US"/>
        </w:rPr>
        <w:t>2021</w:t>
      </w:r>
    </w:p>
    <w:p w14:paraId="6D9AE926" w14:textId="77777777" w:rsidR="00A165E2" w:rsidRPr="0014018F" w:rsidRDefault="00A165E2" w:rsidP="00A165E2">
      <w:pPr>
        <w:spacing w:after="0" w:line="240" w:lineRule="auto"/>
        <w:rPr>
          <w:rFonts w:cs="Times New Roman"/>
          <w:szCs w:val="24"/>
          <w:lang w:val="en-US"/>
        </w:rPr>
      </w:pPr>
    </w:p>
    <w:p w14:paraId="6AEF4087" w14:textId="08BF1913" w:rsidR="00A165E2" w:rsidRDefault="00A165E2" w:rsidP="00A165E2">
      <w:pPr>
        <w:widowControl w:val="0"/>
        <w:autoSpaceDE w:val="0"/>
        <w:autoSpaceDN w:val="0"/>
        <w:adjustRightInd w:val="0"/>
        <w:spacing w:after="0" w:line="240" w:lineRule="auto"/>
        <w:rPr>
          <w:rFonts w:cs="Times New Roman"/>
          <w:noProof/>
          <w:szCs w:val="24"/>
          <w:lang w:val="en-US"/>
        </w:rPr>
      </w:pPr>
      <w:r w:rsidRPr="0014018F">
        <w:rPr>
          <w:rFonts w:cs="Times New Roman"/>
          <w:noProof/>
          <w:szCs w:val="24"/>
          <w:lang w:val="en-US"/>
        </w:rPr>
        <w:t xml:space="preserve">FENG, X.; XIE, H. G. </w:t>
      </w:r>
      <w:r w:rsidRPr="0014018F">
        <w:rPr>
          <w:rFonts w:cs="Times New Roman"/>
          <w:b/>
          <w:bCs/>
          <w:noProof/>
          <w:szCs w:val="24"/>
          <w:lang w:val="en-US"/>
        </w:rPr>
        <w:t>Applying pharmacogenomics in therapeutics</w:t>
      </w:r>
      <w:r w:rsidRPr="0014018F">
        <w:rPr>
          <w:rFonts w:cs="Times New Roman"/>
          <w:noProof/>
          <w:szCs w:val="24"/>
          <w:lang w:val="en-US"/>
        </w:rPr>
        <w:t>. [</w:t>
      </w:r>
      <w:r w:rsidRPr="0014018F">
        <w:rPr>
          <w:rFonts w:cs="Times New Roman"/>
          <w:i/>
          <w:iCs/>
          <w:noProof/>
          <w:szCs w:val="24"/>
          <w:lang w:val="en-US"/>
        </w:rPr>
        <w:t>S. l.: s. n.</w:t>
      </w:r>
      <w:r w:rsidRPr="0014018F">
        <w:rPr>
          <w:rFonts w:cs="Times New Roman"/>
          <w:noProof/>
          <w:szCs w:val="24"/>
          <w:lang w:val="en-US"/>
        </w:rPr>
        <w:t xml:space="preserve">], 2016. </w:t>
      </w:r>
    </w:p>
    <w:p w14:paraId="2631A0A1" w14:textId="77777777" w:rsidR="00D01CCD" w:rsidRPr="0014018F" w:rsidRDefault="00D01CCD" w:rsidP="00A165E2">
      <w:pPr>
        <w:widowControl w:val="0"/>
        <w:autoSpaceDE w:val="0"/>
        <w:autoSpaceDN w:val="0"/>
        <w:adjustRightInd w:val="0"/>
        <w:spacing w:after="0" w:line="240" w:lineRule="auto"/>
        <w:rPr>
          <w:rFonts w:cs="Times New Roman"/>
          <w:noProof/>
          <w:szCs w:val="24"/>
          <w:lang w:val="en-US"/>
        </w:rPr>
      </w:pPr>
    </w:p>
    <w:p w14:paraId="778B6045" w14:textId="3CA4FF81" w:rsidR="00A165E2" w:rsidRPr="0014018F" w:rsidRDefault="00A165E2" w:rsidP="00A165E2">
      <w:pPr>
        <w:spacing w:after="0" w:line="240" w:lineRule="auto"/>
        <w:rPr>
          <w:rFonts w:cs="Times New Roman"/>
          <w:szCs w:val="24"/>
          <w:lang w:val="en-US"/>
        </w:rPr>
      </w:pPr>
      <w:r w:rsidRPr="0014018F">
        <w:rPr>
          <w:rFonts w:cs="Times New Roman"/>
          <w:szCs w:val="24"/>
          <w:lang w:val="en-US"/>
        </w:rPr>
        <w:t xml:space="preserve">GATTA, G. </w:t>
      </w:r>
      <w:r w:rsidR="00981419" w:rsidRPr="00981419">
        <w:rPr>
          <w:rFonts w:cs="Times New Roman"/>
          <w:i/>
          <w:iCs/>
          <w:szCs w:val="24"/>
          <w:lang w:val="en-US"/>
        </w:rPr>
        <w:t>et al</w:t>
      </w:r>
      <w:r w:rsidRPr="0014018F">
        <w:rPr>
          <w:rFonts w:cs="Times New Roman"/>
          <w:szCs w:val="24"/>
          <w:lang w:val="en-US"/>
        </w:rPr>
        <w:t>. Childhood cancer survival trends in Europe: A EUROCARE Working Group study</w:t>
      </w:r>
      <w:r w:rsidRPr="0014018F">
        <w:rPr>
          <w:rFonts w:cs="Times New Roman"/>
          <w:b/>
          <w:bCs/>
          <w:szCs w:val="24"/>
          <w:lang w:val="en-US"/>
        </w:rPr>
        <w:t>. J Clin Oncol</w:t>
      </w:r>
      <w:r w:rsidRPr="0014018F">
        <w:rPr>
          <w:rFonts w:cs="Times New Roman"/>
          <w:szCs w:val="24"/>
          <w:lang w:val="en-US"/>
        </w:rPr>
        <w:t>, 23:3742–51, 2005.</w:t>
      </w:r>
    </w:p>
    <w:p w14:paraId="38F92031" w14:textId="77777777" w:rsidR="00A165E2" w:rsidRPr="0014018F" w:rsidRDefault="00A165E2" w:rsidP="00A165E2">
      <w:pPr>
        <w:spacing w:after="0" w:line="240" w:lineRule="auto"/>
        <w:rPr>
          <w:rFonts w:cs="Times New Roman"/>
          <w:szCs w:val="24"/>
          <w:lang w:val="en-US"/>
        </w:rPr>
      </w:pPr>
    </w:p>
    <w:p w14:paraId="4854CBA5" w14:textId="77777777" w:rsidR="00A165E2" w:rsidRPr="0014018F" w:rsidRDefault="00A165E2" w:rsidP="00A165E2">
      <w:pPr>
        <w:widowControl w:val="0"/>
        <w:autoSpaceDE w:val="0"/>
        <w:autoSpaceDN w:val="0"/>
        <w:adjustRightInd w:val="0"/>
        <w:spacing w:after="0" w:line="240" w:lineRule="auto"/>
        <w:rPr>
          <w:rFonts w:cs="Times New Roman"/>
          <w:noProof/>
          <w:szCs w:val="24"/>
          <w:lang w:val="en-US"/>
        </w:rPr>
      </w:pPr>
      <w:r w:rsidRPr="0014018F">
        <w:rPr>
          <w:rFonts w:cs="Times New Roman"/>
          <w:noProof/>
          <w:szCs w:val="24"/>
          <w:lang w:val="en-US"/>
        </w:rPr>
        <w:t xml:space="preserve">GERVASINI, G.; MOTA-ZAMORANO, S. Clinical Implications of Methotrexate Pharmacogenetics in Childhood Acute Lymphoblastic Leukaemia. </w:t>
      </w:r>
      <w:r w:rsidRPr="0014018F">
        <w:rPr>
          <w:rFonts w:cs="Times New Roman"/>
          <w:b/>
          <w:bCs/>
          <w:noProof/>
          <w:szCs w:val="24"/>
          <w:lang w:val="en-US"/>
        </w:rPr>
        <w:t>Current Drug Metabolism</w:t>
      </w:r>
      <w:r w:rsidRPr="0014018F">
        <w:rPr>
          <w:rFonts w:cs="Times New Roman"/>
          <w:noProof/>
          <w:szCs w:val="24"/>
          <w:lang w:val="en-US"/>
        </w:rPr>
        <w:t xml:space="preserve">, v. 20, n. 4, p. 313–330, 2019. </w:t>
      </w:r>
    </w:p>
    <w:p w14:paraId="78155C98" w14:textId="77777777" w:rsidR="00A165E2" w:rsidRPr="0014018F" w:rsidRDefault="00A165E2" w:rsidP="00A165E2">
      <w:pPr>
        <w:spacing w:after="0" w:line="240" w:lineRule="auto"/>
        <w:rPr>
          <w:rFonts w:cs="Times New Roman"/>
          <w:szCs w:val="24"/>
          <w:lang w:val="en-US"/>
        </w:rPr>
      </w:pPr>
    </w:p>
    <w:p w14:paraId="668E2362" w14:textId="6C02D1FB"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t xml:space="preserve">GUTIERREZ-CAMINO, Á. </w:t>
      </w:r>
      <w:r w:rsidR="00981419" w:rsidRPr="00981419">
        <w:rPr>
          <w:rFonts w:cs="Times New Roman"/>
          <w:i/>
          <w:iCs/>
          <w:szCs w:val="24"/>
          <w:shd w:val="clear" w:color="auto" w:fill="FFFFFF"/>
          <w:lang w:val="en-US"/>
        </w:rPr>
        <w:t>et al</w:t>
      </w:r>
      <w:r w:rsidRPr="0014018F">
        <w:rPr>
          <w:rFonts w:cs="Times New Roman"/>
          <w:szCs w:val="24"/>
          <w:shd w:val="clear" w:color="auto" w:fill="FFFFFF"/>
          <w:lang w:val="en-US"/>
        </w:rPr>
        <w:t xml:space="preserve">. Involvement of miRNA polymorphism in mucositis development in childhood acute lymphoblastic leukemia treatment. </w:t>
      </w:r>
      <w:r w:rsidRPr="0014018F">
        <w:rPr>
          <w:rFonts w:cs="Times New Roman"/>
          <w:b/>
          <w:bCs/>
          <w:szCs w:val="24"/>
          <w:shd w:val="clear" w:color="auto" w:fill="FFFFFF"/>
          <w:lang w:val="en-US"/>
        </w:rPr>
        <w:t>Pharmacogenomics,</w:t>
      </w:r>
      <w:r w:rsidRPr="0014018F">
        <w:rPr>
          <w:rFonts w:cs="Times New Roman"/>
          <w:szCs w:val="24"/>
          <w:shd w:val="clear" w:color="auto" w:fill="FFFFFF"/>
          <w:lang w:val="en-US"/>
        </w:rPr>
        <w:t xml:space="preserve"> v.19, n.18, p.1403-1412, 2018.</w:t>
      </w:r>
    </w:p>
    <w:p w14:paraId="75F063A7" w14:textId="77777777" w:rsidR="00A165E2" w:rsidRPr="0014018F" w:rsidRDefault="00A165E2" w:rsidP="00A165E2">
      <w:pPr>
        <w:spacing w:after="0" w:line="240" w:lineRule="auto"/>
        <w:rPr>
          <w:rFonts w:cs="Times New Roman"/>
          <w:szCs w:val="24"/>
          <w:lang w:val="en-US"/>
        </w:rPr>
      </w:pPr>
    </w:p>
    <w:p w14:paraId="222C03F1" w14:textId="77777777" w:rsidR="00A165E2" w:rsidRPr="0014018F" w:rsidRDefault="00A165E2" w:rsidP="00A165E2">
      <w:pPr>
        <w:spacing w:after="0" w:line="240" w:lineRule="auto"/>
        <w:rPr>
          <w:rFonts w:cs="Times New Roman"/>
          <w:szCs w:val="24"/>
          <w:lang w:val="en-US"/>
        </w:rPr>
      </w:pPr>
      <w:r w:rsidRPr="0014018F">
        <w:rPr>
          <w:rFonts w:cs="Times New Roman"/>
          <w:szCs w:val="24"/>
          <w:lang w:val="en-US"/>
        </w:rPr>
        <w:t xml:space="preserve">HOFFBRAND, A.V.; MOSS, P.A.H. </w:t>
      </w:r>
      <w:proofErr w:type="spellStart"/>
      <w:r w:rsidRPr="0014018F">
        <w:rPr>
          <w:rFonts w:cs="Times New Roman"/>
          <w:szCs w:val="24"/>
          <w:lang w:val="en-US"/>
        </w:rPr>
        <w:t>Hoffbrand’s</w:t>
      </w:r>
      <w:proofErr w:type="spellEnd"/>
      <w:r w:rsidRPr="0014018F">
        <w:rPr>
          <w:rFonts w:cs="Times New Roman"/>
          <w:szCs w:val="24"/>
          <w:lang w:val="en-US"/>
        </w:rPr>
        <w:t xml:space="preserve"> essential </w:t>
      </w:r>
      <w:proofErr w:type="spellStart"/>
      <w:r w:rsidRPr="0014018F">
        <w:rPr>
          <w:rFonts w:cs="Times New Roman"/>
          <w:szCs w:val="24"/>
          <w:lang w:val="en-US"/>
        </w:rPr>
        <w:t>haematology</w:t>
      </w:r>
      <w:proofErr w:type="spellEnd"/>
      <w:r w:rsidRPr="0014018F">
        <w:rPr>
          <w:rFonts w:cs="Times New Roman"/>
          <w:szCs w:val="24"/>
          <w:lang w:val="en-US"/>
        </w:rPr>
        <w:t xml:space="preserve">. 7th </w:t>
      </w:r>
      <w:proofErr w:type="spellStart"/>
      <w:r w:rsidRPr="0014018F">
        <w:rPr>
          <w:rFonts w:cs="Times New Roman"/>
          <w:szCs w:val="24"/>
          <w:lang w:val="en-US"/>
        </w:rPr>
        <w:t>edn</w:t>
      </w:r>
      <w:proofErr w:type="spellEnd"/>
      <w:r w:rsidRPr="0014018F">
        <w:rPr>
          <w:rFonts w:cs="Times New Roman"/>
          <w:szCs w:val="24"/>
          <w:lang w:val="en-US"/>
        </w:rPr>
        <w:t>. Oxford: Wiley-Blackwell; 2015.</w:t>
      </w:r>
    </w:p>
    <w:p w14:paraId="0D9FFB36" w14:textId="03322E71" w:rsidR="00A165E2" w:rsidRDefault="00A165E2" w:rsidP="00A165E2">
      <w:pPr>
        <w:spacing w:after="0" w:line="240" w:lineRule="auto"/>
        <w:rPr>
          <w:ins w:id="977" w:author="Luísa Jardim" w:date="2021-08-30T13:13:00Z"/>
          <w:rFonts w:cs="Times New Roman"/>
          <w:szCs w:val="24"/>
          <w:lang w:val="en-US"/>
        </w:rPr>
      </w:pPr>
    </w:p>
    <w:p w14:paraId="372C4964" w14:textId="00D4BCF2" w:rsidR="002771D3" w:rsidRDefault="002771D3" w:rsidP="00A165E2">
      <w:pPr>
        <w:spacing w:after="0" w:line="240" w:lineRule="auto"/>
        <w:rPr>
          <w:ins w:id="978" w:author="Luísa Jardim" w:date="2021-08-30T13:14:00Z"/>
          <w:rFonts w:cs="Times New Roman"/>
          <w:szCs w:val="24"/>
          <w:lang w:val="en-US"/>
        </w:rPr>
      </w:pPr>
      <w:ins w:id="979" w:author="Luísa Jardim" w:date="2021-08-30T13:13:00Z">
        <w:r>
          <w:rPr>
            <w:rFonts w:cs="Times New Roman"/>
            <w:szCs w:val="24"/>
            <w:lang w:val="en-US"/>
          </w:rPr>
          <w:t xml:space="preserve">INCA. </w:t>
        </w:r>
      </w:ins>
      <w:ins w:id="980" w:author="Luísa Jardim" w:date="2021-08-30T13:14:00Z">
        <w:r>
          <w:rPr>
            <w:rFonts w:cs="Times New Roman"/>
            <w:szCs w:val="24"/>
            <w:lang w:val="en-US"/>
          </w:rPr>
          <w:t xml:space="preserve">National Cancer Institute. </w:t>
        </w:r>
        <w:proofErr w:type="spellStart"/>
        <w:r>
          <w:rPr>
            <w:rFonts w:cs="Times New Roman"/>
            <w:szCs w:val="24"/>
            <w:lang w:val="en-US"/>
          </w:rPr>
          <w:t>Disponível</w:t>
        </w:r>
        <w:proofErr w:type="spellEnd"/>
        <w:r>
          <w:rPr>
            <w:rFonts w:cs="Times New Roman"/>
            <w:szCs w:val="24"/>
            <w:lang w:val="en-US"/>
          </w:rPr>
          <w:t xml:space="preserve"> </w:t>
        </w:r>
        <w:proofErr w:type="spellStart"/>
        <w:r>
          <w:rPr>
            <w:rFonts w:cs="Times New Roman"/>
            <w:szCs w:val="24"/>
            <w:lang w:val="en-US"/>
          </w:rPr>
          <w:t>em</w:t>
        </w:r>
        <w:proofErr w:type="spellEnd"/>
        <w:r>
          <w:rPr>
            <w:rFonts w:cs="Times New Roman"/>
            <w:szCs w:val="24"/>
            <w:lang w:val="en-US"/>
          </w:rPr>
          <w:t xml:space="preserve">: </w:t>
        </w:r>
        <w:r w:rsidR="00543526">
          <w:rPr>
            <w:rFonts w:cs="Times New Roman"/>
            <w:szCs w:val="24"/>
            <w:lang w:val="en-US"/>
          </w:rPr>
          <w:fldChar w:fldCharType="begin"/>
        </w:r>
        <w:r w:rsidR="00543526">
          <w:rPr>
            <w:rFonts w:cs="Times New Roman"/>
            <w:szCs w:val="24"/>
            <w:lang w:val="en-US"/>
          </w:rPr>
          <w:instrText xml:space="preserve"> HYPERLINK "</w:instrText>
        </w:r>
        <w:r w:rsidR="00543526" w:rsidRPr="00543526">
          <w:rPr>
            <w:rFonts w:cs="Times New Roman"/>
            <w:szCs w:val="24"/>
            <w:lang w:val="en-US"/>
          </w:rPr>
          <w:instrText>https://www.inca.gov.br/</w:instrText>
        </w:r>
        <w:r w:rsidR="00543526">
          <w:rPr>
            <w:rFonts w:cs="Times New Roman"/>
            <w:szCs w:val="24"/>
            <w:lang w:val="en-US"/>
          </w:rPr>
          <w:instrText xml:space="preserve">" </w:instrText>
        </w:r>
        <w:r w:rsidR="00543526">
          <w:rPr>
            <w:rFonts w:cs="Times New Roman"/>
            <w:szCs w:val="24"/>
            <w:lang w:val="en-US"/>
          </w:rPr>
          <w:fldChar w:fldCharType="separate"/>
        </w:r>
        <w:r w:rsidR="00543526" w:rsidRPr="00A07DE1">
          <w:rPr>
            <w:rStyle w:val="Hyperlink"/>
            <w:rFonts w:cs="Times New Roman"/>
            <w:szCs w:val="24"/>
            <w:lang w:val="en-US"/>
          </w:rPr>
          <w:t>https://www.inca.gov.br/</w:t>
        </w:r>
        <w:r w:rsidR="00543526">
          <w:rPr>
            <w:rFonts w:cs="Times New Roman"/>
            <w:szCs w:val="24"/>
            <w:lang w:val="en-US"/>
          </w:rPr>
          <w:fldChar w:fldCharType="end"/>
        </w:r>
        <w:r w:rsidR="00543526">
          <w:rPr>
            <w:rFonts w:cs="Times New Roman"/>
            <w:szCs w:val="24"/>
            <w:lang w:val="en-US"/>
          </w:rPr>
          <w:t xml:space="preserve">. </w:t>
        </w:r>
        <w:proofErr w:type="spellStart"/>
        <w:r w:rsidR="00543526">
          <w:rPr>
            <w:rFonts w:cs="Times New Roman"/>
            <w:szCs w:val="24"/>
            <w:lang w:val="en-US"/>
          </w:rPr>
          <w:t>Acesso</w:t>
        </w:r>
        <w:proofErr w:type="spellEnd"/>
        <w:r w:rsidR="00543526">
          <w:rPr>
            <w:rFonts w:cs="Times New Roman"/>
            <w:szCs w:val="24"/>
            <w:lang w:val="en-US"/>
          </w:rPr>
          <w:t xml:space="preserve"> </w:t>
        </w:r>
        <w:proofErr w:type="spellStart"/>
        <w:r w:rsidR="00543526">
          <w:rPr>
            <w:rFonts w:cs="Times New Roman"/>
            <w:szCs w:val="24"/>
            <w:lang w:val="en-US"/>
          </w:rPr>
          <w:t>em</w:t>
        </w:r>
        <w:proofErr w:type="spellEnd"/>
        <w:r w:rsidR="00543526">
          <w:rPr>
            <w:rFonts w:cs="Times New Roman"/>
            <w:szCs w:val="24"/>
            <w:lang w:val="en-US"/>
          </w:rPr>
          <w:t>: 30 de Agosto de 2021.</w:t>
        </w:r>
      </w:ins>
    </w:p>
    <w:p w14:paraId="7C612D6F" w14:textId="77777777" w:rsidR="00543526" w:rsidRPr="0014018F" w:rsidRDefault="00543526" w:rsidP="00A165E2">
      <w:pPr>
        <w:spacing w:after="0" w:line="240" w:lineRule="auto"/>
        <w:rPr>
          <w:rFonts w:cs="Times New Roman"/>
          <w:szCs w:val="24"/>
          <w:lang w:val="en-US"/>
        </w:rPr>
      </w:pPr>
    </w:p>
    <w:p w14:paraId="65A76FA5" w14:textId="77777777"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t xml:space="preserve">IYER, V.K. Pediatric lymphoma diagnosis: role of FNAC, biopsy, </w:t>
      </w:r>
      <w:proofErr w:type="gramStart"/>
      <w:r w:rsidRPr="0014018F">
        <w:rPr>
          <w:rFonts w:cs="Times New Roman"/>
          <w:szCs w:val="24"/>
          <w:shd w:val="clear" w:color="auto" w:fill="FFFFFF"/>
          <w:lang w:val="en-US"/>
        </w:rPr>
        <w:t>immunohistochemistry</w:t>
      </w:r>
      <w:proofErr w:type="gramEnd"/>
      <w:r w:rsidRPr="0014018F">
        <w:rPr>
          <w:rFonts w:cs="Times New Roman"/>
          <w:szCs w:val="24"/>
          <w:shd w:val="clear" w:color="auto" w:fill="FFFFFF"/>
          <w:lang w:val="en-US"/>
        </w:rPr>
        <w:t xml:space="preserve"> and molecular diagnostics. </w:t>
      </w:r>
      <w:r w:rsidRPr="0014018F">
        <w:rPr>
          <w:rFonts w:cs="Times New Roman"/>
          <w:b/>
          <w:bCs/>
          <w:szCs w:val="24"/>
          <w:shd w:val="clear" w:color="auto" w:fill="FFFFFF"/>
          <w:lang w:val="en-US"/>
        </w:rPr>
        <w:t xml:space="preserve">Indian J </w:t>
      </w:r>
      <w:proofErr w:type="spellStart"/>
      <w:r w:rsidRPr="0014018F">
        <w:rPr>
          <w:rFonts w:cs="Times New Roman"/>
          <w:b/>
          <w:bCs/>
          <w:szCs w:val="24"/>
          <w:shd w:val="clear" w:color="auto" w:fill="FFFFFF"/>
          <w:lang w:val="en-US"/>
        </w:rPr>
        <w:t>Pediatr</w:t>
      </w:r>
      <w:proofErr w:type="spellEnd"/>
      <w:r w:rsidRPr="0014018F">
        <w:rPr>
          <w:rFonts w:cs="Times New Roman"/>
          <w:b/>
          <w:bCs/>
          <w:szCs w:val="24"/>
          <w:shd w:val="clear" w:color="auto" w:fill="FFFFFF"/>
          <w:lang w:val="en-US"/>
        </w:rPr>
        <w:t>,</w:t>
      </w:r>
      <w:r w:rsidRPr="0014018F">
        <w:rPr>
          <w:rFonts w:cs="Times New Roman"/>
          <w:szCs w:val="24"/>
          <w:shd w:val="clear" w:color="auto" w:fill="FFFFFF"/>
          <w:lang w:val="en-US"/>
        </w:rPr>
        <w:t xml:space="preserve"> v.80, n.9, p.756-63, 2013. </w:t>
      </w:r>
    </w:p>
    <w:p w14:paraId="6372EBE0" w14:textId="77777777" w:rsidR="00A165E2" w:rsidRPr="0014018F" w:rsidRDefault="00A165E2" w:rsidP="00A165E2">
      <w:pPr>
        <w:spacing w:after="0" w:line="240" w:lineRule="auto"/>
        <w:rPr>
          <w:rFonts w:cs="Times New Roman"/>
          <w:szCs w:val="24"/>
          <w:shd w:val="clear" w:color="auto" w:fill="FFFFFF"/>
          <w:lang w:val="en-US"/>
        </w:rPr>
      </w:pPr>
    </w:p>
    <w:p w14:paraId="4ACFCF89" w14:textId="4FDE913F" w:rsidR="00A165E2" w:rsidRPr="0014018F" w:rsidRDefault="00A165E2" w:rsidP="00A165E2">
      <w:pPr>
        <w:pStyle w:val="Textodecomentrio"/>
        <w:spacing w:after="0"/>
        <w:rPr>
          <w:rFonts w:cs="Times New Roman"/>
          <w:sz w:val="24"/>
          <w:szCs w:val="24"/>
          <w:lang w:val="en-US"/>
        </w:rPr>
      </w:pPr>
      <w:r w:rsidRPr="0014018F">
        <w:rPr>
          <w:rFonts w:cs="Times New Roman"/>
          <w:sz w:val="24"/>
          <w:szCs w:val="24"/>
          <w:shd w:val="clear" w:color="auto" w:fill="FFFFFF"/>
          <w:lang w:val="en-US"/>
        </w:rPr>
        <w:t xml:space="preserve">KAUARK-FONTES, E. </w:t>
      </w:r>
      <w:r w:rsidR="00981419" w:rsidRPr="00981419">
        <w:rPr>
          <w:rFonts w:cs="Times New Roman"/>
          <w:i/>
          <w:iCs/>
          <w:sz w:val="24"/>
          <w:szCs w:val="24"/>
          <w:shd w:val="clear" w:color="auto" w:fill="FFFFFF"/>
          <w:lang w:val="en-US"/>
        </w:rPr>
        <w:t>et al</w:t>
      </w:r>
      <w:r w:rsidRPr="0014018F">
        <w:rPr>
          <w:rFonts w:cs="Times New Roman"/>
          <w:sz w:val="24"/>
          <w:szCs w:val="24"/>
          <w:shd w:val="clear" w:color="auto" w:fill="FFFFFF"/>
          <w:lang w:val="en-US"/>
        </w:rPr>
        <w:t xml:space="preserve">. Cost-effectiveness of </w:t>
      </w:r>
      <w:proofErr w:type="spellStart"/>
      <w:r w:rsidRPr="0014018F">
        <w:rPr>
          <w:rFonts w:cs="Times New Roman"/>
          <w:sz w:val="24"/>
          <w:szCs w:val="24"/>
          <w:shd w:val="clear" w:color="auto" w:fill="FFFFFF"/>
          <w:lang w:val="en-US"/>
        </w:rPr>
        <w:t>photobiomodulation</w:t>
      </w:r>
      <w:proofErr w:type="spellEnd"/>
      <w:r w:rsidRPr="0014018F">
        <w:rPr>
          <w:rFonts w:cs="Times New Roman"/>
          <w:sz w:val="24"/>
          <w:szCs w:val="24"/>
          <w:shd w:val="clear" w:color="auto" w:fill="FFFFFF"/>
          <w:lang w:val="en-US"/>
        </w:rPr>
        <w:t xml:space="preserve"> therapy for the prevention and management of cancer treatment toxicities: a systematic review. </w:t>
      </w:r>
      <w:r w:rsidRPr="0014018F">
        <w:rPr>
          <w:rFonts w:cs="Times New Roman"/>
          <w:b/>
          <w:bCs/>
          <w:sz w:val="24"/>
          <w:szCs w:val="24"/>
          <w:shd w:val="clear" w:color="auto" w:fill="FFFFFF"/>
          <w:lang w:val="en-US"/>
        </w:rPr>
        <w:t>Support Care Cancer</w:t>
      </w:r>
      <w:r w:rsidRPr="0014018F">
        <w:rPr>
          <w:rFonts w:cs="Times New Roman"/>
          <w:sz w:val="24"/>
          <w:szCs w:val="24"/>
          <w:shd w:val="clear" w:color="auto" w:fill="FFFFFF"/>
          <w:lang w:val="en-US"/>
        </w:rPr>
        <w:t>, v.7, 2021.</w:t>
      </w:r>
    </w:p>
    <w:p w14:paraId="21598879" w14:textId="77777777" w:rsidR="00A165E2" w:rsidRPr="0014018F" w:rsidRDefault="00A165E2" w:rsidP="00A165E2">
      <w:pPr>
        <w:spacing w:after="0" w:line="240" w:lineRule="auto"/>
        <w:rPr>
          <w:rFonts w:cs="Times New Roman"/>
          <w:szCs w:val="24"/>
          <w:shd w:val="clear" w:color="auto" w:fill="FFFFFF"/>
          <w:lang w:val="en-US"/>
        </w:rPr>
      </w:pPr>
    </w:p>
    <w:p w14:paraId="02D54B4C" w14:textId="1AE8FE18" w:rsidR="00A165E2" w:rsidRPr="0014018F" w:rsidRDefault="00695202" w:rsidP="00A165E2">
      <w:pPr>
        <w:spacing w:after="0" w:line="240" w:lineRule="auto"/>
        <w:rPr>
          <w:rFonts w:cs="Times New Roman"/>
          <w:szCs w:val="24"/>
          <w:lang w:val="en-US"/>
        </w:rPr>
      </w:pPr>
      <w:r w:rsidRPr="0014018F">
        <w:rPr>
          <w:rFonts w:cs="Times New Roman"/>
          <w:szCs w:val="24"/>
          <w:lang w:val="en-US"/>
        </w:rPr>
        <w:t>KHASRA</w:t>
      </w:r>
      <w:r>
        <w:rPr>
          <w:rFonts w:cs="Times New Roman"/>
          <w:szCs w:val="24"/>
          <w:lang w:val="en-US"/>
        </w:rPr>
        <w:t>,</w:t>
      </w:r>
      <w:r w:rsidRPr="0014018F">
        <w:rPr>
          <w:rFonts w:cs="Times New Roman"/>
          <w:szCs w:val="24"/>
          <w:lang w:val="en-US"/>
        </w:rPr>
        <w:t xml:space="preserve"> W.</w:t>
      </w:r>
      <w:r w:rsidR="00A165E2" w:rsidRPr="0014018F">
        <w:rPr>
          <w:rFonts w:cs="Times New Roman"/>
          <w:szCs w:val="24"/>
          <w:lang w:val="en-US"/>
        </w:rPr>
        <w:t xml:space="preserve">M.; BELL, R.; DANG, C. </w:t>
      </w:r>
      <w:proofErr w:type="spellStart"/>
      <w:r w:rsidR="00A165E2" w:rsidRPr="0014018F">
        <w:rPr>
          <w:rFonts w:cs="Times New Roman"/>
          <w:color w:val="212121"/>
          <w:szCs w:val="24"/>
          <w:shd w:val="clear" w:color="auto" w:fill="FFFFFF"/>
          <w:lang w:val="en-US"/>
        </w:rPr>
        <w:t>Epirubicin</w:t>
      </w:r>
      <w:proofErr w:type="spellEnd"/>
      <w:r w:rsidR="00A165E2" w:rsidRPr="0014018F">
        <w:rPr>
          <w:rFonts w:cs="Times New Roman"/>
          <w:color w:val="212121"/>
          <w:szCs w:val="24"/>
          <w:shd w:val="clear" w:color="auto" w:fill="FFFFFF"/>
          <w:lang w:val="en-US"/>
        </w:rPr>
        <w:t>: is it like doxorubicin in breast cancer? A clinical review.</w:t>
      </w:r>
      <w:r w:rsidR="00A165E2" w:rsidRPr="0014018F">
        <w:rPr>
          <w:rFonts w:cs="Times New Roman"/>
          <w:szCs w:val="24"/>
          <w:lang w:val="en-US"/>
        </w:rPr>
        <w:t xml:space="preserve"> </w:t>
      </w:r>
      <w:r w:rsidR="00A165E2" w:rsidRPr="0014018F">
        <w:rPr>
          <w:rFonts w:cs="Times New Roman"/>
          <w:b/>
          <w:bCs/>
          <w:szCs w:val="24"/>
          <w:lang w:val="en-US"/>
        </w:rPr>
        <w:t>Breast</w:t>
      </w:r>
      <w:r w:rsidR="00A165E2" w:rsidRPr="0014018F">
        <w:rPr>
          <w:rFonts w:cs="Times New Roman"/>
          <w:szCs w:val="24"/>
          <w:lang w:val="en-US"/>
        </w:rPr>
        <w:t>, v.21, n.2, p. 142 – 149, 2012.</w:t>
      </w:r>
    </w:p>
    <w:p w14:paraId="4BB66512" w14:textId="77777777" w:rsidR="00A165E2" w:rsidRPr="0014018F" w:rsidRDefault="00A165E2" w:rsidP="00A165E2">
      <w:pPr>
        <w:spacing w:after="0" w:line="240" w:lineRule="auto"/>
        <w:rPr>
          <w:rFonts w:cs="Times New Roman"/>
          <w:szCs w:val="24"/>
          <w:shd w:val="clear" w:color="auto" w:fill="FFFFFF"/>
          <w:lang w:val="en-US"/>
        </w:rPr>
      </w:pPr>
    </w:p>
    <w:p w14:paraId="2F5041CD" w14:textId="77777777"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t xml:space="preserve">KELLY, K.M. Hodgkin lymphoma in children and adolescents: improving the therapeutic index. </w:t>
      </w:r>
      <w:r w:rsidRPr="0014018F">
        <w:rPr>
          <w:rFonts w:cs="Times New Roman"/>
          <w:b/>
          <w:bCs/>
          <w:szCs w:val="24"/>
          <w:shd w:val="clear" w:color="auto" w:fill="FFFFFF"/>
          <w:lang w:val="en-US"/>
        </w:rPr>
        <w:t>Blood,</w:t>
      </w:r>
      <w:r w:rsidRPr="0014018F">
        <w:rPr>
          <w:rFonts w:cs="Times New Roman"/>
          <w:szCs w:val="24"/>
          <w:shd w:val="clear" w:color="auto" w:fill="FFFFFF"/>
          <w:lang w:val="en-US"/>
        </w:rPr>
        <w:t xml:space="preserve"> v.126, n.22, p.2452-2458, 2015. </w:t>
      </w:r>
    </w:p>
    <w:p w14:paraId="34F93349" w14:textId="77777777" w:rsidR="00A165E2" w:rsidRPr="0014018F" w:rsidRDefault="00A165E2" w:rsidP="00A165E2">
      <w:pPr>
        <w:spacing w:after="0" w:line="240" w:lineRule="auto"/>
        <w:rPr>
          <w:rFonts w:cs="Times New Roman"/>
          <w:szCs w:val="24"/>
          <w:shd w:val="clear" w:color="auto" w:fill="FFFFFF"/>
          <w:lang w:val="en-US"/>
        </w:rPr>
      </w:pPr>
    </w:p>
    <w:p w14:paraId="57313AE1" w14:textId="79CAAC8E"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LAMBRECHT, L.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The role of the </w:t>
      </w:r>
      <w:r w:rsidRPr="0014018F">
        <w:rPr>
          <w:rFonts w:cs="Times New Roman"/>
          <w:i/>
          <w:iCs/>
          <w:noProof/>
          <w:szCs w:val="24"/>
          <w:lang w:val="en-US"/>
        </w:rPr>
        <w:t>MTHFR</w:t>
      </w:r>
      <w:r w:rsidRPr="0014018F">
        <w:rPr>
          <w:rFonts w:cs="Times New Roman"/>
          <w:noProof/>
          <w:szCs w:val="24"/>
          <w:lang w:val="en-US"/>
        </w:rPr>
        <w:t xml:space="preserve"> </w:t>
      </w:r>
      <w:r w:rsidRPr="0014018F">
        <w:rPr>
          <w:rFonts w:cs="Times New Roman"/>
          <w:i/>
          <w:iCs/>
          <w:noProof/>
          <w:szCs w:val="24"/>
          <w:lang w:val="en-US"/>
        </w:rPr>
        <w:t>C677T</w:t>
      </w:r>
      <w:r w:rsidRPr="0014018F">
        <w:rPr>
          <w:rFonts w:cs="Times New Roman"/>
          <w:noProof/>
          <w:szCs w:val="24"/>
          <w:lang w:val="en-US"/>
        </w:rPr>
        <w:t xml:space="preserve"> polymorphism in methotrexate-induced toxicity in pediatric osteosarcoma patients. </w:t>
      </w:r>
      <w:r w:rsidRPr="0014018F">
        <w:rPr>
          <w:rFonts w:cs="Times New Roman"/>
          <w:b/>
          <w:bCs/>
          <w:noProof/>
          <w:szCs w:val="24"/>
          <w:lang w:val="en-US"/>
        </w:rPr>
        <w:t>Pharmacogenomics</w:t>
      </w:r>
      <w:r w:rsidRPr="0014018F">
        <w:rPr>
          <w:rFonts w:cs="Times New Roman"/>
          <w:noProof/>
          <w:szCs w:val="24"/>
          <w:lang w:val="en-US"/>
        </w:rPr>
        <w:t>,  v. 18, n. 8, 2017.</w:t>
      </w:r>
    </w:p>
    <w:p w14:paraId="16ACAEE5" w14:textId="77777777" w:rsidR="00A165E2" w:rsidRPr="0014018F" w:rsidRDefault="00A165E2" w:rsidP="00A165E2">
      <w:pPr>
        <w:spacing w:after="0" w:line="240" w:lineRule="auto"/>
        <w:rPr>
          <w:rFonts w:cs="Times New Roman"/>
          <w:szCs w:val="24"/>
          <w:shd w:val="clear" w:color="auto" w:fill="FFFFFF"/>
          <w:lang w:val="en-US"/>
        </w:rPr>
      </w:pPr>
    </w:p>
    <w:p w14:paraId="79BE42E8" w14:textId="77777777" w:rsidR="00A165E2" w:rsidRPr="0014018F" w:rsidRDefault="00A165E2" w:rsidP="00A165E2">
      <w:pPr>
        <w:pStyle w:val="Textodecomentrio"/>
        <w:spacing w:after="0"/>
        <w:rPr>
          <w:rFonts w:cs="Times New Roman"/>
          <w:sz w:val="24"/>
          <w:szCs w:val="24"/>
          <w:lang w:val="en-US"/>
        </w:rPr>
      </w:pPr>
      <w:r w:rsidRPr="0014018F">
        <w:rPr>
          <w:rFonts w:cs="Times New Roman"/>
          <w:sz w:val="24"/>
          <w:szCs w:val="24"/>
          <w:shd w:val="clear" w:color="auto" w:fill="FFFFFF"/>
          <w:lang w:val="en-US"/>
        </w:rPr>
        <w:lastRenderedPageBreak/>
        <w:t xml:space="preserve">LI, F.; YIN, D.D.; ZHOU, X.L.; MA, J.M.; GUO, H.M.; MENG, L. Effect of GSTP1 and MTHFR Gene Polymorphism on Side Effects of HD-MTX in ALL Children. </w:t>
      </w:r>
      <w:proofErr w:type="spellStart"/>
      <w:r w:rsidRPr="0014018F">
        <w:rPr>
          <w:rFonts w:cs="Times New Roman"/>
          <w:b/>
          <w:bCs/>
          <w:sz w:val="24"/>
          <w:szCs w:val="24"/>
          <w:shd w:val="clear" w:color="auto" w:fill="FFFFFF"/>
          <w:lang w:val="en-US"/>
        </w:rPr>
        <w:t>Zhongguo</w:t>
      </w:r>
      <w:proofErr w:type="spellEnd"/>
      <w:r w:rsidRPr="0014018F">
        <w:rPr>
          <w:rFonts w:cs="Times New Roman"/>
          <w:b/>
          <w:bCs/>
          <w:sz w:val="24"/>
          <w:szCs w:val="24"/>
          <w:shd w:val="clear" w:color="auto" w:fill="FFFFFF"/>
          <w:lang w:val="en-US"/>
        </w:rPr>
        <w:t xml:space="preserve"> Shi Yan </w:t>
      </w:r>
      <w:proofErr w:type="spellStart"/>
      <w:r w:rsidRPr="0014018F">
        <w:rPr>
          <w:rFonts w:cs="Times New Roman"/>
          <w:b/>
          <w:bCs/>
          <w:sz w:val="24"/>
          <w:szCs w:val="24"/>
          <w:shd w:val="clear" w:color="auto" w:fill="FFFFFF"/>
          <w:lang w:val="en-US"/>
        </w:rPr>
        <w:t>Xue</w:t>
      </w:r>
      <w:proofErr w:type="spellEnd"/>
      <w:r w:rsidRPr="0014018F">
        <w:rPr>
          <w:rFonts w:cs="Times New Roman"/>
          <w:b/>
          <w:bCs/>
          <w:sz w:val="24"/>
          <w:szCs w:val="24"/>
          <w:shd w:val="clear" w:color="auto" w:fill="FFFFFF"/>
          <w:lang w:val="en-US"/>
        </w:rPr>
        <w:t xml:space="preserve"> Ye </w:t>
      </w:r>
      <w:proofErr w:type="spellStart"/>
      <w:r w:rsidRPr="0014018F">
        <w:rPr>
          <w:rFonts w:cs="Times New Roman"/>
          <w:b/>
          <w:bCs/>
          <w:sz w:val="24"/>
          <w:szCs w:val="24"/>
          <w:shd w:val="clear" w:color="auto" w:fill="FFFFFF"/>
          <w:lang w:val="en-US"/>
        </w:rPr>
        <w:t>Xue</w:t>
      </w:r>
      <w:proofErr w:type="spellEnd"/>
      <w:r w:rsidRPr="0014018F">
        <w:rPr>
          <w:rFonts w:cs="Times New Roman"/>
          <w:b/>
          <w:bCs/>
          <w:sz w:val="24"/>
          <w:szCs w:val="24"/>
          <w:shd w:val="clear" w:color="auto" w:fill="FFFFFF"/>
          <w:lang w:val="en-US"/>
        </w:rPr>
        <w:t xml:space="preserve"> Za </w:t>
      </w:r>
      <w:proofErr w:type="spellStart"/>
      <w:r w:rsidRPr="0014018F">
        <w:rPr>
          <w:rFonts w:cs="Times New Roman"/>
          <w:b/>
          <w:bCs/>
          <w:sz w:val="24"/>
          <w:szCs w:val="24"/>
          <w:shd w:val="clear" w:color="auto" w:fill="FFFFFF"/>
          <w:lang w:val="en-US"/>
        </w:rPr>
        <w:t>Zhi</w:t>
      </w:r>
      <w:proofErr w:type="spellEnd"/>
      <w:r w:rsidRPr="0014018F">
        <w:rPr>
          <w:rFonts w:cs="Times New Roman"/>
          <w:sz w:val="24"/>
          <w:szCs w:val="24"/>
          <w:shd w:val="clear" w:color="auto" w:fill="FFFFFF"/>
          <w:lang w:val="en-US"/>
        </w:rPr>
        <w:t>, v.25, n.3, p.723-728, 2017.</w:t>
      </w:r>
    </w:p>
    <w:p w14:paraId="1319B592" w14:textId="77777777" w:rsidR="00A165E2" w:rsidRPr="0014018F" w:rsidRDefault="00A165E2" w:rsidP="00A165E2">
      <w:pPr>
        <w:spacing w:after="0" w:line="240" w:lineRule="auto"/>
        <w:rPr>
          <w:rFonts w:cs="Times New Roman"/>
          <w:szCs w:val="24"/>
          <w:shd w:val="clear" w:color="auto" w:fill="FFFFFF"/>
          <w:lang w:val="en-US"/>
        </w:rPr>
      </w:pPr>
    </w:p>
    <w:p w14:paraId="5C575C1B" w14:textId="20602410"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 xml:space="preserve">LIU, S.G. </w:t>
      </w:r>
      <w:r w:rsidR="00981419" w:rsidRPr="00981419">
        <w:rPr>
          <w:rFonts w:cs="Times New Roman"/>
          <w:i/>
          <w:iCs/>
          <w:szCs w:val="24"/>
          <w:lang w:val="en-US"/>
        </w:rPr>
        <w:t>et al</w:t>
      </w:r>
      <w:r w:rsidRPr="0014018F">
        <w:rPr>
          <w:rFonts w:cs="Times New Roman"/>
          <w:szCs w:val="24"/>
          <w:lang w:val="en-US"/>
        </w:rPr>
        <w:t xml:space="preserve">. Polymorphisms in methotrexate transporters and their relationship to plasma methotrexate levels, toxicity of high-dose methotrexate, and outcome of pediatric acute lymphoblastic leukemia. </w:t>
      </w:r>
      <w:proofErr w:type="spellStart"/>
      <w:r w:rsidRPr="0014018F">
        <w:rPr>
          <w:rFonts w:cs="Times New Roman"/>
          <w:b/>
          <w:bCs/>
          <w:szCs w:val="24"/>
          <w:lang w:val="en-US"/>
        </w:rPr>
        <w:t>Oncotarget</w:t>
      </w:r>
      <w:proofErr w:type="spellEnd"/>
      <w:r w:rsidRPr="0014018F">
        <w:rPr>
          <w:rFonts w:cs="Times New Roman"/>
          <w:b/>
          <w:bCs/>
          <w:szCs w:val="24"/>
          <w:lang w:val="en-US"/>
        </w:rPr>
        <w:t>,</w:t>
      </w:r>
      <w:r w:rsidRPr="0014018F">
        <w:rPr>
          <w:rFonts w:cs="Times New Roman"/>
          <w:szCs w:val="24"/>
          <w:lang w:val="en-US"/>
        </w:rPr>
        <w:t xml:space="preserve"> v.8, n.23, p.37761-37772, 2017.</w:t>
      </w:r>
    </w:p>
    <w:p w14:paraId="1E756F3F" w14:textId="77777777" w:rsidR="00A165E2" w:rsidRPr="0014018F" w:rsidRDefault="00A165E2" w:rsidP="00A165E2">
      <w:pPr>
        <w:autoSpaceDE w:val="0"/>
        <w:autoSpaceDN w:val="0"/>
        <w:adjustRightInd w:val="0"/>
        <w:spacing w:after="0" w:line="240" w:lineRule="auto"/>
        <w:rPr>
          <w:rFonts w:cs="Times New Roman"/>
          <w:szCs w:val="24"/>
          <w:lang w:val="en-US"/>
        </w:rPr>
      </w:pPr>
    </w:p>
    <w:p w14:paraId="1A398BE5" w14:textId="72459FED"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LIU, Y.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Association of </w:t>
      </w:r>
      <w:r w:rsidRPr="0014018F">
        <w:rPr>
          <w:rFonts w:cs="Times New Roman"/>
          <w:i/>
          <w:iCs/>
          <w:noProof/>
          <w:szCs w:val="24"/>
          <w:lang w:val="en-US"/>
        </w:rPr>
        <w:t>ABCC2 -24C&gt;T</w:t>
      </w:r>
      <w:r w:rsidRPr="0014018F">
        <w:rPr>
          <w:rFonts w:cs="Times New Roman"/>
          <w:noProof/>
          <w:szCs w:val="24"/>
          <w:lang w:val="en-US"/>
        </w:rPr>
        <w:t xml:space="preserve"> polymorphism with high-dose methotrexate plasma concentrations and toxicities in childhood acute lymphoblastic leukemia. </w:t>
      </w:r>
      <w:r w:rsidRPr="0014018F">
        <w:rPr>
          <w:rFonts w:cs="Times New Roman"/>
          <w:b/>
          <w:bCs/>
          <w:noProof/>
          <w:szCs w:val="24"/>
          <w:lang w:val="en-US"/>
        </w:rPr>
        <w:t>PLoS ONE</w:t>
      </w:r>
      <w:r w:rsidRPr="0014018F">
        <w:rPr>
          <w:rFonts w:cs="Times New Roman"/>
          <w:noProof/>
          <w:szCs w:val="24"/>
          <w:lang w:val="en-US"/>
        </w:rPr>
        <w:t>,  v. 9, n. 1, p. 1–7, 2014.</w:t>
      </w:r>
    </w:p>
    <w:p w14:paraId="2CB89906" w14:textId="77777777" w:rsidR="00A165E2" w:rsidRPr="0014018F" w:rsidRDefault="00A165E2" w:rsidP="00A165E2">
      <w:pPr>
        <w:spacing w:after="0" w:line="240" w:lineRule="auto"/>
        <w:rPr>
          <w:rFonts w:cs="Times New Roman"/>
          <w:szCs w:val="24"/>
          <w:shd w:val="clear" w:color="auto" w:fill="FFFFFF"/>
          <w:lang w:val="en-US"/>
        </w:rPr>
      </w:pPr>
    </w:p>
    <w:p w14:paraId="40D343EF" w14:textId="77777777" w:rsidR="00A165E2" w:rsidRPr="0014018F" w:rsidRDefault="00A165E2" w:rsidP="00A165E2">
      <w:pPr>
        <w:spacing w:after="0" w:line="240" w:lineRule="auto"/>
        <w:rPr>
          <w:rFonts w:cs="Times New Roman"/>
          <w:szCs w:val="24"/>
          <w:lang w:val="en-US"/>
        </w:rPr>
      </w:pPr>
      <w:r w:rsidRPr="0014018F">
        <w:rPr>
          <w:rFonts w:cs="Times New Roman"/>
          <w:szCs w:val="24"/>
          <w:lang w:val="en-US"/>
        </w:rPr>
        <w:t xml:space="preserve">LONGHI, A.; FERRARI, S.; BACCI, G.; SPECCHIA, S. Long-term follow-up of patients with doxorubicin-induced cardiac toxicity after chemotherapy for osteosarcoma. </w:t>
      </w:r>
      <w:r w:rsidRPr="0014018F">
        <w:rPr>
          <w:rFonts w:cs="Times New Roman"/>
          <w:b/>
          <w:bCs/>
          <w:szCs w:val="24"/>
          <w:lang w:val="en-US"/>
        </w:rPr>
        <w:t xml:space="preserve">Anti </w:t>
      </w:r>
      <w:proofErr w:type="spellStart"/>
      <w:r w:rsidRPr="0014018F">
        <w:rPr>
          <w:rFonts w:cs="Times New Roman"/>
          <w:b/>
          <w:bCs/>
          <w:szCs w:val="24"/>
          <w:lang w:val="en-US"/>
        </w:rPr>
        <w:t>Canccer</w:t>
      </w:r>
      <w:proofErr w:type="spellEnd"/>
      <w:r w:rsidRPr="0014018F">
        <w:rPr>
          <w:rFonts w:cs="Times New Roman"/>
          <w:b/>
          <w:bCs/>
          <w:szCs w:val="24"/>
          <w:lang w:val="en-US"/>
        </w:rPr>
        <w:t xml:space="preserve"> Drugs</w:t>
      </w:r>
      <w:r w:rsidRPr="0014018F">
        <w:rPr>
          <w:rFonts w:cs="Times New Roman"/>
          <w:szCs w:val="24"/>
          <w:lang w:val="en-US"/>
        </w:rPr>
        <w:t>, v.18, p.737-744, 2007.</w:t>
      </w:r>
    </w:p>
    <w:p w14:paraId="03E20FFB" w14:textId="77777777" w:rsidR="00A165E2" w:rsidRPr="0014018F" w:rsidRDefault="00A165E2" w:rsidP="00A165E2">
      <w:pPr>
        <w:spacing w:after="0" w:line="240" w:lineRule="auto"/>
        <w:rPr>
          <w:rFonts w:cs="Times New Roman"/>
          <w:szCs w:val="24"/>
          <w:lang w:val="en-US"/>
        </w:rPr>
      </w:pPr>
    </w:p>
    <w:p w14:paraId="128BAFBB" w14:textId="6FB362D6" w:rsidR="00A165E2" w:rsidRPr="0014018F" w:rsidRDefault="00A165E2" w:rsidP="00A165E2">
      <w:pPr>
        <w:spacing w:after="0" w:line="240" w:lineRule="auto"/>
        <w:rPr>
          <w:rFonts w:cs="Times New Roman"/>
          <w:szCs w:val="24"/>
          <w:lang w:val="en-US"/>
        </w:rPr>
      </w:pPr>
      <w:r w:rsidRPr="008B6342">
        <w:rPr>
          <w:rFonts w:cs="Times New Roman"/>
          <w:noProof/>
          <w:szCs w:val="24"/>
          <w:lang w:val="en-US"/>
        </w:rPr>
        <w:t xml:space="preserve">LOPEZ-LOPEZ, E. </w:t>
      </w:r>
      <w:r w:rsidR="00981419" w:rsidRPr="008B6342">
        <w:rPr>
          <w:rFonts w:cs="Times New Roman"/>
          <w:i/>
          <w:iCs/>
          <w:noProof/>
          <w:szCs w:val="24"/>
          <w:lang w:val="en-US"/>
        </w:rPr>
        <w:t>et al</w:t>
      </w:r>
      <w:r w:rsidRPr="008B6342">
        <w:rPr>
          <w:rFonts w:cs="Times New Roman"/>
          <w:i/>
          <w:iCs/>
          <w:noProof/>
          <w:szCs w:val="24"/>
          <w:lang w:val="en-US"/>
        </w:rPr>
        <w:t>.</w:t>
      </w:r>
      <w:r w:rsidRPr="008B6342">
        <w:rPr>
          <w:rFonts w:cs="Times New Roman"/>
          <w:noProof/>
          <w:szCs w:val="24"/>
          <w:lang w:val="en-US"/>
        </w:rPr>
        <w:t xml:space="preserve"> </w:t>
      </w:r>
      <w:r w:rsidRPr="0014018F">
        <w:rPr>
          <w:rFonts w:cs="Times New Roman"/>
          <w:noProof/>
          <w:szCs w:val="24"/>
          <w:lang w:val="en-US"/>
        </w:rPr>
        <w:t xml:space="preserve">Polymorphisms of the </w:t>
      </w:r>
      <w:r w:rsidRPr="0014018F">
        <w:rPr>
          <w:rFonts w:cs="Times New Roman"/>
          <w:i/>
          <w:iCs/>
          <w:noProof/>
          <w:szCs w:val="24"/>
          <w:lang w:val="en-US"/>
        </w:rPr>
        <w:t>SLCO1B1</w:t>
      </w:r>
      <w:r w:rsidRPr="0014018F">
        <w:rPr>
          <w:rFonts w:cs="Times New Roman"/>
          <w:noProof/>
          <w:szCs w:val="24"/>
          <w:lang w:val="en-US"/>
        </w:rPr>
        <w:t xml:space="preserve"> Gene Predict Methotrexate-Related Toxicity in Childhood Acute Lymphoblastic Leukemia. </w:t>
      </w:r>
      <w:r w:rsidRPr="0014018F">
        <w:rPr>
          <w:rFonts w:cs="Times New Roman"/>
          <w:b/>
          <w:bCs/>
          <w:noProof/>
          <w:szCs w:val="24"/>
          <w:lang w:val="en-US"/>
        </w:rPr>
        <w:t>Pediatric blood &amp; cancer</w:t>
      </w:r>
      <w:r w:rsidRPr="0014018F">
        <w:rPr>
          <w:rFonts w:cs="Times New Roman"/>
          <w:noProof/>
          <w:szCs w:val="24"/>
          <w:lang w:val="en-US"/>
        </w:rPr>
        <w:t>,  v. 57, p. 612–619, 2011.</w:t>
      </w:r>
    </w:p>
    <w:p w14:paraId="26C3BFF8" w14:textId="77777777" w:rsidR="00A165E2" w:rsidRPr="008B6342" w:rsidRDefault="00A165E2" w:rsidP="00A165E2">
      <w:pPr>
        <w:pStyle w:val="Textodecomentrio"/>
        <w:spacing w:after="0"/>
        <w:rPr>
          <w:rFonts w:eastAsia="Times New Roman" w:cs="Times New Roman"/>
          <w:sz w:val="24"/>
          <w:szCs w:val="24"/>
          <w:highlight w:val="yellow"/>
          <w:lang w:val="en-US"/>
        </w:rPr>
      </w:pPr>
    </w:p>
    <w:p w14:paraId="3EA84285" w14:textId="07C4C865" w:rsidR="00A165E2" w:rsidRDefault="00A165E2" w:rsidP="00A165E2">
      <w:pPr>
        <w:widowControl w:val="0"/>
        <w:autoSpaceDE w:val="0"/>
        <w:autoSpaceDN w:val="0"/>
        <w:adjustRightInd w:val="0"/>
        <w:spacing w:after="0" w:line="240" w:lineRule="auto"/>
        <w:rPr>
          <w:rFonts w:cs="Times New Roman"/>
          <w:noProof/>
          <w:szCs w:val="24"/>
          <w:lang w:val="en-US"/>
        </w:rPr>
      </w:pPr>
      <w:r w:rsidRPr="008B6342">
        <w:rPr>
          <w:rFonts w:cs="Times New Roman"/>
          <w:noProof/>
          <w:szCs w:val="24"/>
          <w:lang w:val="en-US"/>
        </w:rPr>
        <w:t xml:space="preserve">MALSAGOVA, K. A. </w:t>
      </w:r>
      <w:r w:rsidR="00981419" w:rsidRPr="008B6342">
        <w:rPr>
          <w:rFonts w:cs="Times New Roman"/>
          <w:i/>
          <w:iCs/>
          <w:noProof/>
          <w:szCs w:val="24"/>
          <w:lang w:val="en-US"/>
        </w:rPr>
        <w:t>et al</w:t>
      </w:r>
      <w:r w:rsidRPr="008B6342">
        <w:rPr>
          <w:rFonts w:cs="Times New Roman"/>
          <w:i/>
          <w:iCs/>
          <w:noProof/>
          <w:szCs w:val="24"/>
          <w:lang w:val="en-US"/>
        </w:rPr>
        <w:t>.</w:t>
      </w:r>
      <w:r w:rsidRPr="008B6342">
        <w:rPr>
          <w:rFonts w:cs="Times New Roman"/>
          <w:noProof/>
          <w:szCs w:val="24"/>
          <w:lang w:val="en-US"/>
        </w:rPr>
        <w:t xml:space="preserve"> </w:t>
      </w:r>
      <w:r w:rsidRPr="0014018F">
        <w:rPr>
          <w:rFonts w:cs="Times New Roman"/>
          <w:noProof/>
          <w:szCs w:val="24"/>
          <w:lang w:val="en-US"/>
        </w:rPr>
        <w:t xml:space="preserve">Pharmacogenetic Testing : A Tool for Personalized Drug Therapy Optimization.  p. 1–23, 2020. </w:t>
      </w:r>
    </w:p>
    <w:p w14:paraId="79AFCAA9" w14:textId="13DF47E0" w:rsidR="00A165E2" w:rsidRDefault="00A165E2" w:rsidP="00A165E2">
      <w:pPr>
        <w:pStyle w:val="Textodecomentrio"/>
        <w:spacing w:after="0"/>
        <w:rPr>
          <w:rFonts w:cs="Times New Roman"/>
          <w:sz w:val="24"/>
          <w:szCs w:val="24"/>
          <w:lang w:val="en-US"/>
        </w:rPr>
      </w:pPr>
    </w:p>
    <w:p w14:paraId="4671717A" w14:textId="13AAEE41" w:rsidR="004E08EF" w:rsidRPr="008B6342" w:rsidRDefault="004E08EF" w:rsidP="004E08EF">
      <w:pPr>
        <w:pStyle w:val="Textodecomentrio"/>
        <w:spacing w:after="0"/>
        <w:rPr>
          <w:rFonts w:cs="Times New Roman"/>
          <w:sz w:val="24"/>
          <w:szCs w:val="24"/>
          <w:shd w:val="clear" w:color="auto" w:fill="FFFFFF"/>
        </w:rPr>
      </w:pPr>
      <w:r w:rsidRPr="0014018F">
        <w:rPr>
          <w:rFonts w:cs="Times New Roman"/>
          <w:sz w:val="24"/>
          <w:szCs w:val="24"/>
          <w:shd w:val="clear" w:color="auto" w:fill="FFFFFF"/>
          <w:lang w:val="en-US"/>
        </w:rPr>
        <w:t xml:space="preserve">MARTINS, A.F.L. </w:t>
      </w:r>
      <w:r w:rsidRPr="00981419">
        <w:rPr>
          <w:rFonts w:cs="Times New Roman"/>
          <w:i/>
          <w:iCs/>
          <w:sz w:val="24"/>
          <w:szCs w:val="24"/>
          <w:shd w:val="clear" w:color="auto" w:fill="FFFFFF"/>
          <w:lang w:val="en-US"/>
        </w:rPr>
        <w:t>et al</w:t>
      </w:r>
      <w:r w:rsidRPr="0014018F">
        <w:rPr>
          <w:rFonts w:cs="Times New Roman"/>
          <w:sz w:val="24"/>
          <w:szCs w:val="24"/>
          <w:shd w:val="clear" w:color="auto" w:fill="FFFFFF"/>
          <w:lang w:val="en-US"/>
        </w:rPr>
        <w:t xml:space="preserve">. </w:t>
      </w:r>
      <w:proofErr w:type="spellStart"/>
      <w:r w:rsidRPr="0014018F">
        <w:rPr>
          <w:rFonts w:cs="Times New Roman"/>
          <w:sz w:val="24"/>
          <w:szCs w:val="24"/>
          <w:shd w:val="clear" w:color="auto" w:fill="FFFFFF"/>
          <w:lang w:val="en-US"/>
        </w:rPr>
        <w:t>Photobiomodulation</w:t>
      </w:r>
      <w:proofErr w:type="spellEnd"/>
      <w:r w:rsidRPr="0014018F">
        <w:rPr>
          <w:rFonts w:cs="Times New Roman"/>
          <w:sz w:val="24"/>
          <w:szCs w:val="24"/>
          <w:shd w:val="clear" w:color="auto" w:fill="FFFFFF"/>
          <w:lang w:val="en-US"/>
        </w:rPr>
        <w:t xml:space="preserve"> reduces the impact of radiotherapy on oral health-related quality of life due to mucositis-related symptoms in head and neck cancer patients. </w:t>
      </w:r>
      <w:r w:rsidRPr="008B6342">
        <w:rPr>
          <w:rFonts w:cs="Times New Roman"/>
          <w:b/>
          <w:bCs/>
          <w:sz w:val="24"/>
          <w:szCs w:val="24"/>
          <w:shd w:val="clear" w:color="auto" w:fill="FFFFFF"/>
        </w:rPr>
        <w:t xml:space="preserve">Lasers Med </w:t>
      </w:r>
      <w:proofErr w:type="spellStart"/>
      <w:r w:rsidRPr="008B6342">
        <w:rPr>
          <w:rFonts w:cs="Times New Roman"/>
          <w:b/>
          <w:bCs/>
          <w:sz w:val="24"/>
          <w:szCs w:val="24"/>
          <w:shd w:val="clear" w:color="auto" w:fill="FFFFFF"/>
        </w:rPr>
        <w:t>Sci</w:t>
      </w:r>
      <w:proofErr w:type="spellEnd"/>
      <w:r w:rsidRPr="008B6342">
        <w:rPr>
          <w:rFonts w:cs="Times New Roman"/>
          <w:b/>
          <w:bCs/>
          <w:sz w:val="24"/>
          <w:szCs w:val="24"/>
          <w:shd w:val="clear" w:color="auto" w:fill="FFFFFF"/>
        </w:rPr>
        <w:t>,</w:t>
      </w:r>
      <w:r w:rsidRPr="008B6342">
        <w:rPr>
          <w:rFonts w:cs="Times New Roman"/>
          <w:sz w:val="24"/>
          <w:szCs w:val="24"/>
          <w:shd w:val="clear" w:color="auto" w:fill="FFFFFF"/>
        </w:rPr>
        <w:t xml:space="preserve"> v.28, 2020.</w:t>
      </w:r>
    </w:p>
    <w:p w14:paraId="1F82DF26" w14:textId="7AB77CBC" w:rsidR="004E08EF" w:rsidRPr="008B6342" w:rsidRDefault="004E08EF" w:rsidP="004E08EF">
      <w:pPr>
        <w:pStyle w:val="Textodecomentrio"/>
        <w:spacing w:after="0"/>
        <w:rPr>
          <w:rFonts w:cs="Times New Roman"/>
          <w:sz w:val="24"/>
          <w:szCs w:val="24"/>
          <w:shd w:val="clear" w:color="auto" w:fill="FFFFFF"/>
        </w:rPr>
      </w:pPr>
    </w:p>
    <w:p w14:paraId="6C392085" w14:textId="794C7336" w:rsidR="004E08EF" w:rsidRPr="008B6342" w:rsidRDefault="004E08EF" w:rsidP="004E08EF">
      <w:pPr>
        <w:pStyle w:val="Textodecomentrio"/>
        <w:spacing w:after="0"/>
        <w:rPr>
          <w:rFonts w:cs="Times New Roman"/>
          <w:sz w:val="24"/>
          <w:szCs w:val="24"/>
          <w:lang w:val="en-US"/>
        </w:rPr>
      </w:pPr>
      <w:r w:rsidRPr="0014018F">
        <w:rPr>
          <w:rFonts w:cs="Times New Roman"/>
          <w:sz w:val="24"/>
          <w:szCs w:val="24"/>
        </w:rPr>
        <w:t xml:space="preserve">MARTINS, C.M.; WAGNER, S.C.; LINDEN, R. Individualização Farmacocinética das Doses de 5- </w:t>
      </w:r>
      <w:proofErr w:type="spellStart"/>
      <w:r w:rsidRPr="0014018F">
        <w:rPr>
          <w:rFonts w:cs="Times New Roman"/>
          <w:sz w:val="24"/>
          <w:szCs w:val="24"/>
        </w:rPr>
        <w:t>Fluoruracil</w:t>
      </w:r>
      <w:proofErr w:type="spellEnd"/>
      <w:r w:rsidRPr="0014018F">
        <w:rPr>
          <w:rFonts w:cs="Times New Roman"/>
          <w:sz w:val="24"/>
          <w:szCs w:val="24"/>
        </w:rPr>
        <w:t xml:space="preserve"> no Câncer Colorretal. </w:t>
      </w:r>
      <w:proofErr w:type="spellStart"/>
      <w:r w:rsidRPr="008B6342">
        <w:rPr>
          <w:rFonts w:cs="Times New Roman"/>
          <w:sz w:val="24"/>
          <w:szCs w:val="24"/>
          <w:lang w:val="en-US"/>
        </w:rPr>
        <w:t>Revista</w:t>
      </w:r>
      <w:proofErr w:type="spellEnd"/>
      <w:r w:rsidRPr="008B6342">
        <w:rPr>
          <w:rFonts w:cs="Times New Roman"/>
          <w:sz w:val="24"/>
          <w:szCs w:val="24"/>
          <w:lang w:val="en-US"/>
        </w:rPr>
        <w:t xml:space="preserve"> </w:t>
      </w:r>
      <w:proofErr w:type="spellStart"/>
      <w:r w:rsidRPr="008B6342">
        <w:rPr>
          <w:rFonts w:cs="Times New Roman"/>
          <w:sz w:val="24"/>
          <w:szCs w:val="24"/>
          <w:lang w:val="en-US"/>
        </w:rPr>
        <w:t>Brasileira</w:t>
      </w:r>
      <w:proofErr w:type="spellEnd"/>
      <w:r w:rsidRPr="008B6342">
        <w:rPr>
          <w:rFonts w:cs="Times New Roman"/>
          <w:sz w:val="24"/>
          <w:szCs w:val="24"/>
          <w:lang w:val="en-US"/>
        </w:rPr>
        <w:t xml:space="preserve"> de </w:t>
      </w:r>
      <w:proofErr w:type="spellStart"/>
      <w:r w:rsidRPr="008B6342">
        <w:rPr>
          <w:rFonts w:cs="Times New Roman"/>
          <w:sz w:val="24"/>
          <w:szCs w:val="24"/>
          <w:lang w:val="en-US"/>
        </w:rPr>
        <w:t>Cancerologia</w:t>
      </w:r>
      <w:proofErr w:type="spellEnd"/>
      <w:r w:rsidRPr="008B6342">
        <w:rPr>
          <w:rFonts w:cs="Times New Roman"/>
          <w:sz w:val="24"/>
          <w:szCs w:val="24"/>
          <w:lang w:val="en-US"/>
        </w:rPr>
        <w:t>, v.59, n.2, 271-280, 2013.</w:t>
      </w:r>
    </w:p>
    <w:p w14:paraId="77D52175" w14:textId="77777777" w:rsidR="004E08EF" w:rsidRPr="0014018F" w:rsidRDefault="004E08EF" w:rsidP="00A165E2">
      <w:pPr>
        <w:pStyle w:val="Textodecomentrio"/>
        <w:spacing w:after="0"/>
        <w:rPr>
          <w:rFonts w:cs="Times New Roman"/>
          <w:sz w:val="24"/>
          <w:szCs w:val="24"/>
          <w:lang w:val="en-US"/>
        </w:rPr>
      </w:pPr>
    </w:p>
    <w:p w14:paraId="67FEB3B9"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 xml:space="preserve">MAZHARI, F.; SHIRAZI, A.S.; SHABZENDEHDAR, M. Management of oral mucositis in pediatric patients receiving cancer therapy: A systematic review and </w:t>
      </w:r>
      <w:proofErr w:type="spellStart"/>
      <w:r w:rsidRPr="0014018F">
        <w:rPr>
          <w:rFonts w:cs="Times New Roman"/>
          <w:szCs w:val="24"/>
          <w:lang w:val="en-US"/>
        </w:rPr>
        <w:t>metaanalysis</w:t>
      </w:r>
      <w:proofErr w:type="spellEnd"/>
      <w:r w:rsidRPr="0014018F">
        <w:rPr>
          <w:rFonts w:cs="Times New Roman"/>
          <w:szCs w:val="24"/>
          <w:lang w:val="en-US"/>
        </w:rPr>
        <w:t xml:space="preserve">. </w:t>
      </w:r>
      <w:proofErr w:type="spellStart"/>
      <w:r w:rsidRPr="0014018F">
        <w:rPr>
          <w:rFonts w:cs="Times New Roman"/>
          <w:b/>
          <w:bCs/>
          <w:szCs w:val="24"/>
          <w:lang w:val="en-US"/>
        </w:rPr>
        <w:t>Pediatr</w:t>
      </w:r>
      <w:proofErr w:type="spellEnd"/>
      <w:r w:rsidRPr="0014018F">
        <w:rPr>
          <w:rFonts w:cs="Times New Roman"/>
          <w:b/>
          <w:bCs/>
          <w:szCs w:val="24"/>
          <w:lang w:val="en-US"/>
        </w:rPr>
        <w:t xml:space="preserve"> Blood Cancer</w:t>
      </w:r>
      <w:r w:rsidRPr="0014018F">
        <w:rPr>
          <w:rFonts w:cs="Times New Roman"/>
          <w:szCs w:val="24"/>
          <w:lang w:val="en-US"/>
        </w:rPr>
        <w:t>, v.66, n.3, e27403, 2019.</w:t>
      </w:r>
    </w:p>
    <w:p w14:paraId="3141A3A3" w14:textId="77777777" w:rsidR="00A165E2" w:rsidRPr="0014018F" w:rsidRDefault="00A165E2" w:rsidP="00A165E2">
      <w:pPr>
        <w:spacing w:after="0" w:line="240" w:lineRule="auto"/>
        <w:rPr>
          <w:rFonts w:cs="Times New Roman"/>
          <w:szCs w:val="24"/>
          <w:shd w:val="clear" w:color="auto" w:fill="FFFFFF"/>
          <w:lang w:val="en-US"/>
        </w:rPr>
      </w:pPr>
    </w:p>
    <w:p w14:paraId="3E2F7F7A" w14:textId="0224C7CC"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t xml:space="preserve">MAUZ-KÖRHOLZ, C. </w:t>
      </w:r>
      <w:r w:rsidR="00981419" w:rsidRPr="00981419">
        <w:rPr>
          <w:rFonts w:cs="Times New Roman"/>
          <w:i/>
          <w:iCs/>
          <w:szCs w:val="24"/>
          <w:shd w:val="clear" w:color="auto" w:fill="FFFFFF"/>
          <w:lang w:val="en-US"/>
        </w:rPr>
        <w:t>et al</w:t>
      </w:r>
      <w:r w:rsidRPr="0014018F">
        <w:rPr>
          <w:rFonts w:cs="Times New Roman"/>
          <w:szCs w:val="24"/>
          <w:shd w:val="clear" w:color="auto" w:fill="FFFFFF"/>
          <w:lang w:val="en-US"/>
        </w:rPr>
        <w:t xml:space="preserve">. Pediatric Hodgkin Lymphoma. </w:t>
      </w:r>
      <w:r w:rsidRPr="0014018F">
        <w:rPr>
          <w:rFonts w:cs="Times New Roman"/>
          <w:b/>
          <w:bCs/>
          <w:szCs w:val="24"/>
          <w:shd w:val="clear" w:color="auto" w:fill="FFFFFF"/>
          <w:lang w:val="en-US"/>
        </w:rPr>
        <w:t>J Clin Oncol,</w:t>
      </w:r>
      <w:r w:rsidRPr="0014018F">
        <w:rPr>
          <w:rFonts w:cs="Times New Roman"/>
          <w:szCs w:val="24"/>
          <w:shd w:val="clear" w:color="auto" w:fill="FFFFFF"/>
          <w:lang w:val="en-US"/>
        </w:rPr>
        <w:t xml:space="preserve"> v.33, n.27, p.2975-85, 2015. </w:t>
      </w:r>
    </w:p>
    <w:p w14:paraId="3F3A4E4D" w14:textId="77777777" w:rsidR="00A165E2" w:rsidRPr="0014018F" w:rsidRDefault="00A165E2" w:rsidP="00A165E2">
      <w:pPr>
        <w:spacing w:after="0" w:line="240" w:lineRule="auto"/>
        <w:rPr>
          <w:rFonts w:cs="Times New Roman"/>
          <w:szCs w:val="24"/>
          <w:shd w:val="clear" w:color="auto" w:fill="FFFFFF"/>
          <w:lang w:val="en-US"/>
        </w:rPr>
      </w:pPr>
    </w:p>
    <w:p w14:paraId="3ADAB7CA" w14:textId="31BFC061" w:rsidR="00A165E2" w:rsidRPr="0014018F" w:rsidRDefault="00A165E2" w:rsidP="00A165E2">
      <w:pPr>
        <w:spacing w:after="0" w:line="240" w:lineRule="auto"/>
        <w:rPr>
          <w:rFonts w:cs="Times New Roman"/>
          <w:szCs w:val="24"/>
          <w:shd w:val="clear" w:color="auto" w:fill="FFFFFF"/>
        </w:rPr>
      </w:pPr>
      <w:r w:rsidRPr="0014018F">
        <w:rPr>
          <w:rFonts w:cs="Times New Roman"/>
          <w:szCs w:val="24"/>
          <w:shd w:val="clear" w:color="auto" w:fill="FFFFFF"/>
          <w:lang w:val="en-US"/>
        </w:rPr>
        <w:t xml:space="preserve">MEDELLIN-GARIBAY, S.E. </w:t>
      </w:r>
      <w:r w:rsidR="00981419" w:rsidRPr="00981419">
        <w:rPr>
          <w:rFonts w:cs="Times New Roman"/>
          <w:i/>
          <w:iCs/>
          <w:szCs w:val="24"/>
          <w:shd w:val="clear" w:color="auto" w:fill="FFFFFF"/>
          <w:lang w:val="en-US"/>
        </w:rPr>
        <w:t>et al</w:t>
      </w:r>
      <w:r w:rsidRPr="0014018F">
        <w:rPr>
          <w:rFonts w:cs="Times New Roman"/>
          <w:szCs w:val="24"/>
          <w:shd w:val="clear" w:color="auto" w:fill="FFFFFF"/>
          <w:lang w:val="en-US"/>
        </w:rPr>
        <w:t xml:space="preserve">. Population pharmacokinetics of methotrexate in Mexican pediatric patients with acute lymphoblastic leukemia. </w:t>
      </w:r>
      <w:proofErr w:type="spellStart"/>
      <w:r w:rsidRPr="0014018F">
        <w:rPr>
          <w:rFonts w:cs="Times New Roman"/>
          <w:b/>
          <w:bCs/>
          <w:szCs w:val="24"/>
          <w:shd w:val="clear" w:color="auto" w:fill="FFFFFF"/>
        </w:rPr>
        <w:t>Cancer</w:t>
      </w:r>
      <w:proofErr w:type="spellEnd"/>
      <w:r w:rsidRPr="0014018F">
        <w:rPr>
          <w:rFonts w:cs="Times New Roman"/>
          <w:b/>
          <w:bCs/>
          <w:szCs w:val="24"/>
          <w:shd w:val="clear" w:color="auto" w:fill="FFFFFF"/>
        </w:rPr>
        <w:t xml:space="preserve"> </w:t>
      </w:r>
      <w:proofErr w:type="spellStart"/>
      <w:r w:rsidRPr="0014018F">
        <w:rPr>
          <w:rFonts w:cs="Times New Roman"/>
          <w:b/>
          <w:bCs/>
          <w:szCs w:val="24"/>
          <w:shd w:val="clear" w:color="auto" w:fill="FFFFFF"/>
        </w:rPr>
        <w:t>Chemother</w:t>
      </w:r>
      <w:proofErr w:type="spellEnd"/>
      <w:r w:rsidRPr="0014018F">
        <w:rPr>
          <w:rFonts w:cs="Times New Roman"/>
          <w:b/>
          <w:bCs/>
          <w:szCs w:val="24"/>
          <w:shd w:val="clear" w:color="auto" w:fill="FFFFFF"/>
        </w:rPr>
        <w:t xml:space="preserve"> </w:t>
      </w:r>
      <w:proofErr w:type="spellStart"/>
      <w:r w:rsidRPr="0014018F">
        <w:rPr>
          <w:rFonts w:cs="Times New Roman"/>
          <w:b/>
          <w:bCs/>
          <w:szCs w:val="24"/>
          <w:shd w:val="clear" w:color="auto" w:fill="FFFFFF"/>
        </w:rPr>
        <w:t>Pharmacol</w:t>
      </w:r>
      <w:proofErr w:type="spellEnd"/>
      <w:r w:rsidRPr="0014018F">
        <w:rPr>
          <w:rFonts w:cs="Times New Roman"/>
          <w:szCs w:val="24"/>
          <w:shd w:val="clear" w:color="auto" w:fill="FFFFFF"/>
        </w:rPr>
        <w:t>, v.85, n.1, p.21-31, 2020.</w:t>
      </w:r>
    </w:p>
    <w:p w14:paraId="73C995B9" w14:textId="77777777" w:rsidR="00A165E2" w:rsidRPr="0014018F" w:rsidRDefault="00A165E2" w:rsidP="00A165E2">
      <w:pPr>
        <w:spacing w:after="0" w:line="240" w:lineRule="auto"/>
        <w:rPr>
          <w:rFonts w:cs="Times New Roman"/>
          <w:szCs w:val="24"/>
          <w:shd w:val="clear" w:color="auto" w:fill="FFFFFF"/>
        </w:rPr>
      </w:pPr>
    </w:p>
    <w:p w14:paraId="1781D624" w14:textId="77777777" w:rsidR="00A165E2" w:rsidRPr="0014018F" w:rsidRDefault="00A165E2" w:rsidP="00A165E2">
      <w:pPr>
        <w:pStyle w:val="Textodecomentrio"/>
        <w:spacing w:after="0"/>
        <w:rPr>
          <w:rFonts w:cs="Times New Roman"/>
          <w:sz w:val="24"/>
          <w:szCs w:val="24"/>
          <w:lang w:val="en-US"/>
        </w:rPr>
      </w:pPr>
      <w:r w:rsidRPr="0014018F">
        <w:rPr>
          <w:rFonts w:cs="Times New Roman"/>
          <w:sz w:val="24"/>
          <w:szCs w:val="24"/>
          <w:shd w:val="clear" w:color="auto" w:fill="FCFCFC"/>
        </w:rPr>
        <w:t xml:space="preserve">MEI, L.; ONTIVEROS, E.P.; GRIFFITHS, E.A.; THOMPSON, J.E.; WANG, E.S.; WETZLER, M. </w:t>
      </w:r>
      <w:proofErr w:type="spellStart"/>
      <w:r w:rsidRPr="0014018F">
        <w:rPr>
          <w:rFonts w:cs="Times New Roman"/>
          <w:sz w:val="24"/>
          <w:szCs w:val="24"/>
          <w:shd w:val="clear" w:color="auto" w:fill="FCFCFC"/>
        </w:rPr>
        <w:t>Pharmacogenetics</w:t>
      </w:r>
      <w:proofErr w:type="spellEnd"/>
      <w:r w:rsidRPr="0014018F">
        <w:rPr>
          <w:rFonts w:cs="Times New Roman"/>
          <w:sz w:val="24"/>
          <w:szCs w:val="24"/>
          <w:shd w:val="clear" w:color="auto" w:fill="FCFCFC"/>
        </w:rPr>
        <w:t xml:space="preserve"> preditivo de resposta e toxicidade na terapia de leucemia </w:t>
      </w:r>
      <w:proofErr w:type="spellStart"/>
      <w:r w:rsidRPr="0014018F">
        <w:rPr>
          <w:rFonts w:cs="Times New Roman"/>
          <w:sz w:val="24"/>
          <w:szCs w:val="24"/>
          <w:shd w:val="clear" w:color="auto" w:fill="FCFCFC"/>
        </w:rPr>
        <w:t>linfoblástica</w:t>
      </w:r>
      <w:proofErr w:type="spellEnd"/>
      <w:r w:rsidRPr="0014018F">
        <w:rPr>
          <w:rFonts w:cs="Times New Roman"/>
          <w:sz w:val="24"/>
          <w:szCs w:val="24"/>
          <w:shd w:val="clear" w:color="auto" w:fill="FCFCFC"/>
        </w:rPr>
        <w:t xml:space="preserve"> aguda. </w:t>
      </w:r>
      <w:r w:rsidRPr="0014018F">
        <w:rPr>
          <w:rFonts w:cs="Times New Roman"/>
          <w:b/>
          <w:bCs/>
          <w:sz w:val="24"/>
          <w:szCs w:val="24"/>
          <w:shd w:val="clear" w:color="auto" w:fill="FCFCFC"/>
          <w:lang w:val="en-US"/>
        </w:rPr>
        <w:t xml:space="preserve">Blood Ver, </w:t>
      </w:r>
      <w:r w:rsidRPr="0014018F">
        <w:rPr>
          <w:rFonts w:cs="Times New Roman"/>
          <w:sz w:val="24"/>
          <w:szCs w:val="24"/>
          <w:shd w:val="clear" w:color="auto" w:fill="FCFCFC"/>
          <w:lang w:val="en-US"/>
        </w:rPr>
        <w:t>v.29, n.4, p.243–249, 2015.</w:t>
      </w:r>
    </w:p>
    <w:p w14:paraId="6B00E756" w14:textId="77777777" w:rsidR="00A165E2" w:rsidRPr="0014018F" w:rsidRDefault="00A165E2" w:rsidP="00A165E2">
      <w:pPr>
        <w:spacing w:after="0" w:line="240" w:lineRule="auto"/>
        <w:rPr>
          <w:rFonts w:cs="Times New Roman"/>
          <w:szCs w:val="24"/>
          <w:shd w:val="clear" w:color="auto" w:fill="FFFFFF"/>
          <w:lang w:val="en-US"/>
        </w:rPr>
      </w:pPr>
    </w:p>
    <w:p w14:paraId="1CB7BA4B"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 xml:space="preserve">MILLER, M.M.; DONALD, D.V.; HAGEMANN, T.M. Prevention and treatment of oral mucositis in children with cancer. </w:t>
      </w:r>
      <w:r w:rsidRPr="0014018F">
        <w:rPr>
          <w:rFonts w:cs="Times New Roman"/>
          <w:b/>
          <w:bCs/>
          <w:szCs w:val="24"/>
          <w:lang w:val="en-US"/>
        </w:rPr>
        <w:t xml:space="preserve">J </w:t>
      </w:r>
      <w:proofErr w:type="spellStart"/>
      <w:r w:rsidRPr="0014018F">
        <w:rPr>
          <w:rFonts w:cs="Times New Roman"/>
          <w:b/>
          <w:bCs/>
          <w:szCs w:val="24"/>
          <w:lang w:val="en-US"/>
        </w:rPr>
        <w:t>Pediatr</w:t>
      </w:r>
      <w:proofErr w:type="spellEnd"/>
      <w:r w:rsidRPr="0014018F">
        <w:rPr>
          <w:rFonts w:cs="Times New Roman"/>
          <w:b/>
          <w:bCs/>
          <w:szCs w:val="24"/>
          <w:lang w:val="en-US"/>
        </w:rPr>
        <w:t xml:space="preserve"> </w:t>
      </w:r>
      <w:proofErr w:type="spellStart"/>
      <w:r w:rsidRPr="0014018F">
        <w:rPr>
          <w:rFonts w:cs="Times New Roman"/>
          <w:b/>
          <w:bCs/>
          <w:szCs w:val="24"/>
          <w:lang w:val="en-US"/>
        </w:rPr>
        <w:t>Pharmacol</w:t>
      </w:r>
      <w:proofErr w:type="spellEnd"/>
      <w:r w:rsidRPr="0014018F">
        <w:rPr>
          <w:rFonts w:cs="Times New Roman"/>
          <w:b/>
          <w:bCs/>
          <w:szCs w:val="24"/>
          <w:lang w:val="en-US"/>
        </w:rPr>
        <w:t xml:space="preserve"> </w:t>
      </w:r>
      <w:proofErr w:type="spellStart"/>
      <w:r w:rsidRPr="0014018F">
        <w:rPr>
          <w:rFonts w:cs="Times New Roman"/>
          <w:b/>
          <w:bCs/>
          <w:szCs w:val="24"/>
          <w:lang w:val="en-US"/>
        </w:rPr>
        <w:t>Ther</w:t>
      </w:r>
      <w:proofErr w:type="spellEnd"/>
      <w:r w:rsidRPr="0014018F">
        <w:rPr>
          <w:rFonts w:cs="Times New Roman"/>
          <w:b/>
          <w:bCs/>
          <w:szCs w:val="24"/>
          <w:lang w:val="en-US"/>
        </w:rPr>
        <w:t>,</w:t>
      </w:r>
      <w:r w:rsidRPr="0014018F">
        <w:rPr>
          <w:rFonts w:cs="Times New Roman"/>
          <w:szCs w:val="24"/>
          <w:lang w:val="en-US"/>
        </w:rPr>
        <w:t xml:space="preserve"> v.17, p.340–350, 2012.</w:t>
      </w:r>
    </w:p>
    <w:p w14:paraId="4F728006" w14:textId="77777777" w:rsidR="00A165E2" w:rsidRPr="0014018F" w:rsidRDefault="00A165E2" w:rsidP="00A165E2">
      <w:pPr>
        <w:autoSpaceDE w:val="0"/>
        <w:autoSpaceDN w:val="0"/>
        <w:adjustRightInd w:val="0"/>
        <w:spacing w:after="0" w:line="240" w:lineRule="auto"/>
        <w:rPr>
          <w:rFonts w:cs="Times New Roman"/>
          <w:szCs w:val="24"/>
          <w:lang w:val="en-US"/>
        </w:rPr>
      </w:pPr>
    </w:p>
    <w:p w14:paraId="76A64988" w14:textId="6316FE0D" w:rsidR="00A165E2" w:rsidRPr="008B6342" w:rsidRDefault="00A165E2" w:rsidP="00A165E2">
      <w:pPr>
        <w:autoSpaceDE w:val="0"/>
        <w:autoSpaceDN w:val="0"/>
        <w:adjustRightInd w:val="0"/>
        <w:spacing w:after="0" w:line="240" w:lineRule="auto"/>
        <w:rPr>
          <w:rFonts w:cs="Times New Roman"/>
          <w:color w:val="212121"/>
          <w:szCs w:val="24"/>
          <w:shd w:val="clear" w:color="auto" w:fill="FFFFFF"/>
          <w:lang w:val="en-US"/>
        </w:rPr>
      </w:pPr>
      <w:r w:rsidRPr="0014018F">
        <w:rPr>
          <w:rFonts w:cs="Times New Roman"/>
          <w:color w:val="212121"/>
          <w:szCs w:val="24"/>
          <w:shd w:val="clear" w:color="auto" w:fill="FFFFFF"/>
        </w:rPr>
        <w:lastRenderedPageBreak/>
        <w:t xml:space="preserve">MIRANDA-SILVA W, </w:t>
      </w:r>
      <w:r w:rsidR="00981419" w:rsidRPr="00981419">
        <w:rPr>
          <w:rFonts w:cs="Times New Roman"/>
          <w:i/>
          <w:iCs/>
          <w:color w:val="212121"/>
          <w:szCs w:val="24"/>
          <w:shd w:val="clear" w:color="auto" w:fill="FFFFFF"/>
        </w:rPr>
        <w:t>et al</w:t>
      </w:r>
      <w:r w:rsidRPr="0014018F">
        <w:rPr>
          <w:rFonts w:cs="Times New Roman"/>
          <w:color w:val="212121"/>
          <w:szCs w:val="24"/>
          <w:shd w:val="clear" w:color="auto" w:fill="FFFFFF"/>
        </w:rPr>
        <w:t xml:space="preserve">. </w:t>
      </w:r>
      <w:r w:rsidRPr="008B6342">
        <w:rPr>
          <w:rFonts w:cs="Times New Roman"/>
          <w:color w:val="212121"/>
          <w:szCs w:val="24"/>
          <w:shd w:val="clear" w:color="auto" w:fill="FFFFFF"/>
          <w:lang w:val="en-US"/>
        </w:rPr>
        <w:t xml:space="preserve">Mucositis Study Group of the Multinational Association of Supportive Care in Cancer / International Society for Oral </w:t>
      </w:r>
      <w:proofErr w:type="gramStart"/>
      <w:r w:rsidRPr="008B6342">
        <w:rPr>
          <w:rFonts w:cs="Times New Roman"/>
          <w:color w:val="212121"/>
          <w:szCs w:val="24"/>
          <w:shd w:val="clear" w:color="auto" w:fill="FFFFFF"/>
          <w:lang w:val="en-US"/>
        </w:rPr>
        <w:t>Oncology  (</w:t>
      </w:r>
      <w:proofErr w:type="gramEnd"/>
      <w:r w:rsidRPr="008B6342">
        <w:rPr>
          <w:rFonts w:cs="Times New Roman"/>
          <w:color w:val="212121"/>
          <w:szCs w:val="24"/>
          <w:shd w:val="clear" w:color="auto" w:fill="FFFFFF"/>
          <w:lang w:val="en-US"/>
        </w:rPr>
        <w:t xml:space="preserve">MASCC/ISOO). MASCC/ISOO clinical practice guidelines for the management of mucositis: sub-analysis of current interventions for the management of oral mucositis in pediatric cancer patients. </w:t>
      </w:r>
      <w:r w:rsidRPr="008B6342">
        <w:rPr>
          <w:rFonts w:cs="Times New Roman"/>
          <w:b/>
          <w:bCs/>
          <w:color w:val="212121"/>
          <w:szCs w:val="24"/>
          <w:shd w:val="clear" w:color="auto" w:fill="FFFFFF"/>
          <w:lang w:val="en-US"/>
        </w:rPr>
        <w:t>Support Care Cancer</w:t>
      </w:r>
      <w:r w:rsidRPr="008B6342">
        <w:rPr>
          <w:rFonts w:cs="Times New Roman"/>
          <w:color w:val="212121"/>
          <w:szCs w:val="24"/>
          <w:shd w:val="clear" w:color="auto" w:fill="FFFFFF"/>
          <w:lang w:val="en-US"/>
        </w:rPr>
        <w:t>, v.29, n.7, p.3539-3562, 2021.</w:t>
      </w:r>
    </w:p>
    <w:p w14:paraId="645FE110" w14:textId="77777777" w:rsidR="00A165E2" w:rsidRPr="0014018F" w:rsidRDefault="00A165E2" w:rsidP="00A165E2">
      <w:pPr>
        <w:autoSpaceDE w:val="0"/>
        <w:autoSpaceDN w:val="0"/>
        <w:adjustRightInd w:val="0"/>
        <w:spacing w:after="0" w:line="240" w:lineRule="auto"/>
        <w:rPr>
          <w:rFonts w:cs="Times New Roman"/>
          <w:szCs w:val="24"/>
          <w:lang w:val="en-US"/>
        </w:rPr>
      </w:pPr>
    </w:p>
    <w:p w14:paraId="4D4A09FD" w14:textId="77777777" w:rsidR="00A165E2" w:rsidRPr="0014018F" w:rsidRDefault="00A165E2" w:rsidP="00A165E2">
      <w:pPr>
        <w:spacing w:after="0" w:line="240" w:lineRule="auto"/>
        <w:rPr>
          <w:rFonts w:cs="Times New Roman"/>
          <w:szCs w:val="24"/>
          <w:lang w:val="en-US"/>
        </w:rPr>
      </w:pPr>
      <w:r w:rsidRPr="0014018F">
        <w:rPr>
          <w:rFonts w:cs="Times New Roman"/>
          <w:szCs w:val="24"/>
          <w:lang w:val="en-US"/>
        </w:rPr>
        <w:t>NATIONAL INSTITUTE FOR HEALTH AND CARE EXCELLENCE. Suspected cancer: recognition and referral</w:t>
      </w:r>
      <w:r w:rsidRPr="0014018F">
        <w:rPr>
          <w:rFonts w:cs="Times New Roman"/>
          <w:b/>
          <w:bCs/>
          <w:szCs w:val="24"/>
          <w:lang w:val="en-US"/>
        </w:rPr>
        <w:t>. NICE guideline NG12</w:t>
      </w:r>
      <w:r w:rsidRPr="0014018F">
        <w:rPr>
          <w:rFonts w:cs="Times New Roman"/>
          <w:szCs w:val="24"/>
          <w:lang w:val="en-US"/>
        </w:rPr>
        <w:t>. 2017 (updated from 2015). https://www.nice.org.uk/guidance/ng12 (accessed 13 February 2021).</w:t>
      </w:r>
    </w:p>
    <w:p w14:paraId="2C6E0D52" w14:textId="77777777" w:rsidR="00A165E2" w:rsidRPr="0014018F" w:rsidRDefault="00A165E2" w:rsidP="00A165E2">
      <w:pPr>
        <w:spacing w:after="0" w:line="240" w:lineRule="auto"/>
        <w:rPr>
          <w:rFonts w:cs="Times New Roman"/>
          <w:szCs w:val="24"/>
          <w:lang w:val="en-US"/>
        </w:rPr>
      </w:pPr>
    </w:p>
    <w:p w14:paraId="1501D789" w14:textId="6C6BF851"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t xml:space="preserve">OOSTEROM, N. </w:t>
      </w:r>
      <w:r w:rsidR="00981419" w:rsidRPr="00981419">
        <w:rPr>
          <w:rFonts w:cs="Times New Roman"/>
          <w:i/>
          <w:iCs/>
          <w:szCs w:val="24"/>
          <w:shd w:val="clear" w:color="auto" w:fill="FFFFFF"/>
          <w:lang w:val="en-US"/>
        </w:rPr>
        <w:t>et al</w:t>
      </w:r>
      <w:r w:rsidRPr="0014018F">
        <w:rPr>
          <w:rFonts w:cs="Times New Roman"/>
          <w:szCs w:val="24"/>
          <w:shd w:val="clear" w:color="auto" w:fill="FFFFFF"/>
          <w:lang w:val="en-US"/>
        </w:rPr>
        <w:t xml:space="preserve">. The role of genetic polymorphisms in the thymidylate synthase (TYMS) gene in methotrexate-induced oral mucositis in children with acute lymphoblastic leukemia. </w:t>
      </w:r>
      <w:proofErr w:type="spellStart"/>
      <w:r w:rsidRPr="0014018F">
        <w:rPr>
          <w:rFonts w:cs="Times New Roman"/>
          <w:b/>
          <w:bCs/>
          <w:szCs w:val="24"/>
          <w:shd w:val="clear" w:color="auto" w:fill="FFFFFF"/>
          <w:lang w:val="en-US"/>
        </w:rPr>
        <w:t>Pharmacogenet</w:t>
      </w:r>
      <w:proofErr w:type="spellEnd"/>
      <w:r w:rsidRPr="0014018F">
        <w:rPr>
          <w:rFonts w:cs="Times New Roman"/>
          <w:b/>
          <w:bCs/>
          <w:szCs w:val="24"/>
          <w:shd w:val="clear" w:color="auto" w:fill="FFFFFF"/>
          <w:lang w:val="en-US"/>
        </w:rPr>
        <w:t xml:space="preserve"> Genomics</w:t>
      </w:r>
      <w:r w:rsidRPr="0014018F">
        <w:rPr>
          <w:rFonts w:cs="Times New Roman"/>
          <w:szCs w:val="24"/>
          <w:shd w:val="clear" w:color="auto" w:fill="FFFFFF"/>
          <w:lang w:val="en-US"/>
        </w:rPr>
        <w:t>, v.28, n.10, p.223-229, 2018. </w:t>
      </w:r>
    </w:p>
    <w:p w14:paraId="02B666F5" w14:textId="77777777" w:rsidR="00A165E2" w:rsidRPr="0014018F" w:rsidRDefault="00A165E2" w:rsidP="00A165E2">
      <w:pPr>
        <w:spacing w:after="0" w:line="240" w:lineRule="auto"/>
        <w:rPr>
          <w:rFonts w:cs="Times New Roman"/>
          <w:szCs w:val="24"/>
          <w:shd w:val="clear" w:color="auto" w:fill="FFFFFF"/>
          <w:lang w:val="en-US"/>
        </w:rPr>
      </w:pPr>
    </w:p>
    <w:p w14:paraId="2A9883B8"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OZDEMIR, N.; CELKAN, T.; BARIŞ, S.; BATAR, B.; GÜVEN, M. DNA repair gene</w:t>
      </w:r>
    </w:p>
    <w:p w14:paraId="380204F6"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 xml:space="preserve">XPD and XRCC1 polymorphisms and the risk of febrile neutropenia and mucositis in children with leukemia and lymphoma. </w:t>
      </w:r>
      <w:r w:rsidRPr="0014018F">
        <w:rPr>
          <w:rFonts w:cs="Times New Roman"/>
          <w:b/>
          <w:bCs/>
          <w:szCs w:val="24"/>
          <w:lang w:val="en-US"/>
        </w:rPr>
        <w:t>Leuk Res,</w:t>
      </w:r>
      <w:r w:rsidRPr="0014018F">
        <w:rPr>
          <w:rFonts w:cs="Times New Roman"/>
          <w:szCs w:val="24"/>
          <w:lang w:val="en-US"/>
        </w:rPr>
        <w:t xml:space="preserve"> v.36, p.5659, 2012.</w:t>
      </w:r>
    </w:p>
    <w:p w14:paraId="4085170D" w14:textId="77777777" w:rsidR="00A165E2" w:rsidRPr="0014018F" w:rsidRDefault="00A165E2" w:rsidP="00A165E2">
      <w:pPr>
        <w:autoSpaceDE w:val="0"/>
        <w:autoSpaceDN w:val="0"/>
        <w:adjustRightInd w:val="0"/>
        <w:spacing w:after="0" w:line="240" w:lineRule="auto"/>
        <w:rPr>
          <w:rFonts w:cs="Times New Roman"/>
          <w:szCs w:val="24"/>
          <w:lang w:val="en-US"/>
        </w:rPr>
      </w:pPr>
    </w:p>
    <w:p w14:paraId="4CD224B7" w14:textId="77777777" w:rsidR="00A165E2" w:rsidRPr="0014018F" w:rsidRDefault="00A165E2" w:rsidP="00A165E2">
      <w:pPr>
        <w:widowControl w:val="0"/>
        <w:suppressAutoHyphens/>
        <w:autoSpaceDE w:val="0"/>
        <w:spacing w:before="57" w:after="0" w:line="240" w:lineRule="auto"/>
        <w:rPr>
          <w:rFonts w:cs="Times New Roman"/>
          <w:szCs w:val="24"/>
          <w:lang w:val="en-US"/>
        </w:rPr>
      </w:pPr>
      <w:r w:rsidRPr="0014018F">
        <w:rPr>
          <w:rFonts w:cs="Times New Roman"/>
          <w:szCs w:val="24"/>
          <w:lang w:val="fr-FR"/>
        </w:rPr>
        <w:t xml:space="preserve">PARULEKAR, W.; MACKENZIE, R.; BJARNASON, G.; JORDAN, R.C. </w:t>
      </w:r>
      <w:r w:rsidRPr="0014018F">
        <w:rPr>
          <w:rFonts w:cs="Times New Roman"/>
          <w:szCs w:val="24"/>
          <w:lang w:val="en-US"/>
        </w:rPr>
        <w:t xml:space="preserve">Scoring oral mucositis. </w:t>
      </w:r>
      <w:r w:rsidRPr="0014018F">
        <w:rPr>
          <w:rFonts w:cs="Times New Roman"/>
          <w:b/>
          <w:bCs/>
          <w:szCs w:val="24"/>
          <w:lang w:val="en-US"/>
        </w:rPr>
        <w:t>Oral Oncol</w:t>
      </w:r>
      <w:r w:rsidRPr="0014018F">
        <w:rPr>
          <w:rFonts w:cs="Times New Roman"/>
          <w:szCs w:val="24"/>
          <w:lang w:val="en-US"/>
        </w:rPr>
        <w:t xml:space="preserve">, v.34, </w:t>
      </w:r>
      <w:proofErr w:type="gramStart"/>
      <w:r w:rsidRPr="0014018F">
        <w:rPr>
          <w:rFonts w:cs="Times New Roman"/>
          <w:szCs w:val="24"/>
          <w:lang w:val="en-US"/>
        </w:rPr>
        <w:t>n.1,p.</w:t>
      </w:r>
      <w:proofErr w:type="gramEnd"/>
      <w:r w:rsidRPr="0014018F">
        <w:rPr>
          <w:rFonts w:cs="Times New Roman"/>
          <w:szCs w:val="24"/>
          <w:lang w:val="en-US"/>
        </w:rPr>
        <w:t>63-71, 1998.</w:t>
      </w:r>
    </w:p>
    <w:p w14:paraId="34D755E6" w14:textId="77777777" w:rsidR="00A165E2" w:rsidRPr="0014018F" w:rsidRDefault="00A165E2" w:rsidP="00A165E2">
      <w:pPr>
        <w:autoSpaceDE w:val="0"/>
        <w:autoSpaceDN w:val="0"/>
        <w:adjustRightInd w:val="0"/>
        <w:spacing w:after="0" w:line="240" w:lineRule="auto"/>
        <w:rPr>
          <w:rFonts w:cs="Times New Roman"/>
          <w:szCs w:val="24"/>
          <w:lang w:val="en-US"/>
        </w:rPr>
      </w:pPr>
    </w:p>
    <w:p w14:paraId="44073517" w14:textId="77777777" w:rsidR="00A165E2" w:rsidRPr="0014018F" w:rsidRDefault="00A165E2" w:rsidP="00A165E2">
      <w:pPr>
        <w:spacing w:after="0" w:line="240" w:lineRule="auto"/>
        <w:rPr>
          <w:rFonts w:cs="Times New Roman"/>
          <w:szCs w:val="24"/>
          <w:lang w:val="en-US"/>
        </w:rPr>
      </w:pPr>
      <w:r w:rsidRPr="0014018F">
        <w:rPr>
          <w:rFonts w:cs="Times New Roman"/>
          <w:szCs w:val="24"/>
          <w:lang w:val="en-US"/>
        </w:rPr>
        <w:t>PUBLIC HEALTH ENGLAND. Childhood cancer statistics, England annual report. London: PHE Publications; 2018.</w:t>
      </w:r>
    </w:p>
    <w:p w14:paraId="638C99B5" w14:textId="77777777" w:rsidR="00A165E2" w:rsidRPr="0014018F" w:rsidRDefault="00A165E2" w:rsidP="00A165E2">
      <w:pPr>
        <w:spacing w:after="0" w:line="240" w:lineRule="auto"/>
        <w:rPr>
          <w:rFonts w:cs="Times New Roman"/>
          <w:szCs w:val="24"/>
          <w:lang w:val="en-US"/>
        </w:rPr>
      </w:pPr>
    </w:p>
    <w:p w14:paraId="75395F70" w14:textId="097C6D86"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RADTKE, S.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Germline genetic variations in methotrexate candidate genes are associated with pharmacokinetics, toxicity, and outcome in childhood acute lymphoblastic leukemia. </w:t>
      </w:r>
      <w:r w:rsidRPr="0014018F">
        <w:rPr>
          <w:rFonts w:cs="Times New Roman"/>
          <w:b/>
          <w:bCs/>
          <w:noProof/>
          <w:szCs w:val="24"/>
          <w:lang w:val="en-US"/>
        </w:rPr>
        <w:t>Blood</w:t>
      </w:r>
      <w:r w:rsidRPr="0014018F">
        <w:rPr>
          <w:rFonts w:cs="Times New Roman"/>
          <w:noProof/>
          <w:szCs w:val="24"/>
          <w:lang w:val="en-US"/>
        </w:rPr>
        <w:t>,  v. 121, n. 26, p. 5145–5153, 2013.</w:t>
      </w:r>
    </w:p>
    <w:p w14:paraId="350F3124" w14:textId="77777777" w:rsidR="00A165E2" w:rsidRPr="0014018F" w:rsidRDefault="00A165E2" w:rsidP="00A165E2">
      <w:pPr>
        <w:spacing w:after="0" w:line="240" w:lineRule="auto"/>
        <w:rPr>
          <w:rFonts w:eastAsia="font466" w:cs="Times New Roman"/>
          <w:noProof/>
          <w:szCs w:val="24"/>
          <w:highlight w:val="yellow"/>
          <w:lang w:val="en-US"/>
        </w:rPr>
      </w:pPr>
    </w:p>
    <w:p w14:paraId="22DD09D2" w14:textId="74E1B831"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RAMSEY, L. B.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Genome-wide study of methotrexate clearance replicates </w:t>
      </w:r>
      <w:r w:rsidRPr="0014018F">
        <w:rPr>
          <w:rFonts w:cs="Times New Roman"/>
          <w:i/>
          <w:iCs/>
          <w:noProof/>
          <w:szCs w:val="24"/>
          <w:lang w:val="en-US"/>
        </w:rPr>
        <w:t>SLCO1B1</w:t>
      </w:r>
      <w:r w:rsidRPr="0014018F">
        <w:rPr>
          <w:rFonts w:cs="Times New Roman"/>
          <w:noProof/>
          <w:szCs w:val="24"/>
          <w:lang w:val="en-US"/>
        </w:rPr>
        <w:t xml:space="preserve">. </w:t>
      </w:r>
      <w:r w:rsidRPr="0014018F">
        <w:rPr>
          <w:rFonts w:cs="Times New Roman"/>
          <w:b/>
          <w:bCs/>
          <w:noProof/>
          <w:szCs w:val="24"/>
          <w:lang w:val="en-US"/>
        </w:rPr>
        <w:t>Blood</w:t>
      </w:r>
      <w:r w:rsidRPr="0014018F">
        <w:rPr>
          <w:rFonts w:cs="Times New Roman"/>
          <w:noProof/>
          <w:szCs w:val="24"/>
          <w:lang w:val="en-US"/>
        </w:rPr>
        <w:t>,  v. 121, n. 6, p. 898–904, 2013.</w:t>
      </w:r>
    </w:p>
    <w:p w14:paraId="14CE8BAB" w14:textId="77777777" w:rsidR="00A165E2" w:rsidRPr="008B6342" w:rsidRDefault="00A165E2" w:rsidP="00A165E2">
      <w:pPr>
        <w:spacing w:after="0" w:line="240" w:lineRule="auto"/>
        <w:rPr>
          <w:rFonts w:cs="Times New Roman"/>
          <w:szCs w:val="24"/>
          <w:highlight w:val="yellow"/>
          <w:lang w:val="en-US"/>
        </w:rPr>
      </w:pPr>
    </w:p>
    <w:p w14:paraId="52D0D272" w14:textId="77777777" w:rsidR="00A165E2" w:rsidRPr="0014018F" w:rsidRDefault="00A165E2" w:rsidP="00A165E2">
      <w:pPr>
        <w:spacing w:after="0" w:line="240" w:lineRule="auto"/>
        <w:rPr>
          <w:rFonts w:cs="Times New Roman"/>
          <w:color w:val="212121"/>
          <w:szCs w:val="24"/>
          <w:shd w:val="clear" w:color="auto" w:fill="FFFFFF"/>
        </w:rPr>
      </w:pPr>
      <w:r w:rsidRPr="008B6342">
        <w:rPr>
          <w:rFonts w:cs="Times New Roman"/>
          <w:color w:val="212121"/>
          <w:szCs w:val="24"/>
          <w:shd w:val="clear" w:color="auto" w:fill="FFFFFF"/>
          <w:lang w:val="en-US"/>
        </w:rPr>
        <w:t xml:space="preserve">RIBEIRO, I.; DE ANDRADE LIMA NETO, E.; VALENÇA, A.M. Chemotherapy in Pediatric Oncology Patients and the Occurrence of Oral Mucositis. </w:t>
      </w:r>
      <w:proofErr w:type="spellStart"/>
      <w:r w:rsidRPr="0014018F">
        <w:rPr>
          <w:rFonts w:cs="Times New Roman"/>
          <w:b/>
          <w:bCs/>
          <w:color w:val="212121"/>
          <w:szCs w:val="24"/>
          <w:shd w:val="clear" w:color="auto" w:fill="FFFFFF"/>
        </w:rPr>
        <w:t>Int</w:t>
      </w:r>
      <w:proofErr w:type="spellEnd"/>
      <w:r w:rsidRPr="0014018F">
        <w:rPr>
          <w:rFonts w:cs="Times New Roman"/>
          <w:b/>
          <w:bCs/>
          <w:color w:val="212121"/>
          <w:szCs w:val="24"/>
          <w:shd w:val="clear" w:color="auto" w:fill="FFFFFF"/>
        </w:rPr>
        <w:t xml:space="preserve"> J </w:t>
      </w:r>
      <w:proofErr w:type="spellStart"/>
      <w:r w:rsidRPr="0014018F">
        <w:rPr>
          <w:rFonts w:cs="Times New Roman"/>
          <w:b/>
          <w:bCs/>
          <w:color w:val="212121"/>
          <w:szCs w:val="24"/>
          <w:shd w:val="clear" w:color="auto" w:fill="FFFFFF"/>
        </w:rPr>
        <w:t>Clin</w:t>
      </w:r>
      <w:proofErr w:type="spellEnd"/>
      <w:r w:rsidRPr="0014018F">
        <w:rPr>
          <w:rFonts w:cs="Times New Roman"/>
          <w:b/>
          <w:bCs/>
          <w:color w:val="212121"/>
          <w:szCs w:val="24"/>
          <w:shd w:val="clear" w:color="auto" w:fill="FFFFFF"/>
        </w:rPr>
        <w:t xml:space="preserve"> </w:t>
      </w:r>
      <w:proofErr w:type="spellStart"/>
      <w:r w:rsidRPr="0014018F">
        <w:rPr>
          <w:rFonts w:cs="Times New Roman"/>
          <w:b/>
          <w:bCs/>
          <w:color w:val="212121"/>
          <w:szCs w:val="24"/>
          <w:shd w:val="clear" w:color="auto" w:fill="FFFFFF"/>
        </w:rPr>
        <w:t>Pediatr</w:t>
      </w:r>
      <w:proofErr w:type="spellEnd"/>
      <w:r w:rsidRPr="0014018F">
        <w:rPr>
          <w:rFonts w:cs="Times New Roman"/>
          <w:b/>
          <w:bCs/>
          <w:color w:val="212121"/>
          <w:szCs w:val="24"/>
          <w:shd w:val="clear" w:color="auto" w:fill="FFFFFF"/>
        </w:rPr>
        <w:t xml:space="preserve"> Dent</w:t>
      </w:r>
      <w:r w:rsidRPr="0014018F">
        <w:rPr>
          <w:rFonts w:cs="Times New Roman"/>
          <w:color w:val="212121"/>
          <w:szCs w:val="24"/>
          <w:shd w:val="clear" w:color="auto" w:fill="FFFFFF"/>
        </w:rPr>
        <w:t>, v.12, n.4, p.261-267, 2019.</w:t>
      </w:r>
    </w:p>
    <w:p w14:paraId="30264984" w14:textId="77777777" w:rsidR="00A165E2" w:rsidRPr="008B6342" w:rsidRDefault="00A165E2" w:rsidP="00A165E2">
      <w:pPr>
        <w:spacing w:after="0" w:line="240" w:lineRule="auto"/>
        <w:rPr>
          <w:rStyle w:val="A3"/>
          <w:rFonts w:ascii="Times New Roman" w:eastAsia="AvantGarde" w:hAnsi="Times New Roman" w:cs="Times New Roman"/>
          <w:sz w:val="24"/>
          <w:szCs w:val="24"/>
        </w:rPr>
      </w:pPr>
    </w:p>
    <w:p w14:paraId="47DF0839" w14:textId="427D5A09" w:rsidR="00A165E2" w:rsidRPr="008B6342" w:rsidRDefault="00A165E2" w:rsidP="00A165E2">
      <w:pPr>
        <w:spacing w:after="0" w:line="240" w:lineRule="auto"/>
        <w:rPr>
          <w:rFonts w:cs="Times New Roman"/>
          <w:color w:val="212121"/>
          <w:szCs w:val="24"/>
          <w:shd w:val="clear" w:color="auto" w:fill="FFFFFF"/>
          <w:lang w:val="en-US"/>
        </w:rPr>
      </w:pPr>
      <w:r w:rsidRPr="0014018F">
        <w:rPr>
          <w:rFonts w:cs="Times New Roman"/>
          <w:color w:val="212121"/>
          <w:szCs w:val="24"/>
          <w:shd w:val="clear" w:color="auto" w:fill="FFFFFF"/>
        </w:rPr>
        <w:t xml:space="preserve">RODRIGUES-OLIVEIRA, L. </w:t>
      </w:r>
      <w:r w:rsidR="00981419" w:rsidRPr="00981419">
        <w:rPr>
          <w:rFonts w:cs="Times New Roman"/>
          <w:i/>
          <w:iCs/>
          <w:color w:val="212121"/>
          <w:szCs w:val="24"/>
          <w:shd w:val="clear" w:color="auto" w:fill="FFFFFF"/>
        </w:rPr>
        <w:t>et al</w:t>
      </w:r>
      <w:r w:rsidRPr="0014018F">
        <w:rPr>
          <w:rFonts w:cs="Times New Roman"/>
          <w:color w:val="212121"/>
          <w:szCs w:val="24"/>
          <w:shd w:val="clear" w:color="auto" w:fill="FFFFFF"/>
        </w:rPr>
        <w:t xml:space="preserve">. </w:t>
      </w:r>
      <w:r w:rsidRPr="008B6342">
        <w:rPr>
          <w:rFonts w:cs="Times New Roman"/>
          <w:color w:val="212121"/>
          <w:szCs w:val="24"/>
          <w:shd w:val="clear" w:color="auto" w:fill="FFFFFF"/>
          <w:lang w:val="en-US"/>
        </w:rPr>
        <w:t>Direct costs associated with the management of mucositis: A systematic review. </w:t>
      </w:r>
      <w:r w:rsidRPr="008B6342">
        <w:rPr>
          <w:rFonts w:cs="Times New Roman"/>
          <w:b/>
          <w:bCs/>
          <w:color w:val="212121"/>
          <w:szCs w:val="24"/>
          <w:shd w:val="clear" w:color="auto" w:fill="FFFFFF"/>
          <w:lang w:val="en-US"/>
        </w:rPr>
        <w:t>Oral oncology</w:t>
      </w:r>
      <w:r w:rsidRPr="008B6342">
        <w:rPr>
          <w:rFonts w:cs="Times New Roman"/>
          <w:color w:val="212121"/>
          <w:szCs w:val="24"/>
          <w:shd w:val="clear" w:color="auto" w:fill="FFFFFF"/>
          <w:lang w:val="en-US"/>
        </w:rPr>
        <w:t>, v.118, 2021.</w:t>
      </w:r>
    </w:p>
    <w:p w14:paraId="5DF3DB11" w14:textId="2155E529" w:rsidR="003F502E" w:rsidRDefault="003F502E" w:rsidP="00A165E2">
      <w:pPr>
        <w:spacing w:after="0" w:line="240" w:lineRule="auto"/>
        <w:rPr>
          <w:rFonts w:cs="Times New Roman"/>
          <w:szCs w:val="24"/>
          <w:lang w:val="en-US"/>
        </w:rPr>
      </w:pPr>
    </w:p>
    <w:p w14:paraId="77451EB9" w14:textId="592C5C4F" w:rsidR="00104E76" w:rsidRDefault="00104E76" w:rsidP="00A165E2">
      <w:pPr>
        <w:spacing w:after="0" w:line="240" w:lineRule="auto"/>
        <w:rPr>
          <w:rFonts w:cs="Times New Roman"/>
          <w:noProof/>
          <w:szCs w:val="24"/>
          <w:lang w:val="en-US"/>
        </w:rPr>
      </w:pPr>
      <w:r w:rsidRPr="002441C0">
        <w:rPr>
          <w:rFonts w:cs="Times New Roman"/>
          <w:noProof/>
          <w:szCs w:val="24"/>
          <w:lang w:val="en-US"/>
        </w:rPr>
        <w:t xml:space="preserve">ROY, P. </w:t>
      </w:r>
      <w:r w:rsidRPr="002441C0">
        <w:rPr>
          <w:rFonts w:cs="Times New Roman"/>
          <w:i/>
          <w:iCs/>
          <w:noProof/>
          <w:szCs w:val="24"/>
          <w:lang w:val="en-US"/>
        </w:rPr>
        <w:t>et al.</w:t>
      </w:r>
      <w:r w:rsidRPr="002441C0">
        <w:rPr>
          <w:rFonts w:cs="Times New Roman"/>
          <w:noProof/>
          <w:szCs w:val="24"/>
          <w:lang w:val="en-US"/>
        </w:rPr>
        <w:t xml:space="preserve"> Development of a Substrate-Activity Based Approach To Identify the Major Human Liver P-450 Catalysts of Cyclophosphamide and Ifosfamide Activation Based on cDNA-Expressed Activities and Liver Microsomal P-450 Profiles. </w:t>
      </w:r>
      <w:r w:rsidRPr="002441C0">
        <w:rPr>
          <w:rFonts w:cs="Times New Roman"/>
          <w:b/>
          <w:bCs/>
          <w:noProof/>
          <w:szCs w:val="24"/>
          <w:lang w:val="en-US"/>
        </w:rPr>
        <w:t>Drug Metabolism and Disposition</w:t>
      </w:r>
      <w:r w:rsidRPr="002441C0">
        <w:rPr>
          <w:rFonts w:cs="Times New Roman"/>
          <w:noProof/>
          <w:szCs w:val="24"/>
          <w:lang w:val="en-US"/>
        </w:rPr>
        <w:t>,  v. 27, n. 6, p. 655 LP – 666, 1999.</w:t>
      </w:r>
    </w:p>
    <w:p w14:paraId="15DE3292" w14:textId="77777777" w:rsidR="00104E76" w:rsidRPr="0014018F" w:rsidRDefault="00104E76" w:rsidP="00A165E2">
      <w:pPr>
        <w:spacing w:after="0" w:line="240" w:lineRule="auto"/>
        <w:rPr>
          <w:rFonts w:cs="Times New Roman"/>
          <w:szCs w:val="24"/>
          <w:lang w:val="en-US"/>
        </w:rPr>
      </w:pPr>
    </w:p>
    <w:p w14:paraId="524B402F" w14:textId="6D81AE82"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R</w:t>
      </w:r>
      <w:r w:rsidR="003F502E">
        <w:rPr>
          <w:rFonts w:cs="Times New Roman"/>
          <w:szCs w:val="24"/>
          <w:lang w:val="en-US"/>
        </w:rPr>
        <w:t>U</w:t>
      </w:r>
      <w:r w:rsidRPr="0014018F">
        <w:rPr>
          <w:rFonts w:cs="Times New Roman"/>
          <w:szCs w:val="24"/>
          <w:lang w:val="en-US"/>
        </w:rPr>
        <w:t xml:space="preserve">HLE, A.; HUBER, P.E.; SAFFRICH, R.; LOPEZ PEREZ, R.; NICOLAY, N.H. The current understanding of mesenchymal stem cells as potential attenuators of chemotherapy induced toxicity. </w:t>
      </w:r>
      <w:r w:rsidRPr="0014018F">
        <w:rPr>
          <w:rFonts w:cs="Times New Roman"/>
          <w:b/>
          <w:bCs/>
          <w:szCs w:val="24"/>
          <w:lang w:val="en-US"/>
        </w:rPr>
        <w:t>Int J Cancer,</w:t>
      </w:r>
      <w:r w:rsidRPr="0014018F">
        <w:rPr>
          <w:rFonts w:cs="Times New Roman"/>
          <w:szCs w:val="24"/>
          <w:lang w:val="en-US"/>
        </w:rPr>
        <w:t xml:space="preserve"> v.143, n.11, p.2628‐ 2639, 2018 </w:t>
      </w:r>
    </w:p>
    <w:p w14:paraId="2BEA1DDF" w14:textId="77777777" w:rsidR="00A165E2" w:rsidRPr="0014018F" w:rsidRDefault="00A165E2" w:rsidP="00A165E2">
      <w:pPr>
        <w:spacing w:after="0" w:line="240" w:lineRule="auto"/>
        <w:rPr>
          <w:rFonts w:cs="Times New Roman"/>
          <w:szCs w:val="24"/>
          <w:lang w:val="en-US"/>
        </w:rPr>
      </w:pPr>
    </w:p>
    <w:p w14:paraId="4F88C2D6" w14:textId="77777777" w:rsidR="00A165E2" w:rsidRPr="0014018F" w:rsidRDefault="00A165E2" w:rsidP="00A165E2">
      <w:pPr>
        <w:pStyle w:val="c-bibliographic-informationcitation"/>
        <w:shd w:val="clear" w:color="auto" w:fill="FCFCFC"/>
        <w:spacing w:before="0" w:beforeAutospacing="0" w:after="0" w:afterAutospacing="0"/>
        <w:rPr>
          <w:lang w:val="en-US"/>
        </w:rPr>
      </w:pPr>
      <w:r w:rsidRPr="0014018F">
        <w:rPr>
          <w:lang w:val="en-US"/>
        </w:rPr>
        <w:t>SANDLUND, J.T. Non-Hodgkin Lymphoma in Children. </w:t>
      </w:r>
      <w:proofErr w:type="spellStart"/>
      <w:r w:rsidRPr="0014018F">
        <w:rPr>
          <w:b/>
          <w:bCs/>
          <w:lang w:val="en-US"/>
        </w:rPr>
        <w:t>Curr</w:t>
      </w:r>
      <w:proofErr w:type="spellEnd"/>
      <w:r w:rsidRPr="0014018F">
        <w:rPr>
          <w:b/>
          <w:bCs/>
          <w:lang w:val="en-US"/>
        </w:rPr>
        <w:t xml:space="preserve"> </w:t>
      </w:r>
      <w:proofErr w:type="spellStart"/>
      <w:r w:rsidRPr="0014018F">
        <w:rPr>
          <w:b/>
          <w:bCs/>
          <w:lang w:val="en-US"/>
        </w:rPr>
        <w:t>Hematol</w:t>
      </w:r>
      <w:proofErr w:type="spellEnd"/>
      <w:r w:rsidRPr="0014018F">
        <w:rPr>
          <w:b/>
          <w:bCs/>
          <w:lang w:val="en-US"/>
        </w:rPr>
        <w:t xml:space="preserve"> </w:t>
      </w:r>
      <w:proofErr w:type="spellStart"/>
      <w:r w:rsidRPr="0014018F">
        <w:rPr>
          <w:b/>
          <w:bCs/>
          <w:lang w:val="en-US"/>
        </w:rPr>
        <w:t>Malig</w:t>
      </w:r>
      <w:proofErr w:type="spellEnd"/>
      <w:r w:rsidRPr="0014018F">
        <w:rPr>
          <w:b/>
          <w:bCs/>
          <w:lang w:val="en-US"/>
        </w:rPr>
        <w:t xml:space="preserve"> Rep</w:t>
      </w:r>
      <w:r w:rsidRPr="0014018F">
        <w:rPr>
          <w:i/>
          <w:iCs/>
          <w:lang w:val="en-US"/>
        </w:rPr>
        <w:t xml:space="preserve">, </w:t>
      </w:r>
      <w:r w:rsidRPr="0014018F">
        <w:rPr>
          <w:lang w:val="en-US"/>
        </w:rPr>
        <w:t>v.10, p.237–243, 2015. </w:t>
      </w:r>
    </w:p>
    <w:p w14:paraId="4CA768E1" w14:textId="77777777" w:rsidR="00A165E2" w:rsidRPr="0014018F" w:rsidRDefault="00A165E2" w:rsidP="00A165E2">
      <w:pPr>
        <w:pStyle w:val="c-bibliographic-informationcitation"/>
        <w:shd w:val="clear" w:color="auto" w:fill="FCFCFC"/>
        <w:spacing w:before="0" w:beforeAutospacing="0" w:after="0" w:afterAutospacing="0"/>
        <w:rPr>
          <w:lang w:val="en-US"/>
        </w:rPr>
      </w:pPr>
    </w:p>
    <w:p w14:paraId="4D6F511C" w14:textId="77777777" w:rsidR="00A165E2" w:rsidRPr="008B6342" w:rsidRDefault="00A165E2" w:rsidP="00A165E2">
      <w:pPr>
        <w:pStyle w:val="Textodecomentrio"/>
        <w:spacing w:after="0"/>
        <w:rPr>
          <w:rFonts w:cs="Times New Roman"/>
          <w:sz w:val="24"/>
          <w:szCs w:val="24"/>
          <w:shd w:val="clear" w:color="auto" w:fill="FCFCFC"/>
          <w:lang w:val="en-US"/>
        </w:rPr>
      </w:pPr>
      <w:r w:rsidRPr="0014018F">
        <w:rPr>
          <w:rFonts w:cs="Times New Roman"/>
          <w:sz w:val="24"/>
          <w:szCs w:val="24"/>
          <w:shd w:val="clear" w:color="auto" w:fill="FCFCFC"/>
          <w:lang w:val="en-US"/>
        </w:rPr>
        <w:lastRenderedPageBreak/>
        <w:t xml:space="preserve">SCHMIEGELOW, K. Advances in individual prediction of methotrexate toxicity: a review. </w:t>
      </w:r>
      <w:r w:rsidRPr="008B6342">
        <w:rPr>
          <w:rFonts w:cs="Times New Roman"/>
          <w:b/>
          <w:bCs/>
          <w:sz w:val="24"/>
          <w:szCs w:val="24"/>
          <w:shd w:val="clear" w:color="auto" w:fill="FCFCFC"/>
          <w:lang w:val="en-US"/>
        </w:rPr>
        <w:t xml:space="preserve">Br J </w:t>
      </w:r>
      <w:proofErr w:type="spellStart"/>
      <w:r w:rsidRPr="008B6342">
        <w:rPr>
          <w:rFonts w:cs="Times New Roman"/>
          <w:b/>
          <w:bCs/>
          <w:sz w:val="24"/>
          <w:szCs w:val="24"/>
          <w:shd w:val="clear" w:color="auto" w:fill="FCFCFC"/>
          <w:lang w:val="en-US"/>
        </w:rPr>
        <w:t>Haematol</w:t>
      </w:r>
      <w:proofErr w:type="spellEnd"/>
      <w:r w:rsidRPr="008B6342">
        <w:rPr>
          <w:rFonts w:cs="Times New Roman"/>
          <w:b/>
          <w:bCs/>
          <w:sz w:val="24"/>
          <w:szCs w:val="24"/>
          <w:shd w:val="clear" w:color="auto" w:fill="FCFCFC"/>
          <w:lang w:val="en-US"/>
        </w:rPr>
        <w:t>,</w:t>
      </w:r>
      <w:r w:rsidRPr="008B6342">
        <w:rPr>
          <w:rFonts w:cs="Times New Roman"/>
          <w:sz w:val="24"/>
          <w:szCs w:val="24"/>
          <w:shd w:val="clear" w:color="auto" w:fill="FCFCFC"/>
          <w:lang w:val="en-US"/>
        </w:rPr>
        <w:t xml:space="preserve"> v.146, n.5, p.489–503, 2009.</w:t>
      </w:r>
    </w:p>
    <w:p w14:paraId="4287830D" w14:textId="77777777" w:rsidR="00A165E2" w:rsidRPr="008B6342" w:rsidRDefault="00A165E2" w:rsidP="00A165E2">
      <w:pPr>
        <w:pStyle w:val="Textodecomentrio"/>
        <w:spacing w:after="0"/>
        <w:rPr>
          <w:rFonts w:cs="Times New Roman"/>
          <w:sz w:val="24"/>
          <w:szCs w:val="24"/>
          <w:shd w:val="clear" w:color="auto" w:fill="FCFCFC"/>
          <w:lang w:val="en-US"/>
        </w:rPr>
      </w:pPr>
    </w:p>
    <w:p w14:paraId="54AF0A97" w14:textId="5DA50FFD" w:rsidR="00A165E2" w:rsidRPr="0014018F" w:rsidRDefault="00A165E2" w:rsidP="00A165E2">
      <w:pPr>
        <w:autoSpaceDE w:val="0"/>
        <w:autoSpaceDN w:val="0"/>
        <w:adjustRightInd w:val="0"/>
        <w:spacing w:after="0" w:line="240" w:lineRule="auto"/>
        <w:rPr>
          <w:rFonts w:eastAsia="Times-Roman" w:cs="Times New Roman"/>
          <w:szCs w:val="24"/>
          <w:lang w:val="en-US"/>
        </w:rPr>
      </w:pPr>
      <w:r w:rsidRPr="008B6342">
        <w:rPr>
          <w:rFonts w:cs="Times New Roman"/>
          <w:color w:val="131413"/>
          <w:szCs w:val="24"/>
          <w:lang w:val="en-US"/>
        </w:rPr>
        <w:t xml:space="preserve">SHOUVAL R, </w:t>
      </w:r>
      <w:r w:rsidR="00981419" w:rsidRPr="008B6342">
        <w:rPr>
          <w:rFonts w:cs="Times New Roman"/>
          <w:i/>
          <w:iCs/>
          <w:color w:val="131413"/>
          <w:szCs w:val="24"/>
          <w:lang w:val="en-US"/>
        </w:rPr>
        <w:t>et al</w:t>
      </w:r>
      <w:r w:rsidRPr="008B6342">
        <w:rPr>
          <w:rFonts w:cs="Times New Roman"/>
          <w:color w:val="131413"/>
          <w:szCs w:val="24"/>
          <w:lang w:val="en-US"/>
        </w:rPr>
        <w:t xml:space="preserve">. </w:t>
      </w:r>
      <w:r w:rsidRPr="0014018F">
        <w:rPr>
          <w:rFonts w:cs="Times New Roman"/>
          <w:color w:val="131413"/>
          <w:szCs w:val="24"/>
          <w:lang w:val="en-US"/>
        </w:rPr>
        <w:t xml:space="preserve">Risk factors and implications of oral mucositis in recipients </w:t>
      </w:r>
      <w:proofErr w:type="gramStart"/>
      <w:r w:rsidRPr="0014018F">
        <w:rPr>
          <w:rFonts w:cs="Times New Roman"/>
          <w:color w:val="131413"/>
          <w:szCs w:val="24"/>
          <w:lang w:val="en-US"/>
        </w:rPr>
        <w:t>of  allogeneic</w:t>
      </w:r>
      <w:proofErr w:type="gramEnd"/>
      <w:r w:rsidRPr="0014018F">
        <w:rPr>
          <w:rFonts w:cs="Times New Roman"/>
          <w:color w:val="131413"/>
          <w:szCs w:val="24"/>
          <w:lang w:val="en-US"/>
        </w:rPr>
        <w:t xml:space="preserve"> hematopoietic stem cell transplantation. </w:t>
      </w:r>
      <w:proofErr w:type="spellStart"/>
      <w:r w:rsidRPr="0014018F">
        <w:rPr>
          <w:rFonts w:cs="Times New Roman"/>
          <w:b/>
          <w:bCs/>
          <w:color w:val="131413"/>
          <w:szCs w:val="24"/>
          <w:lang w:val="en-US"/>
        </w:rPr>
        <w:t>Eur</w:t>
      </w:r>
      <w:proofErr w:type="spellEnd"/>
      <w:r w:rsidRPr="0014018F">
        <w:rPr>
          <w:rFonts w:cs="Times New Roman"/>
          <w:b/>
          <w:bCs/>
          <w:color w:val="131413"/>
          <w:szCs w:val="24"/>
          <w:lang w:val="en-US"/>
        </w:rPr>
        <w:t xml:space="preserve"> J </w:t>
      </w:r>
      <w:proofErr w:type="spellStart"/>
      <w:r w:rsidRPr="0014018F">
        <w:rPr>
          <w:rFonts w:cs="Times New Roman"/>
          <w:b/>
          <w:bCs/>
          <w:color w:val="131413"/>
          <w:szCs w:val="24"/>
          <w:lang w:val="en-US"/>
        </w:rPr>
        <w:t>Haematol</w:t>
      </w:r>
      <w:proofErr w:type="spellEnd"/>
      <w:r w:rsidRPr="0014018F">
        <w:rPr>
          <w:rFonts w:cs="Times New Roman"/>
          <w:b/>
          <w:bCs/>
          <w:color w:val="131413"/>
          <w:szCs w:val="24"/>
          <w:lang w:val="en-US"/>
        </w:rPr>
        <w:t>, v.</w:t>
      </w:r>
      <w:r w:rsidRPr="0014018F">
        <w:rPr>
          <w:rFonts w:cs="Times New Roman"/>
          <w:color w:val="131413"/>
          <w:szCs w:val="24"/>
          <w:lang w:val="en-US"/>
        </w:rPr>
        <w:t>4, n.103, p.402–409, 2019.</w:t>
      </w:r>
    </w:p>
    <w:p w14:paraId="5A36363E" w14:textId="77777777" w:rsidR="00A165E2" w:rsidRPr="0014018F" w:rsidRDefault="00A165E2" w:rsidP="00A165E2">
      <w:pPr>
        <w:widowControl w:val="0"/>
        <w:suppressAutoHyphens/>
        <w:autoSpaceDE w:val="0"/>
        <w:spacing w:before="57" w:after="0" w:line="240" w:lineRule="auto"/>
        <w:rPr>
          <w:rFonts w:eastAsia="Times-Roman" w:cs="Times New Roman"/>
          <w:szCs w:val="24"/>
          <w:lang w:val="en-US"/>
        </w:rPr>
      </w:pPr>
    </w:p>
    <w:p w14:paraId="6CCBDE3C" w14:textId="1969133A" w:rsidR="00A165E2" w:rsidRPr="008B6342" w:rsidRDefault="00A165E2" w:rsidP="00A165E2">
      <w:pPr>
        <w:pStyle w:val="Textodecomentrio"/>
        <w:spacing w:after="0"/>
        <w:rPr>
          <w:rFonts w:cs="Times New Roman"/>
          <w:sz w:val="24"/>
          <w:szCs w:val="24"/>
          <w:lang w:val="en-US"/>
        </w:rPr>
      </w:pPr>
      <w:r w:rsidRPr="0014018F">
        <w:rPr>
          <w:rFonts w:cs="Times New Roman"/>
          <w:sz w:val="24"/>
          <w:szCs w:val="24"/>
          <w:lang w:val="en-US"/>
        </w:rPr>
        <w:t xml:space="preserve">SONIS, S.T. </w:t>
      </w:r>
      <w:r w:rsidR="00981419" w:rsidRPr="00981419">
        <w:rPr>
          <w:rFonts w:cs="Times New Roman"/>
          <w:i/>
          <w:iCs/>
          <w:sz w:val="24"/>
          <w:szCs w:val="24"/>
          <w:lang w:val="en-US"/>
        </w:rPr>
        <w:t>et al</w:t>
      </w:r>
      <w:r w:rsidRPr="0014018F">
        <w:rPr>
          <w:rFonts w:cs="Times New Roman"/>
          <w:sz w:val="24"/>
          <w:szCs w:val="24"/>
          <w:lang w:val="en-US"/>
        </w:rPr>
        <w:t xml:space="preserve">. Validation of a new scoring system for the assessment of clinical trial research of oral mucositis induced by radiation or chemotherapy. </w:t>
      </w:r>
      <w:r w:rsidRPr="008B6342">
        <w:rPr>
          <w:rFonts w:cs="Times New Roman"/>
          <w:b/>
          <w:bCs/>
          <w:sz w:val="24"/>
          <w:szCs w:val="24"/>
          <w:lang w:val="en-US"/>
        </w:rPr>
        <w:t>Am Cancer Soc</w:t>
      </w:r>
      <w:r w:rsidRPr="008B6342">
        <w:rPr>
          <w:rFonts w:cs="Times New Roman"/>
          <w:sz w:val="24"/>
          <w:szCs w:val="24"/>
          <w:lang w:val="en-US"/>
        </w:rPr>
        <w:t>. v.85, p.2103–13, 1999.</w:t>
      </w:r>
    </w:p>
    <w:p w14:paraId="64198B59" w14:textId="77777777" w:rsidR="00A165E2" w:rsidRPr="0014018F" w:rsidRDefault="00A165E2" w:rsidP="00A165E2">
      <w:pPr>
        <w:pStyle w:val="Textodecomentrio"/>
        <w:spacing w:after="0"/>
        <w:rPr>
          <w:rFonts w:cs="Times New Roman"/>
          <w:sz w:val="24"/>
          <w:szCs w:val="24"/>
          <w:shd w:val="clear" w:color="auto" w:fill="FCFCFC"/>
          <w:lang w:val="en-US"/>
        </w:rPr>
      </w:pPr>
    </w:p>
    <w:p w14:paraId="4303B05F" w14:textId="5334A0CC" w:rsidR="00A165E2" w:rsidRPr="0014018F" w:rsidRDefault="00A165E2" w:rsidP="00A165E2">
      <w:pPr>
        <w:pStyle w:val="Textodecomentrio"/>
        <w:spacing w:after="0"/>
        <w:rPr>
          <w:rFonts w:cs="Times New Roman"/>
          <w:sz w:val="24"/>
          <w:szCs w:val="24"/>
          <w:shd w:val="clear" w:color="auto" w:fill="FCFCFC"/>
          <w:lang w:val="en-US"/>
        </w:rPr>
      </w:pPr>
      <w:r w:rsidRPr="0014018F">
        <w:rPr>
          <w:rFonts w:cs="Times New Roman"/>
          <w:sz w:val="24"/>
          <w:szCs w:val="24"/>
          <w:shd w:val="clear" w:color="auto" w:fill="FCFCFC"/>
          <w:lang w:val="en-US"/>
        </w:rPr>
        <w:t xml:space="preserve">SUTHANDIRAM, S. </w:t>
      </w:r>
      <w:r w:rsidR="00981419" w:rsidRPr="00981419">
        <w:rPr>
          <w:rFonts w:cs="Times New Roman"/>
          <w:i/>
          <w:iCs/>
          <w:sz w:val="24"/>
          <w:szCs w:val="24"/>
          <w:shd w:val="clear" w:color="auto" w:fill="FCFCFC"/>
          <w:lang w:val="en-US"/>
        </w:rPr>
        <w:t>et al</w:t>
      </w:r>
      <w:r w:rsidRPr="0014018F">
        <w:rPr>
          <w:rFonts w:cs="Times New Roman"/>
          <w:sz w:val="24"/>
          <w:szCs w:val="24"/>
          <w:shd w:val="clear" w:color="auto" w:fill="FCFCFC"/>
          <w:lang w:val="en-US"/>
        </w:rPr>
        <w:t xml:space="preserve">. </w:t>
      </w:r>
      <w:r w:rsidRPr="0014018F">
        <w:rPr>
          <w:rFonts w:cs="Times New Roman"/>
          <w:sz w:val="24"/>
          <w:szCs w:val="24"/>
          <w:shd w:val="clear" w:color="auto" w:fill="FFFFFF"/>
          <w:lang w:val="en-US"/>
        </w:rPr>
        <w:t xml:space="preserve">Effect of polymorphisms within methotrexate pathway genes on methotrexate toxicity and plasma levels in adults with </w:t>
      </w:r>
      <w:proofErr w:type="gramStart"/>
      <w:r w:rsidRPr="0014018F">
        <w:rPr>
          <w:rFonts w:cs="Times New Roman"/>
          <w:sz w:val="24"/>
          <w:szCs w:val="24"/>
          <w:shd w:val="clear" w:color="auto" w:fill="FFFFFF"/>
          <w:lang w:val="en-US"/>
        </w:rPr>
        <w:t>hematological  malignancies</w:t>
      </w:r>
      <w:proofErr w:type="gramEnd"/>
      <w:r w:rsidRPr="0014018F">
        <w:rPr>
          <w:rFonts w:cs="Times New Roman"/>
          <w:sz w:val="24"/>
          <w:szCs w:val="24"/>
          <w:shd w:val="clear" w:color="auto" w:fill="FCFCFC"/>
          <w:lang w:val="en-US"/>
        </w:rPr>
        <w:t>. </w:t>
      </w:r>
      <w:r w:rsidRPr="0014018F">
        <w:rPr>
          <w:rFonts w:cs="Times New Roman"/>
          <w:b/>
          <w:bCs/>
          <w:sz w:val="24"/>
          <w:szCs w:val="24"/>
          <w:shd w:val="clear" w:color="auto" w:fill="FCFCFC"/>
          <w:lang w:val="en-US"/>
        </w:rPr>
        <w:t>Pharmacogenomics,</w:t>
      </w:r>
      <w:r w:rsidRPr="0014018F">
        <w:rPr>
          <w:rFonts w:cs="Times New Roman"/>
          <w:sz w:val="24"/>
          <w:szCs w:val="24"/>
          <w:shd w:val="clear" w:color="auto" w:fill="FCFCFC"/>
          <w:lang w:val="en-US"/>
        </w:rPr>
        <w:t xml:space="preserve"> v.15, n.11, p.1479–1494, 2014.</w:t>
      </w:r>
    </w:p>
    <w:p w14:paraId="7F91FA95" w14:textId="77777777" w:rsidR="00A165E2" w:rsidRPr="0014018F" w:rsidRDefault="00A165E2" w:rsidP="00A165E2">
      <w:pPr>
        <w:pStyle w:val="Textodecomentrio"/>
        <w:spacing w:after="0"/>
        <w:rPr>
          <w:rFonts w:cs="Times New Roman"/>
          <w:sz w:val="24"/>
          <w:szCs w:val="24"/>
          <w:lang w:val="en-US"/>
        </w:rPr>
      </w:pPr>
    </w:p>
    <w:p w14:paraId="1E4730AC" w14:textId="3575C4CB" w:rsidR="00A165E2" w:rsidRPr="0014018F" w:rsidRDefault="00A165E2" w:rsidP="00A165E2">
      <w:pPr>
        <w:spacing w:after="0" w:line="240" w:lineRule="auto"/>
        <w:rPr>
          <w:rFonts w:cs="Times New Roman"/>
          <w:szCs w:val="24"/>
          <w:shd w:val="clear" w:color="auto" w:fill="FFFFFF"/>
          <w:lang w:val="en-US"/>
        </w:rPr>
      </w:pPr>
      <w:r w:rsidRPr="0014018F">
        <w:rPr>
          <w:rFonts w:cs="Times New Roman"/>
          <w:szCs w:val="24"/>
          <w:shd w:val="clear" w:color="auto" w:fill="FFFFFF"/>
          <w:lang w:val="en-US"/>
        </w:rPr>
        <w:t>TANTAWY, A.A</w:t>
      </w:r>
      <w:r w:rsidR="004E08EF">
        <w:rPr>
          <w:rFonts w:cs="Times New Roman"/>
          <w:szCs w:val="24"/>
          <w:shd w:val="clear" w:color="auto" w:fill="FFFFFF"/>
          <w:lang w:val="en-US"/>
        </w:rPr>
        <w:t xml:space="preserve">. </w:t>
      </w:r>
      <w:proofErr w:type="gramStart"/>
      <w:r w:rsidR="004E08EF">
        <w:rPr>
          <w:rFonts w:cs="Times New Roman"/>
          <w:i/>
          <w:iCs/>
          <w:szCs w:val="24"/>
          <w:shd w:val="clear" w:color="auto" w:fill="FFFFFF"/>
          <w:lang w:val="en-US"/>
        </w:rPr>
        <w:t>et al.</w:t>
      </w:r>
      <w:r w:rsidRPr="0014018F">
        <w:rPr>
          <w:rFonts w:cs="Times New Roman"/>
          <w:szCs w:val="24"/>
          <w:shd w:val="clear" w:color="auto" w:fill="FFFFFF"/>
          <w:lang w:val="en-US"/>
        </w:rPr>
        <w:t>.</w:t>
      </w:r>
      <w:proofErr w:type="gramEnd"/>
      <w:r w:rsidRPr="0014018F">
        <w:rPr>
          <w:rFonts w:cs="Times New Roman"/>
          <w:szCs w:val="24"/>
          <w:shd w:val="clear" w:color="auto" w:fill="FFFFFF"/>
          <w:lang w:val="en-US"/>
        </w:rPr>
        <w:t xml:space="preserve"> Methylene tetrahydrofolate reductase gene polymorphism in Egyptian children with acute lymphoblastic leukemia. </w:t>
      </w:r>
      <w:r w:rsidRPr="0014018F">
        <w:rPr>
          <w:rFonts w:cs="Times New Roman"/>
          <w:b/>
          <w:bCs/>
          <w:szCs w:val="24"/>
          <w:shd w:val="clear" w:color="auto" w:fill="FFFFFF"/>
          <w:lang w:val="en-US"/>
        </w:rPr>
        <w:t xml:space="preserve">Blood </w:t>
      </w:r>
      <w:proofErr w:type="spellStart"/>
      <w:r w:rsidRPr="0014018F">
        <w:rPr>
          <w:rFonts w:cs="Times New Roman"/>
          <w:b/>
          <w:bCs/>
          <w:szCs w:val="24"/>
          <w:shd w:val="clear" w:color="auto" w:fill="FFFFFF"/>
          <w:lang w:val="en-US"/>
        </w:rPr>
        <w:t>Coagul</w:t>
      </w:r>
      <w:proofErr w:type="spellEnd"/>
      <w:r w:rsidRPr="0014018F">
        <w:rPr>
          <w:rFonts w:cs="Times New Roman"/>
          <w:b/>
          <w:bCs/>
          <w:szCs w:val="24"/>
          <w:shd w:val="clear" w:color="auto" w:fill="FFFFFF"/>
          <w:lang w:val="en-US"/>
        </w:rPr>
        <w:t xml:space="preserve"> Fibrinolysis</w:t>
      </w:r>
      <w:r w:rsidRPr="0014018F">
        <w:rPr>
          <w:rFonts w:cs="Times New Roman"/>
          <w:szCs w:val="24"/>
          <w:shd w:val="clear" w:color="auto" w:fill="FFFFFF"/>
          <w:lang w:val="en-US"/>
        </w:rPr>
        <w:t>, v.21, n.1, p.28-34, 2010.</w:t>
      </w:r>
    </w:p>
    <w:p w14:paraId="2C230AC8" w14:textId="77777777" w:rsidR="00A165E2" w:rsidRPr="0014018F" w:rsidRDefault="00A165E2" w:rsidP="00A165E2">
      <w:pPr>
        <w:spacing w:after="0" w:line="240" w:lineRule="auto"/>
        <w:rPr>
          <w:rFonts w:cs="Times New Roman"/>
          <w:szCs w:val="24"/>
          <w:shd w:val="clear" w:color="auto" w:fill="FFFFFF"/>
          <w:lang w:val="en-US"/>
        </w:rPr>
      </w:pPr>
    </w:p>
    <w:p w14:paraId="57615B65" w14:textId="77777777" w:rsidR="00A165E2" w:rsidRPr="0014018F" w:rsidRDefault="00A165E2" w:rsidP="00A165E2">
      <w:pPr>
        <w:spacing w:after="0" w:line="240" w:lineRule="auto"/>
        <w:rPr>
          <w:rFonts w:cs="Times New Roman"/>
          <w:color w:val="212121"/>
          <w:szCs w:val="24"/>
          <w:shd w:val="clear" w:color="auto" w:fill="FFFFFF"/>
          <w:lang w:val="en-US"/>
        </w:rPr>
      </w:pPr>
      <w:r w:rsidRPr="0014018F">
        <w:rPr>
          <w:rFonts w:cs="Times New Roman"/>
          <w:color w:val="212121"/>
          <w:szCs w:val="24"/>
          <w:shd w:val="clear" w:color="auto" w:fill="FFFFFF"/>
          <w:lang w:val="en-US"/>
        </w:rPr>
        <w:t xml:space="preserve">TOHKIN, M.; ISHIGURO, A.; KANIWA, N.; SAITO, Y.; KUROSE, K.; HASEGAWA, R. Prediction of severe adverse drug reactions using pharmacogenetic biomarkers. Drug </w:t>
      </w:r>
      <w:proofErr w:type="spellStart"/>
      <w:r w:rsidRPr="0014018F">
        <w:rPr>
          <w:rFonts w:cs="Times New Roman"/>
          <w:color w:val="212121"/>
          <w:szCs w:val="24"/>
          <w:shd w:val="clear" w:color="auto" w:fill="FFFFFF"/>
          <w:lang w:val="en-US"/>
        </w:rPr>
        <w:t>Metab</w:t>
      </w:r>
      <w:proofErr w:type="spellEnd"/>
      <w:r w:rsidRPr="0014018F">
        <w:rPr>
          <w:rFonts w:cs="Times New Roman"/>
          <w:color w:val="212121"/>
          <w:szCs w:val="24"/>
          <w:shd w:val="clear" w:color="auto" w:fill="FFFFFF"/>
          <w:lang w:val="en-US"/>
        </w:rPr>
        <w:t xml:space="preserve"> </w:t>
      </w:r>
      <w:proofErr w:type="spellStart"/>
      <w:r w:rsidRPr="0014018F">
        <w:rPr>
          <w:rFonts w:cs="Times New Roman"/>
          <w:color w:val="212121"/>
          <w:szCs w:val="24"/>
          <w:shd w:val="clear" w:color="auto" w:fill="FFFFFF"/>
          <w:lang w:val="en-US"/>
        </w:rPr>
        <w:t>Pharmacokinet</w:t>
      </w:r>
      <w:proofErr w:type="spellEnd"/>
      <w:r w:rsidRPr="0014018F">
        <w:rPr>
          <w:rFonts w:cs="Times New Roman"/>
          <w:color w:val="212121"/>
          <w:szCs w:val="24"/>
          <w:shd w:val="clear" w:color="auto" w:fill="FFFFFF"/>
          <w:lang w:val="en-US"/>
        </w:rPr>
        <w:t>, v.25, n.2, p.122-133, 2010.</w:t>
      </w:r>
    </w:p>
    <w:p w14:paraId="4CFC0922" w14:textId="77777777" w:rsidR="00A165E2" w:rsidRPr="0014018F" w:rsidRDefault="00A165E2" w:rsidP="00A165E2">
      <w:pPr>
        <w:spacing w:after="0" w:line="240" w:lineRule="auto"/>
        <w:rPr>
          <w:rFonts w:cs="Times New Roman"/>
          <w:color w:val="212121"/>
          <w:szCs w:val="24"/>
          <w:shd w:val="clear" w:color="auto" w:fill="FFFFFF"/>
          <w:lang w:val="en-US"/>
        </w:rPr>
      </w:pPr>
    </w:p>
    <w:p w14:paraId="7BF73637" w14:textId="7AB7F608" w:rsidR="00A165E2" w:rsidRPr="0014018F" w:rsidRDefault="00A165E2" w:rsidP="00A165E2">
      <w:pPr>
        <w:spacing w:after="0" w:line="240" w:lineRule="auto"/>
        <w:rPr>
          <w:rFonts w:cs="Times New Roman"/>
          <w:noProof/>
          <w:szCs w:val="24"/>
          <w:lang w:val="en-US"/>
        </w:rPr>
      </w:pPr>
      <w:r w:rsidRPr="0014018F">
        <w:rPr>
          <w:rFonts w:cs="Times New Roman"/>
          <w:noProof/>
          <w:szCs w:val="24"/>
          <w:lang w:val="en-US"/>
        </w:rPr>
        <w:t xml:space="preserve">TREVIÑO, L. R.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Germline genetic variation in an organic anion transporter polypeptide associated with methotrexate pharmacokinetics and clinical effects. </w:t>
      </w:r>
      <w:r w:rsidRPr="0014018F">
        <w:rPr>
          <w:rFonts w:cs="Times New Roman"/>
          <w:b/>
          <w:bCs/>
          <w:noProof/>
          <w:szCs w:val="24"/>
          <w:lang w:val="en-US"/>
        </w:rPr>
        <w:t>Journal of Clinical Oncology</w:t>
      </w:r>
      <w:r w:rsidRPr="0014018F">
        <w:rPr>
          <w:rFonts w:cs="Times New Roman"/>
          <w:noProof/>
          <w:szCs w:val="24"/>
          <w:lang w:val="en-US"/>
        </w:rPr>
        <w:t>,  v. 27, n. 35, p. 5972–5978, 2009.</w:t>
      </w:r>
    </w:p>
    <w:p w14:paraId="55E7C627" w14:textId="77777777" w:rsidR="00A165E2" w:rsidRPr="0014018F" w:rsidRDefault="00A165E2" w:rsidP="00A165E2">
      <w:pPr>
        <w:spacing w:after="0" w:line="240" w:lineRule="auto"/>
        <w:rPr>
          <w:rFonts w:cs="Times New Roman"/>
          <w:szCs w:val="24"/>
          <w:shd w:val="clear" w:color="auto" w:fill="FFFFFF"/>
          <w:lang w:val="en-US"/>
        </w:rPr>
      </w:pPr>
    </w:p>
    <w:p w14:paraId="37A9AED8" w14:textId="77777777" w:rsidR="00A165E2" w:rsidRPr="0014018F" w:rsidRDefault="00A165E2" w:rsidP="00A165E2">
      <w:pPr>
        <w:spacing w:after="0" w:line="240" w:lineRule="auto"/>
        <w:rPr>
          <w:rFonts w:cs="Times New Roman"/>
          <w:color w:val="212121"/>
          <w:szCs w:val="24"/>
          <w:shd w:val="clear" w:color="auto" w:fill="FFFFFF"/>
          <w:lang w:val="en-US"/>
        </w:rPr>
      </w:pPr>
      <w:r w:rsidRPr="0014018F">
        <w:rPr>
          <w:rFonts w:cs="Times New Roman"/>
          <w:color w:val="212121"/>
          <w:szCs w:val="24"/>
          <w:shd w:val="clear" w:color="auto" w:fill="FFFFFF"/>
          <w:lang w:val="en-US"/>
        </w:rPr>
        <w:t xml:space="preserve">TULSYAN, S.; AGARWAL, G.; LAL, P.; MITTAL, B. Significant role of CYP450 genetic variants in </w:t>
      </w:r>
      <w:proofErr w:type="gramStart"/>
      <w:r w:rsidRPr="0014018F">
        <w:rPr>
          <w:rFonts w:cs="Times New Roman"/>
          <w:color w:val="212121"/>
          <w:szCs w:val="24"/>
          <w:shd w:val="clear" w:color="auto" w:fill="FFFFFF"/>
          <w:lang w:val="en-US"/>
        </w:rPr>
        <w:t>cyclophosphamide based</w:t>
      </w:r>
      <w:proofErr w:type="gramEnd"/>
      <w:r w:rsidRPr="0014018F">
        <w:rPr>
          <w:rFonts w:cs="Times New Roman"/>
          <w:color w:val="212121"/>
          <w:szCs w:val="24"/>
          <w:shd w:val="clear" w:color="auto" w:fill="FFFFFF"/>
          <w:lang w:val="en-US"/>
        </w:rPr>
        <w:t xml:space="preserve"> breast cancer treatment outcomes: a multi-analytical strategy. </w:t>
      </w:r>
      <w:r w:rsidRPr="0014018F">
        <w:rPr>
          <w:rFonts w:cs="Times New Roman"/>
          <w:b/>
          <w:bCs/>
          <w:color w:val="212121"/>
          <w:szCs w:val="24"/>
          <w:shd w:val="clear" w:color="auto" w:fill="FFFFFF"/>
          <w:lang w:val="en-US"/>
        </w:rPr>
        <w:t xml:space="preserve">Clin </w:t>
      </w:r>
      <w:proofErr w:type="spellStart"/>
      <w:r w:rsidRPr="0014018F">
        <w:rPr>
          <w:rFonts w:cs="Times New Roman"/>
          <w:b/>
          <w:bCs/>
          <w:color w:val="212121"/>
          <w:szCs w:val="24"/>
          <w:shd w:val="clear" w:color="auto" w:fill="FFFFFF"/>
          <w:lang w:val="en-US"/>
        </w:rPr>
        <w:t>Chim</w:t>
      </w:r>
      <w:proofErr w:type="spellEnd"/>
      <w:r w:rsidRPr="0014018F">
        <w:rPr>
          <w:rFonts w:cs="Times New Roman"/>
          <w:b/>
          <w:bCs/>
          <w:color w:val="212121"/>
          <w:szCs w:val="24"/>
          <w:shd w:val="clear" w:color="auto" w:fill="FFFFFF"/>
          <w:lang w:val="en-US"/>
        </w:rPr>
        <w:t xml:space="preserve"> Acta</w:t>
      </w:r>
      <w:r w:rsidRPr="0014018F">
        <w:rPr>
          <w:rFonts w:cs="Times New Roman"/>
          <w:color w:val="212121"/>
          <w:szCs w:val="24"/>
          <w:shd w:val="clear" w:color="auto" w:fill="FFFFFF"/>
          <w:lang w:val="en-US"/>
        </w:rPr>
        <w:t>. v.1, n.434, p.21-28, 2014.</w:t>
      </w:r>
    </w:p>
    <w:p w14:paraId="03A564CC" w14:textId="77777777" w:rsidR="00A165E2" w:rsidRPr="0014018F" w:rsidRDefault="00A165E2" w:rsidP="00A165E2">
      <w:pPr>
        <w:spacing w:after="0" w:line="240" w:lineRule="auto"/>
        <w:rPr>
          <w:rFonts w:cs="Times New Roman"/>
          <w:color w:val="212121"/>
          <w:szCs w:val="24"/>
          <w:shd w:val="clear" w:color="auto" w:fill="FFFFFF"/>
          <w:lang w:val="en-US"/>
        </w:rPr>
      </w:pPr>
    </w:p>
    <w:p w14:paraId="7B188ECB" w14:textId="3F4FB720" w:rsidR="00A165E2" w:rsidRPr="008B6342" w:rsidRDefault="00A165E2" w:rsidP="00A165E2">
      <w:pPr>
        <w:spacing w:after="0" w:line="240" w:lineRule="auto"/>
        <w:rPr>
          <w:rFonts w:cs="Times New Roman"/>
          <w:color w:val="212121"/>
          <w:szCs w:val="24"/>
          <w:shd w:val="clear" w:color="auto" w:fill="FFFFFF"/>
          <w:lang w:val="en-US"/>
        </w:rPr>
      </w:pPr>
      <w:r w:rsidRPr="008B6342">
        <w:rPr>
          <w:rFonts w:cs="Times New Roman"/>
          <w:color w:val="212121"/>
          <w:szCs w:val="24"/>
          <w:shd w:val="clear" w:color="auto" w:fill="FFFFFF"/>
          <w:lang w:val="en-US"/>
        </w:rPr>
        <w:t xml:space="preserve">VALER, J.B. </w:t>
      </w:r>
      <w:r w:rsidR="00981419" w:rsidRPr="008B6342">
        <w:rPr>
          <w:rFonts w:cs="Times New Roman"/>
          <w:i/>
          <w:iCs/>
          <w:color w:val="212121"/>
          <w:szCs w:val="24"/>
          <w:shd w:val="clear" w:color="auto" w:fill="FFFFFF"/>
          <w:lang w:val="en-US"/>
        </w:rPr>
        <w:t>et al</w:t>
      </w:r>
      <w:r w:rsidRPr="008B6342">
        <w:rPr>
          <w:rFonts w:cs="Times New Roman"/>
          <w:color w:val="212121"/>
          <w:szCs w:val="24"/>
          <w:shd w:val="clear" w:color="auto" w:fill="FFFFFF"/>
          <w:lang w:val="en-US"/>
        </w:rPr>
        <w:t>. Oral mucositis in childhood cancer patients receiving high-dose methotrexate: Prevalence, relationship with other toxicities and methotrexate elimination. </w:t>
      </w:r>
      <w:r w:rsidRPr="008B6342">
        <w:rPr>
          <w:rFonts w:cs="Times New Roman"/>
          <w:b/>
          <w:bCs/>
          <w:color w:val="212121"/>
          <w:szCs w:val="24"/>
          <w:shd w:val="clear" w:color="auto" w:fill="FFFFFF"/>
          <w:lang w:val="en-US"/>
        </w:rPr>
        <w:t xml:space="preserve">Int j of </w:t>
      </w:r>
      <w:proofErr w:type="spellStart"/>
      <w:r w:rsidRPr="008B6342">
        <w:rPr>
          <w:rFonts w:cs="Times New Roman"/>
          <w:b/>
          <w:bCs/>
          <w:color w:val="212121"/>
          <w:szCs w:val="24"/>
          <w:shd w:val="clear" w:color="auto" w:fill="FFFFFF"/>
          <w:lang w:val="en-US"/>
        </w:rPr>
        <w:t>paediatr</w:t>
      </w:r>
      <w:proofErr w:type="spellEnd"/>
      <w:r w:rsidRPr="008B6342">
        <w:rPr>
          <w:rFonts w:cs="Times New Roman"/>
          <w:b/>
          <w:bCs/>
          <w:color w:val="212121"/>
          <w:szCs w:val="24"/>
          <w:shd w:val="clear" w:color="auto" w:fill="FFFFFF"/>
          <w:lang w:val="en-US"/>
        </w:rPr>
        <w:t xml:space="preserve"> dent</w:t>
      </w:r>
      <w:r w:rsidRPr="008B6342">
        <w:rPr>
          <w:rFonts w:cs="Times New Roman"/>
          <w:i/>
          <w:iCs/>
          <w:color w:val="212121"/>
          <w:szCs w:val="24"/>
          <w:shd w:val="clear" w:color="auto" w:fill="FFFFFF"/>
          <w:lang w:val="en-US"/>
        </w:rPr>
        <w:t xml:space="preserve">. </w:t>
      </w:r>
      <w:r w:rsidRPr="008B6342">
        <w:rPr>
          <w:rFonts w:cs="Times New Roman"/>
          <w:color w:val="212121"/>
          <w:szCs w:val="24"/>
          <w:shd w:val="clear" w:color="auto" w:fill="FFFFFF"/>
          <w:lang w:val="en-US"/>
        </w:rPr>
        <w:t>v. 31, n.2, 238-246, 2021.</w:t>
      </w:r>
    </w:p>
    <w:p w14:paraId="782AF3C9" w14:textId="77777777" w:rsidR="00A165E2" w:rsidRPr="0014018F" w:rsidRDefault="00A165E2" w:rsidP="00A165E2">
      <w:pPr>
        <w:spacing w:after="0" w:line="240" w:lineRule="auto"/>
        <w:rPr>
          <w:rFonts w:cs="Times New Roman"/>
          <w:szCs w:val="24"/>
          <w:shd w:val="clear" w:color="auto" w:fill="FFFFFF"/>
          <w:lang w:val="en-US"/>
        </w:rPr>
      </w:pPr>
    </w:p>
    <w:p w14:paraId="350B9AAD" w14:textId="783AF791" w:rsidR="00A165E2" w:rsidRDefault="00A165E2" w:rsidP="00A165E2">
      <w:pPr>
        <w:widowControl w:val="0"/>
        <w:autoSpaceDE w:val="0"/>
        <w:autoSpaceDN w:val="0"/>
        <w:adjustRightInd w:val="0"/>
        <w:spacing w:after="0" w:line="240" w:lineRule="auto"/>
        <w:rPr>
          <w:rFonts w:cs="Times New Roman"/>
          <w:noProof/>
          <w:szCs w:val="24"/>
          <w:lang w:val="en-US"/>
        </w:rPr>
      </w:pPr>
      <w:r w:rsidRPr="0014018F">
        <w:rPr>
          <w:rFonts w:cs="Times New Roman"/>
          <w:noProof/>
          <w:szCs w:val="24"/>
          <w:lang w:val="en-US"/>
        </w:rPr>
        <w:t xml:space="preserve">VON HOFF, D. D. </w:t>
      </w:r>
      <w:r w:rsidR="00981419" w:rsidRPr="00981419">
        <w:rPr>
          <w:rFonts w:cs="Times New Roman"/>
          <w:i/>
          <w:iCs/>
          <w:noProof/>
          <w:szCs w:val="24"/>
          <w:lang w:val="en-US"/>
        </w:rPr>
        <w:t>et al</w:t>
      </w:r>
      <w:r w:rsidRPr="0014018F">
        <w:rPr>
          <w:rFonts w:cs="Times New Roman"/>
          <w:i/>
          <w:iCs/>
          <w:noProof/>
          <w:szCs w:val="24"/>
          <w:lang w:val="en-US"/>
        </w:rPr>
        <w:t>.</w:t>
      </w:r>
      <w:r w:rsidRPr="0014018F">
        <w:rPr>
          <w:rFonts w:cs="Times New Roman"/>
          <w:noProof/>
          <w:szCs w:val="24"/>
          <w:lang w:val="en-US"/>
        </w:rPr>
        <w:t xml:space="preserve"> Risk factors for doxorubicin-induced congestive heart failure. </w:t>
      </w:r>
      <w:r w:rsidRPr="0014018F">
        <w:rPr>
          <w:rFonts w:cs="Times New Roman"/>
          <w:b/>
          <w:bCs/>
          <w:noProof/>
          <w:szCs w:val="24"/>
          <w:lang w:val="en-US"/>
        </w:rPr>
        <w:t>Annals of Internal Medicine</w:t>
      </w:r>
      <w:r w:rsidRPr="0014018F">
        <w:rPr>
          <w:rFonts w:cs="Times New Roman"/>
          <w:noProof/>
          <w:szCs w:val="24"/>
          <w:lang w:val="en-US"/>
        </w:rPr>
        <w:t xml:space="preserve">,  v. 91, n. 5, p. 710–717, 1979. </w:t>
      </w:r>
    </w:p>
    <w:p w14:paraId="279CC0A8" w14:textId="77777777" w:rsidR="00ED668F" w:rsidRPr="0014018F" w:rsidRDefault="00ED668F" w:rsidP="00A165E2">
      <w:pPr>
        <w:widowControl w:val="0"/>
        <w:autoSpaceDE w:val="0"/>
        <w:autoSpaceDN w:val="0"/>
        <w:adjustRightInd w:val="0"/>
        <w:spacing w:after="0" w:line="240" w:lineRule="auto"/>
        <w:rPr>
          <w:rFonts w:cs="Times New Roman"/>
          <w:noProof/>
          <w:szCs w:val="24"/>
          <w:lang w:val="en-US"/>
        </w:rPr>
      </w:pPr>
    </w:p>
    <w:p w14:paraId="1939B4A5" w14:textId="68AF37BA" w:rsidR="00A165E2" w:rsidRPr="0014018F" w:rsidRDefault="00A165E2" w:rsidP="00A165E2">
      <w:pPr>
        <w:pStyle w:val="Textodecomentrio"/>
        <w:spacing w:after="0"/>
        <w:rPr>
          <w:rFonts w:cs="Times New Roman"/>
          <w:noProof/>
          <w:sz w:val="24"/>
          <w:szCs w:val="24"/>
          <w:lang w:val="en-US"/>
        </w:rPr>
      </w:pPr>
      <w:r w:rsidRPr="0014018F">
        <w:rPr>
          <w:rFonts w:cs="Times New Roman"/>
          <w:noProof/>
          <w:sz w:val="24"/>
          <w:szCs w:val="24"/>
          <w:lang w:val="en-US"/>
        </w:rPr>
        <w:t xml:space="preserve">WAKE, D. T. </w:t>
      </w:r>
      <w:r w:rsidR="00981419" w:rsidRPr="00981419">
        <w:rPr>
          <w:rFonts w:cs="Times New Roman"/>
          <w:i/>
          <w:iCs/>
          <w:noProof/>
          <w:sz w:val="24"/>
          <w:szCs w:val="24"/>
          <w:lang w:val="en-US"/>
        </w:rPr>
        <w:t>et al</w:t>
      </w:r>
      <w:r w:rsidRPr="0014018F">
        <w:rPr>
          <w:rFonts w:cs="Times New Roman"/>
          <w:i/>
          <w:iCs/>
          <w:noProof/>
          <w:sz w:val="24"/>
          <w:szCs w:val="24"/>
          <w:lang w:val="en-US"/>
        </w:rPr>
        <w:t>.</w:t>
      </w:r>
      <w:r w:rsidRPr="0014018F">
        <w:rPr>
          <w:rFonts w:cs="Times New Roman"/>
          <w:noProof/>
          <w:sz w:val="24"/>
          <w:szCs w:val="24"/>
          <w:lang w:val="en-US"/>
        </w:rPr>
        <w:t xml:space="preserve"> Pharmacogenomics: Prescribing Precisely. </w:t>
      </w:r>
      <w:r w:rsidRPr="0014018F">
        <w:rPr>
          <w:rFonts w:cs="Times New Roman"/>
          <w:b/>
          <w:bCs/>
          <w:noProof/>
          <w:sz w:val="24"/>
          <w:szCs w:val="24"/>
          <w:lang w:val="en-US"/>
        </w:rPr>
        <w:t>Medical Clinics of North America</w:t>
      </w:r>
      <w:r w:rsidRPr="0014018F">
        <w:rPr>
          <w:rFonts w:cs="Times New Roman"/>
          <w:noProof/>
          <w:sz w:val="24"/>
          <w:szCs w:val="24"/>
          <w:lang w:val="en-US"/>
        </w:rPr>
        <w:t>,  v. 103, n. 6, p. 977–990, 2019.</w:t>
      </w:r>
    </w:p>
    <w:p w14:paraId="55D3D098" w14:textId="77777777" w:rsidR="00A165E2" w:rsidRPr="008B6342" w:rsidRDefault="00A165E2" w:rsidP="00A165E2">
      <w:pPr>
        <w:pStyle w:val="Textodecomentrio"/>
        <w:spacing w:after="0"/>
        <w:rPr>
          <w:rFonts w:cs="Times New Roman"/>
          <w:noProof/>
          <w:sz w:val="24"/>
          <w:szCs w:val="24"/>
          <w:highlight w:val="yellow"/>
          <w:lang w:val="en-US"/>
        </w:rPr>
      </w:pPr>
    </w:p>
    <w:p w14:paraId="39F628F7" w14:textId="2263B7D5" w:rsidR="00A165E2" w:rsidRDefault="00A165E2" w:rsidP="00A165E2">
      <w:pPr>
        <w:autoSpaceDE w:val="0"/>
        <w:autoSpaceDN w:val="0"/>
        <w:adjustRightInd w:val="0"/>
        <w:spacing w:after="0" w:line="240" w:lineRule="auto"/>
        <w:rPr>
          <w:rFonts w:cs="Times New Roman"/>
          <w:noProof/>
          <w:szCs w:val="24"/>
          <w:lang w:val="en-US"/>
        </w:rPr>
      </w:pPr>
      <w:r w:rsidRPr="0014018F">
        <w:rPr>
          <w:rFonts w:cs="Times New Roman"/>
          <w:noProof/>
          <w:szCs w:val="24"/>
          <w:lang w:val="en-US"/>
        </w:rPr>
        <w:t>WANG, L. Pharmacogenomics : a systems approach.  v. 2, n. 1, p. 3–22, 2010.</w:t>
      </w:r>
    </w:p>
    <w:p w14:paraId="66902A0A" w14:textId="43A99C4C" w:rsidR="00524A61" w:rsidRDefault="00524A61" w:rsidP="00A165E2">
      <w:pPr>
        <w:autoSpaceDE w:val="0"/>
        <w:autoSpaceDN w:val="0"/>
        <w:adjustRightInd w:val="0"/>
        <w:spacing w:after="0" w:line="240" w:lineRule="auto"/>
        <w:rPr>
          <w:rFonts w:cs="Times New Roman"/>
          <w:noProof/>
          <w:szCs w:val="24"/>
          <w:lang w:val="en-US"/>
        </w:rPr>
      </w:pPr>
    </w:p>
    <w:p w14:paraId="5CDDE134" w14:textId="0F4DA464" w:rsidR="00524A61" w:rsidRPr="00524A61" w:rsidRDefault="00524A61" w:rsidP="00A165E2">
      <w:pPr>
        <w:autoSpaceDE w:val="0"/>
        <w:autoSpaceDN w:val="0"/>
        <w:adjustRightInd w:val="0"/>
        <w:spacing w:after="0" w:line="240" w:lineRule="auto"/>
        <w:rPr>
          <w:rFonts w:cs="Times New Roman"/>
          <w:noProof/>
          <w:szCs w:val="24"/>
          <w:lang w:val="en-US"/>
        </w:rPr>
      </w:pPr>
      <w:r w:rsidRPr="008B6342">
        <w:rPr>
          <w:rFonts w:cs="Times New Roman"/>
          <w:color w:val="212121"/>
          <w:shd w:val="clear" w:color="auto" w:fill="FFFFFF"/>
          <w:lang w:val="en-US"/>
        </w:rPr>
        <w:t>WARD, Z.J.; YEH, J.M.; BHAKTA, N.; FRAZIER, A.L.; ATUN, R. Estimating the total incidence of global childhood cancer: a simulation-based analysis. </w:t>
      </w:r>
      <w:r w:rsidRPr="008B6342">
        <w:rPr>
          <w:rFonts w:cs="Times New Roman"/>
          <w:b/>
          <w:bCs/>
          <w:color w:val="212121"/>
          <w:shd w:val="clear" w:color="auto" w:fill="FFFFFF"/>
          <w:lang w:val="en-US"/>
        </w:rPr>
        <w:t>The Lancet. Oncology</w:t>
      </w:r>
      <w:r w:rsidRPr="008B6342">
        <w:rPr>
          <w:rFonts w:cs="Times New Roman"/>
          <w:color w:val="212121"/>
          <w:shd w:val="clear" w:color="auto" w:fill="FFFFFF"/>
          <w:lang w:val="en-US"/>
        </w:rPr>
        <w:t>, v.20, n.4, p.483–493, 2019.</w:t>
      </w:r>
    </w:p>
    <w:p w14:paraId="338E6C17" w14:textId="77777777" w:rsidR="00A165E2" w:rsidRPr="0014018F" w:rsidRDefault="00A165E2" w:rsidP="00A165E2">
      <w:pPr>
        <w:autoSpaceDE w:val="0"/>
        <w:autoSpaceDN w:val="0"/>
        <w:adjustRightInd w:val="0"/>
        <w:spacing w:after="0" w:line="240" w:lineRule="auto"/>
        <w:rPr>
          <w:rFonts w:cs="Times New Roman"/>
          <w:szCs w:val="24"/>
          <w:lang w:val="en-US"/>
        </w:rPr>
      </w:pPr>
    </w:p>
    <w:p w14:paraId="79D57875" w14:textId="77777777" w:rsidR="00A165E2" w:rsidRPr="0014018F"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World Health Organization. WHO handbook for reporting results of</w:t>
      </w:r>
    </w:p>
    <w:p w14:paraId="0D7B12FF" w14:textId="77777777" w:rsidR="00A165E2" w:rsidRPr="008B6342" w:rsidRDefault="00A165E2" w:rsidP="00A165E2">
      <w:pPr>
        <w:autoSpaceDE w:val="0"/>
        <w:autoSpaceDN w:val="0"/>
        <w:adjustRightInd w:val="0"/>
        <w:spacing w:after="0" w:line="240" w:lineRule="auto"/>
        <w:rPr>
          <w:rFonts w:cs="Times New Roman"/>
          <w:szCs w:val="24"/>
          <w:lang w:val="en-US"/>
        </w:rPr>
      </w:pPr>
      <w:r w:rsidRPr="0014018F">
        <w:rPr>
          <w:rFonts w:cs="Times New Roman"/>
          <w:szCs w:val="24"/>
          <w:lang w:val="en-US"/>
        </w:rPr>
        <w:t xml:space="preserve">cancer treatment. Geneva: World Health Organization. 1979. </w:t>
      </w:r>
      <w:hyperlink r:id="rId21" w:history="1">
        <w:r w:rsidRPr="0014018F">
          <w:rPr>
            <w:rStyle w:val="Hyperlink"/>
            <w:rFonts w:cs="Times New Roman"/>
            <w:szCs w:val="24"/>
            <w:lang w:val="en-US"/>
          </w:rPr>
          <w:t xml:space="preserve">http://www.who.int/iris/handle/10665/37200. </w:t>
        </w:r>
        <w:r w:rsidRPr="008B6342">
          <w:rPr>
            <w:rStyle w:val="Hyperlink"/>
            <w:rFonts w:cs="Times New Roman"/>
            <w:szCs w:val="24"/>
            <w:lang w:val="en-US"/>
          </w:rPr>
          <w:t>Accessed 13 February 2021</w:t>
        </w:r>
      </w:hyperlink>
      <w:r w:rsidRPr="008B6342">
        <w:rPr>
          <w:rFonts w:cs="Times New Roman"/>
          <w:szCs w:val="24"/>
          <w:lang w:val="en-US"/>
        </w:rPr>
        <w:t>.</w:t>
      </w:r>
    </w:p>
    <w:p w14:paraId="45948918" w14:textId="77777777" w:rsidR="00A165E2" w:rsidRPr="008B6342" w:rsidRDefault="00A165E2" w:rsidP="00A165E2">
      <w:pPr>
        <w:autoSpaceDE w:val="0"/>
        <w:autoSpaceDN w:val="0"/>
        <w:adjustRightInd w:val="0"/>
        <w:spacing w:after="0" w:line="240" w:lineRule="auto"/>
        <w:rPr>
          <w:rFonts w:cs="Times New Roman"/>
          <w:szCs w:val="24"/>
          <w:lang w:val="en-US"/>
        </w:rPr>
      </w:pPr>
    </w:p>
    <w:p w14:paraId="6E5C29FE" w14:textId="2044EFDD" w:rsidR="00A165E2" w:rsidRPr="0014018F" w:rsidRDefault="00A165E2" w:rsidP="00A165E2">
      <w:pPr>
        <w:pStyle w:val="Textodecomentrio"/>
        <w:spacing w:after="0"/>
        <w:rPr>
          <w:rFonts w:cs="Times New Roman"/>
          <w:noProof/>
          <w:sz w:val="24"/>
          <w:szCs w:val="24"/>
          <w:lang w:val="en-US"/>
        </w:rPr>
      </w:pPr>
      <w:r w:rsidRPr="0014018F">
        <w:rPr>
          <w:rFonts w:cs="Times New Roman"/>
          <w:noProof/>
          <w:sz w:val="24"/>
          <w:szCs w:val="24"/>
          <w:lang w:val="en-US"/>
        </w:rPr>
        <w:t xml:space="preserve">ZHANG, H.-N. </w:t>
      </w:r>
      <w:r w:rsidR="00981419" w:rsidRPr="00981419">
        <w:rPr>
          <w:rFonts w:cs="Times New Roman"/>
          <w:i/>
          <w:iCs/>
          <w:noProof/>
          <w:sz w:val="24"/>
          <w:szCs w:val="24"/>
          <w:lang w:val="en-US"/>
        </w:rPr>
        <w:t>et al</w:t>
      </w:r>
      <w:r w:rsidRPr="0014018F">
        <w:rPr>
          <w:rFonts w:cs="Times New Roman"/>
          <w:i/>
          <w:iCs/>
          <w:noProof/>
          <w:sz w:val="24"/>
          <w:szCs w:val="24"/>
          <w:lang w:val="en-US"/>
        </w:rPr>
        <w:t>.</w:t>
      </w:r>
      <w:r w:rsidRPr="0014018F">
        <w:rPr>
          <w:rFonts w:cs="Times New Roman"/>
          <w:noProof/>
          <w:sz w:val="24"/>
          <w:szCs w:val="24"/>
          <w:lang w:val="en-US"/>
        </w:rPr>
        <w:t xml:space="preserve"> Impact of </w:t>
      </w:r>
      <w:r w:rsidRPr="0014018F">
        <w:rPr>
          <w:rFonts w:cs="Times New Roman"/>
          <w:i/>
          <w:iCs/>
          <w:noProof/>
          <w:sz w:val="24"/>
          <w:szCs w:val="24"/>
          <w:lang w:val="en-US"/>
        </w:rPr>
        <w:t>SLCO1B1 521T&gt;C</w:t>
      </w:r>
      <w:r w:rsidRPr="0014018F">
        <w:rPr>
          <w:rFonts w:cs="Times New Roman"/>
          <w:noProof/>
          <w:sz w:val="24"/>
          <w:szCs w:val="24"/>
          <w:lang w:val="en-US"/>
        </w:rPr>
        <w:t xml:space="preserve"> Variant on Leucovorin Rescue and Risk of Relapse in Childhood Acute Lymphoblastic Leukemia Treated With High-Dose Methotrexate. </w:t>
      </w:r>
      <w:r w:rsidRPr="0014018F">
        <w:rPr>
          <w:rFonts w:cs="Times New Roman"/>
          <w:b/>
          <w:bCs/>
          <w:noProof/>
          <w:sz w:val="24"/>
          <w:szCs w:val="24"/>
          <w:lang w:val="en-US"/>
        </w:rPr>
        <w:t>Pediatric blood &amp; cancer</w:t>
      </w:r>
      <w:r w:rsidRPr="0014018F">
        <w:rPr>
          <w:rFonts w:cs="Times New Roman"/>
          <w:noProof/>
          <w:sz w:val="24"/>
          <w:szCs w:val="24"/>
          <w:lang w:val="en-US"/>
        </w:rPr>
        <w:t xml:space="preserve">,  v. 61, p. 2203–2207, 2014. </w:t>
      </w:r>
    </w:p>
    <w:p w14:paraId="60C3F207" w14:textId="77777777" w:rsidR="00A165E2" w:rsidRPr="0014018F" w:rsidRDefault="00A165E2" w:rsidP="00A165E2">
      <w:pPr>
        <w:pStyle w:val="Textodecomentrio"/>
        <w:spacing w:after="0"/>
        <w:rPr>
          <w:rFonts w:cs="Times New Roman"/>
          <w:sz w:val="24"/>
          <w:szCs w:val="24"/>
          <w:shd w:val="clear" w:color="auto" w:fill="FCFCFC"/>
          <w:lang w:val="en-US"/>
        </w:rPr>
      </w:pPr>
    </w:p>
    <w:p w14:paraId="5828E104" w14:textId="54929110" w:rsidR="00A165E2" w:rsidRPr="0014018F" w:rsidRDefault="00A165E2" w:rsidP="00A165E2">
      <w:pPr>
        <w:pStyle w:val="Textodecomentrio"/>
        <w:spacing w:after="0"/>
        <w:rPr>
          <w:rFonts w:cs="Times New Roman"/>
          <w:sz w:val="24"/>
          <w:szCs w:val="24"/>
          <w:shd w:val="clear" w:color="auto" w:fill="FCFCFC"/>
          <w:lang w:val="en-US"/>
        </w:rPr>
      </w:pPr>
      <w:r w:rsidRPr="0014018F">
        <w:rPr>
          <w:rFonts w:cs="Times New Roman"/>
          <w:sz w:val="24"/>
          <w:szCs w:val="24"/>
          <w:shd w:val="clear" w:color="auto" w:fill="FCFCFC"/>
          <w:lang w:val="en-US"/>
        </w:rPr>
        <w:t xml:space="preserve">ZHANG, J. </w:t>
      </w:r>
      <w:r w:rsidR="00981419" w:rsidRPr="00981419">
        <w:rPr>
          <w:rFonts w:cs="Times New Roman"/>
          <w:i/>
          <w:iCs/>
          <w:sz w:val="24"/>
          <w:szCs w:val="24"/>
          <w:shd w:val="clear" w:color="auto" w:fill="FCFCFC"/>
          <w:lang w:val="en-US"/>
        </w:rPr>
        <w:t>et al</w:t>
      </w:r>
      <w:r w:rsidRPr="0014018F">
        <w:rPr>
          <w:rFonts w:cs="Times New Roman"/>
          <w:sz w:val="24"/>
          <w:szCs w:val="24"/>
          <w:shd w:val="clear" w:color="auto" w:fill="FCFCFC"/>
          <w:lang w:val="en-US"/>
        </w:rPr>
        <w:t xml:space="preserve">. Metabolism and transport of </w:t>
      </w:r>
      <w:proofErr w:type="spellStart"/>
      <w:r w:rsidRPr="0014018F">
        <w:rPr>
          <w:rFonts w:cs="Times New Roman"/>
          <w:sz w:val="24"/>
          <w:szCs w:val="24"/>
          <w:shd w:val="clear" w:color="auto" w:fill="FCFCFC"/>
          <w:lang w:val="en-US"/>
        </w:rPr>
        <w:t>oxazaphosphorines</w:t>
      </w:r>
      <w:proofErr w:type="spellEnd"/>
      <w:r w:rsidRPr="0014018F">
        <w:rPr>
          <w:rFonts w:cs="Times New Roman"/>
          <w:sz w:val="24"/>
          <w:szCs w:val="24"/>
          <w:shd w:val="clear" w:color="auto" w:fill="FCFCFC"/>
          <w:lang w:val="en-US"/>
        </w:rPr>
        <w:t xml:space="preserve"> and the clinical implications. </w:t>
      </w:r>
      <w:r w:rsidRPr="0014018F">
        <w:rPr>
          <w:rFonts w:cs="Times New Roman"/>
          <w:b/>
          <w:bCs/>
          <w:sz w:val="24"/>
          <w:szCs w:val="24"/>
          <w:shd w:val="clear" w:color="auto" w:fill="FCFCFC"/>
          <w:lang w:val="en-US"/>
        </w:rPr>
        <w:t xml:space="preserve">Drug </w:t>
      </w:r>
      <w:proofErr w:type="spellStart"/>
      <w:r w:rsidRPr="0014018F">
        <w:rPr>
          <w:rFonts w:cs="Times New Roman"/>
          <w:b/>
          <w:bCs/>
          <w:sz w:val="24"/>
          <w:szCs w:val="24"/>
          <w:shd w:val="clear" w:color="auto" w:fill="FCFCFC"/>
          <w:lang w:val="en-US"/>
        </w:rPr>
        <w:t>Metab</w:t>
      </w:r>
      <w:proofErr w:type="spellEnd"/>
      <w:r w:rsidRPr="0014018F">
        <w:rPr>
          <w:rFonts w:cs="Times New Roman"/>
          <w:b/>
          <w:bCs/>
          <w:sz w:val="24"/>
          <w:szCs w:val="24"/>
          <w:shd w:val="clear" w:color="auto" w:fill="FCFCFC"/>
          <w:lang w:val="en-US"/>
        </w:rPr>
        <w:t xml:space="preserve"> Rev</w:t>
      </w:r>
      <w:r w:rsidRPr="0014018F">
        <w:rPr>
          <w:rFonts w:cs="Times New Roman"/>
          <w:sz w:val="24"/>
          <w:szCs w:val="24"/>
          <w:shd w:val="clear" w:color="auto" w:fill="FCFCFC"/>
          <w:lang w:val="en-US"/>
        </w:rPr>
        <w:t>. v.37, p.611–703, 2005.</w:t>
      </w:r>
    </w:p>
    <w:p w14:paraId="334D3490" w14:textId="77777777" w:rsidR="00A165E2" w:rsidRPr="0014018F" w:rsidRDefault="00A165E2" w:rsidP="00A165E2">
      <w:pPr>
        <w:pStyle w:val="Textodecomentrio"/>
        <w:spacing w:after="0"/>
        <w:rPr>
          <w:rFonts w:cs="Times New Roman"/>
          <w:sz w:val="24"/>
          <w:szCs w:val="24"/>
          <w:shd w:val="clear" w:color="auto" w:fill="FCFCFC"/>
          <w:lang w:val="en-US"/>
        </w:rPr>
      </w:pPr>
    </w:p>
    <w:p w14:paraId="33E6578C" w14:textId="77777777" w:rsidR="00A165E2" w:rsidRPr="008B6342" w:rsidRDefault="00A165E2" w:rsidP="00A165E2">
      <w:pPr>
        <w:pStyle w:val="Textodecomentrio"/>
        <w:spacing w:after="0"/>
        <w:rPr>
          <w:rFonts w:cs="Times New Roman"/>
          <w:noProof/>
          <w:sz w:val="24"/>
          <w:szCs w:val="24"/>
        </w:rPr>
      </w:pPr>
      <w:r w:rsidRPr="0014018F">
        <w:rPr>
          <w:rFonts w:cs="Times New Roman"/>
          <w:noProof/>
          <w:sz w:val="24"/>
          <w:szCs w:val="24"/>
          <w:lang w:val="en-US"/>
        </w:rPr>
        <w:t xml:space="preserve">ZHOU, Z. </w:t>
      </w:r>
      <w:r w:rsidRPr="0014018F">
        <w:rPr>
          <w:rFonts w:cs="Times New Roman"/>
          <w:b/>
          <w:bCs/>
          <w:noProof/>
          <w:sz w:val="24"/>
          <w:szCs w:val="24"/>
          <w:lang w:val="en-US"/>
        </w:rPr>
        <w:t>Pharmacogenomics in precision medicine</w:t>
      </w:r>
      <w:r w:rsidRPr="0014018F">
        <w:rPr>
          <w:rFonts w:cs="Times New Roman"/>
          <w:noProof/>
          <w:sz w:val="24"/>
          <w:szCs w:val="24"/>
          <w:lang w:val="en-US"/>
        </w:rPr>
        <w:t xml:space="preserve">. </w:t>
      </w:r>
      <w:r w:rsidRPr="008B6342">
        <w:rPr>
          <w:rFonts w:cs="Times New Roman"/>
          <w:noProof/>
          <w:sz w:val="24"/>
          <w:szCs w:val="24"/>
        </w:rPr>
        <w:t>[</w:t>
      </w:r>
      <w:r w:rsidRPr="008B6342">
        <w:rPr>
          <w:rFonts w:cs="Times New Roman"/>
          <w:i/>
          <w:iCs/>
          <w:noProof/>
          <w:sz w:val="24"/>
          <w:szCs w:val="24"/>
        </w:rPr>
        <w:t>S. l.: s. n.</w:t>
      </w:r>
      <w:r w:rsidRPr="008B6342">
        <w:rPr>
          <w:rFonts w:cs="Times New Roman"/>
          <w:noProof/>
          <w:sz w:val="24"/>
          <w:szCs w:val="24"/>
        </w:rPr>
        <w:t>], 2020. v. 5</w:t>
      </w:r>
    </w:p>
    <w:p w14:paraId="700BCE1F" w14:textId="244DE40D" w:rsidR="007B740E" w:rsidRDefault="007B740E" w:rsidP="00A165E2">
      <w:pPr>
        <w:autoSpaceDE w:val="0"/>
        <w:autoSpaceDN w:val="0"/>
        <w:adjustRightInd w:val="0"/>
        <w:spacing w:after="0" w:line="240" w:lineRule="auto"/>
        <w:rPr>
          <w:ins w:id="981" w:author="Luísa Jardim" w:date="2021-08-30T13:02:00Z"/>
          <w:rFonts w:cs="Times New Roman"/>
          <w:color w:val="212121"/>
          <w:szCs w:val="24"/>
          <w:shd w:val="clear" w:color="auto" w:fill="FFFFFF"/>
        </w:rPr>
      </w:pPr>
    </w:p>
    <w:p w14:paraId="5B329FA9" w14:textId="1AB71BFB" w:rsidR="003B5F71" w:rsidRDefault="003B5F71" w:rsidP="00A165E2">
      <w:pPr>
        <w:autoSpaceDE w:val="0"/>
        <w:autoSpaceDN w:val="0"/>
        <w:adjustRightInd w:val="0"/>
        <w:spacing w:after="0" w:line="240" w:lineRule="auto"/>
        <w:rPr>
          <w:ins w:id="982" w:author="Luísa Jardim" w:date="2021-08-30T13:02:00Z"/>
          <w:rFonts w:cs="Times New Roman"/>
          <w:color w:val="212121"/>
          <w:szCs w:val="24"/>
          <w:shd w:val="clear" w:color="auto" w:fill="FFFFFF"/>
        </w:rPr>
      </w:pPr>
    </w:p>
    <w:p w14:paraId="7DB93BD4" w14:textId="46393771" w:rsidR="003B5F71" w:rsidRDefault="003B5F71" w:rsidP="00A165E2">
      <w:pPr>
        <w:autoSpaceDE w:val="0"/>
        <w:autoSpaceDN w:val="0"/>
        <w:adjustRightInd w:val="0"/>
        <w:spacing w:after="0" w:line="240" w:lineRule="auto"/>
        <w:rPr>
          <w:ins w:id="983" w:author="Luísa Jardim" w:date="2021-08-30T13:02:00Z"/>
          <w:rFonts w:cs="Times New Roman"/>
          <w:color w:val="212121"/>
          <w:szCs w:val="24"/>
          <w:shd w:val="clear" w:color="auto" w:fill="FFFFFF"/>
        </w:rPr>
      </w:pPr>
    </w:p>
    <w:p w14:paraId="1C10B49B" w14:textId="47ED6DE2" w:rsidR="003B5F71" w:rsidRDefault="003B5F71" w:rsidP="00A165E2">
      <w:pPr>
        <w:autoSpaceDE w:val="0"/>
        <w:autoSpaceDN w:val="0"/>
        <w:adjustRightInd w:val="0"/>
        <w:spacing w:after="0" w:line="240" w:lineRule="auto"/>
        <w:rPr>
          <w:ins w:id="984" w:author="Luísa Jardim" w:date="2021-08-30T13:02:00Z"/>
          <w:rFonts w:cs="Times New Roman"/>
          <w:color w:val="212121"/>
          <w:szCs w:val="24"/>
          <w:shd w:val="clear" w:color="auto" w:fill="FFFFFF"/>
        </w:rPr>
      </w:pPr>
    </w:p>
    <w:p w14:paraId="7A9D4D31" w14:textId="7FA745AF" w:rsidR="003B5F71" w:rsidRDefault="003B5F71" w:rsidP="00A165E2">
      <w:pPr>
        <w:autoSpaceDE w:val="0"/>
        <w:autoSpaceDN w:val="0"/>
        <w:adjustRightInd w:val="0"/>
        <w:spacing w:after="0" w:line="240" w:lineRule="auto"/>
        <w:rPr>
          <w:ins w:id="985" w:author="Luísa Jardim" w:date="2021-08-30T13:02:00Z"/>
          <w:rFonts w:cs="Times New Roman"/>
          <w:color w:val="212121"/>
          <w:szCs w:val="24"/>
          <w:shd w:val="clear" w:color="auto" w:fill="FFFFFF"/>
        </w:rPr>
      </w:pPr>
    </w:p>
    <w:p w14:paraId="4F295890" w14:textId="00376E3F" w:rsidR="003B5F71" w:rsidRDefault="003B5F71" w:rsidP="00A165E2">
      <w:pPr>
        <w:autoSpaceDE w:val="0"/>
        <w:autoSpaceDN w:val="0"/>
        <w:adjustRightInd w:val="0"/>
        <w:spacing w:after="0" w:line="240" w:lineRule="auto"/>
        <w:rPr>
          <w:ins w:id="986" w:author="Luísa Jardim" w:date="2021-08-30T13:02:00Z"/>
          <w:rFonts w:cs="Times New Roman"/>
          <w:color w:val="212121"/>
          <w:szCs w:val="24"/>
          <w:shd w:val="clear" w:color="auto" w:fill="FFFFFF"/>
        </w:rPr>
      </w:pPr>
    </w:p>
    <w:p w14:paraId="698D29DF" w14:textId="678C38B0" w:rsidR="003B5F71" w:rsidRDefault="003B5F71" w:rsidP="00A165E2">
      <w:pPr>
        <w:autoSpaceDE w:val="0"/>
        <w:autoSpaceDN w:val="0"/>
        <w:adjustRightInd w:val="0"/>
        <w:spacing w:after="0" w:line="240" w:lineRule="auto"/>
        <w:rPr>
          <w:ins w:id="987" w:author="Luísa Jardim" w:date="2021-08-30T13:02:00Z"/>
          <w:rFonts w:cs="Times New Roman"/>
          <w:color w:val="212121"/>
          <w:szCs w:val="24"/>
          <w:shd w:val="clear" w:color="auto" w:fill="FFFFFF"/>
        </w:rPr>
      </w:pPr>
    </w:p>
    <w:p w14:paraId="096796A7" w14:textId="660B288E" w:rsidR="003B5F71" w:rsidRDefault="003B5F71" w:rsidP="00A165E2">
      <w:pPr>
        <w:autoSpaceDE w:val="0"/>
        <w:autoSpaceDN w:val="0"/>
        <w:adjustRightInd w:val="0"/>
        <w:spacing w:after="0" w:line="240" w:lineRule="auto"/>
        <w:rPr>
          <w:ins w:id="988" w:author="Luísa Jardim" w:date="2021-08-30T13:02:00Z"/>
          <w:rFonts w:cs="Times New Roman"/>
          <w:color w:val="212121"/>
          <w:szCs w:val="24"/>
          <w:shd w:val="clear" w:color="auto" w:fill="FFFFFF"/>
        </w:rPr>
      </w:pPr>
    </w:p>
    <w:p w14:paraId="551FD003" w14:textId="407BE9AB" w:rsidR="003B5F71" w:rsidRDefault="003B5F71" w:rsidP="00A165E2">
      <w:pPr>
        <w:autoSpaceDE w:val="0"/>
        <w:autoSpaceDN w:val="0"/>
        <w:adjustRightInd w:val="0"/>
        <w:spacing w:after="0" w:line="240" w:lineRule="auto"/>
        <w:rPr>
          <w:ins w:id="989" w:author="Luísa Jardim" w:date="2021-08-30T13:02:00Z"/>
          <w:rFonts w:cs="Times New Roman"/>
          <w:color w:val="212121"/>
          <w:szCs w:val="24"/>
          <w:shd w:val="clear" w:color="auto" w:fill="FFFFFF"/>
        </w:rPr>
      </w:pPr>
    </w:p>
    <w:p w14:paraId="6CC01225" w14:textId="1F850B28" w:rsidR="003B5F71" w:rsidRDefault="003B5F71" w:rsidP="00A165E2">
      <w:pPr>
        <w:autoSpaceDE w:val="0"/>
        <w:autoSpaceDN w:val="0"/>
        <w:adjustRightInd w:val="0"/>
        <w:spacing w:after="0" w:line="240" w:lineRule="auto"/>
        <w:rPr>
          <w:ins w:id="990" w:author="Luísa Jardim" w:date="2021-08-30T13:02:00Z"/>
          <w:rFonts w:cs="Times New Roman"/>
          <w:color w:val="212121"/>
          <w:szCs w:val="24"/>
          <w:shd w:val="clear" w:color="auto" w:fill="FFFFFF"/>
        </w:rPr>
      </w:pPr>
    </w:p>
    <w:p w14:paraId="4E09BECB" w14:textId="66E9539A" w:rsidR="003B5F71" w:rsidRDefault="003B5F71" w:rsidP="00A165E2">
      <w:pPr>
        <w:autoSpaceDE w:val="0"/>
        <w:autoSpaceDN w:val="0"/>
        <w:adjustRightInd w:val="0"/>
        <w:spacing w:after="0" w:line="240" w:lineRule="auto"/>
        <w:rPr>
          <w:ins w:id="991" w:author="Luísa Jardim" w:date="2021-08-30T13:02:00Z"/>
          <w:rFonts w:cs="Times New Roman"/>
          <w:color w:val="212121"/>
          <w:szCs w:val="24"/>
          <w:shd w:val="clear" w:color="auto" w:fill="FFFFFF"/>
        </w:rPr>
      </w:pPr>
    </w:p>
    <w:p w14:paraId="20391D54" w14:textId="4A26E5F3" w:rsidR="003B5F71" w:rsidRDefault="003B5F71" w:rsidP="00A165E2">
      <w:pPr>
        <w:autoSpaceDE w:val="0"/>
        <w:autoSpaceDN w:val="0"/>
        <w:adjustRightInd w:val="0"/>
        <w:spacing w:after="0" w:line="240" w:lineRule="auto"/>
        <w:rPr>
          <w:ins w:id="992" w:author="Luísa Jardim" w:date="2021-08-30T13:02:00Z"/>
          <w:rFonts w:cs="Times New Roman"/>
          <w:color w:val="212121"/>
          <w:szCs w:val="24"/>
          <w:shd w:val="clear" w:color="auto" w:fill="FFFFFF"/>
        </w:rPr>
      </w:pPr>
    </w:p>
    <w:p w14:paraId="51506B3A" w14:textId="152E62A5" w:rsidR="003B5F71" w:rsidRDefault="003B5F71" w:rsidP="00A165E2">
      <w:pPr>
        <w:autoSpaceDE w:val="0"/>
        <w:autoSpaceDN w:val="0"/>
        <w:adjustRightInd w:val="0"/>
        <w:spacing w:after="0" w:line="240" w:lineRule="auto"/>
        <w:rPr>
          <w:ins w:id="993" w:author="Luísa Jardim" w:date="2021-08-30T13:02:00Z"/>
          <w:rFonts w:cs="Times New Roman"/>
          <w:color w:val="212121"/>
          <w:szCs w:val="24"/>
          <w:shd w:val="clear" w:color="auto" w:fill="FFFFFF"/>
        </w:rPr>
      </w:pPr>
    </w:p>
    <w:p w14:paraId="2F8B0DDD" w14:textId="049F9A6D" w:rsidR="003B5F71" w:rsidRDefault="003B5F71" w:rsidP="00A165E2">
      <w:pPr>
        <w:autoSpaceDE w:val="0"/>
        <w:autoSpaceDN w:val="0"/>
        <w:adjustRightInd w:val="0"/>
        <w:spacing w:after="0" w:line="240" w:lineRule="auto"/>
        <w:rPr>
          <w:ins w:id="994" w:author="Luísa Jardim" w:date="2021-08-30T13:02:00Z"/>
          <w:rFonts w:cs="Times New Roman"/>
          <w:color w:val="212121"/>
          <w:szCs w:val="24"/>
          <w:shd w:val="clear" w:color="auto" w:fill="FFFFFF"/>
        </w:rPr>
      </w:pPr>
    </w:p>
    <w:p w14:paraId="79F3F17B" w14:textId="1E83EA21" w:rsidR="003B5F71" w:rsidRDefault="003B5F71" w:rsidP="00A165E2">
      <w:pPr>
        <w:autoSpaceDE w:val="0"/>
        <w:autoSpaceDN w:val="0"/>
        <w:adjustRightInd w:val="0"/>
        <w:spacing w:after="0" w:line="240" w:lineRule="auto"/>
        <w:rPr>
          <w:ins w:id="995" w:author="Luísa Jardim" w:date="2021-08-30T13:02:00Z"/>
          <w:rFonts w:cs="Times New Roman"/>
          <w:color w:val="212121"/>
          <w:szCs w:val="24"/>
          <w:shd w:val="clear" w:color="auto" w:fill="FFFFFF"/>
        </w:rPr>
      </w:pPr>
    </w:p>
    <w:p w14:paraId="45B9C3F0" w14:textId="029EA0C3" w:rsidR="003B5F71" w:rsidRDefault="003B5F71" w:rsidP="00A165E2">
      <w:pPr>
        <w:autoSpaceDE w:val="0"/>
        <w:autoSpaceDN w:val="0"/>
        <w:adjustRightInd w:val="0"/>
        <w:spacing w:after="0" w:line="240" w:lineRule="auto"/>
        <w:rPr>
          <w:ins w:id="996" w:author="Luísa Jardim" w:date="2021-08-30T13:02:00Z"/>
          <w:rFonts w:cs="Times New Roman"/>
          <w:color w:val="212121"/>
          <w:szCs w:val="24"/>
          <w:shd w:val="clear" w:color="auto" w:fill="FFFFFF"/>
        </w:rPr>
      </w:pPr>
    </w:p>
    <w:p w14:paraId="1A8A12C3" w14:textId="3DFE85FA" w:rsidR="003B5F71" w:rsidRDefault="003B5F71" w:rsidP="00A165E2">
      <w:pPr>
        <w:autoSpaceDE w:val="0"/>
        <w:autoSpaceDN w:val="0"/>
        <w:adjustRightInd w:val="0"/>
        <w:spacing w:after="0" w:line="240" w:lineRule="auto"/>
        <w:rPr>
          <w:ins w:id="997" w:author="Luísa Jardim" w:date="2021-08-30T13:02:00Z"/>
          <w:rFonts w:cs="Times New Roman"/>
          <w:color w:val="212121"/>
          <w:szCs w:val="24"/>
          <w:shd w:val="clear" w:color="auto" w:fill="FFFFFF"/>
        </w:rPr>
      </w:pPr>
    </w:p>
    <w:p w14:paraId="6866AF12" w14:textId="46572AEB" w:rsidR="003B5F71" w:rsidRDefault="003B5F71" w:rsidP="00A165E2">
      <w:pPr>
        <w:autoSpaceDE w:val="0"/>
        <w:autoSpaceDN w:val="0"/>
        <w:adjustRightInd w:val="0"/>
        <w:spacing w:after="0" w:line="240" w:lineRule="auto"/>
        <w:rPr>
          <w:ins w:id="998" w:author="Luísa Jardim" w:date="2021-08-30T13:02:00Z"/>
          <w:rFonts w:cs="Times New Roman"/>
          <w:color w:val="212121"/>
          <w:szCs w:val="24"/>
          <w:shd w:val="clear" w:color="auto" w:fill="FFFFFF"/>
        </w:rPr>
      </w:pPr>
    </w:p>
    <w:p w14:paraId="191649FF" w14:textId="07218033" w:rsidR="003B5F71" w:rsidRDefault="003B5F71" w:rsidP="00A165E2">
      <w:pPr>
        <w:autoSpaceDE w:val="0"/>
        <w:autoSpaceDN w:val="0"/>
        <w:adjustRightInd w:val="0"/>
        <w:spacing w:after="0" w:line="240" w:lineRule="auto"/>
        <w:rPr>
          <w:ins w:id="999" w:author="Luísa Jardim" w:date="2021-08-30T13:02:00Z"/>
          <w:rFonts w:cs="Times New Roman"/>
          <w:color w:val="212121"/>
          <w:szCs w:val="24"/>
          <w:shd w:val="clear" w:color="auto" w:fill="FFFFFF"/>
        </w:rPr>
      </w:pPr>
    </w:p>
    <w:p w14:paraId="2B3FDFB9" w14:textId="4C7682B7" w:rsidR="003B5F71" w:rsidRDefault="003B5F71" w:rsidP="00A165E2">
      <w:pPr>
        <w:autoSpaceDE w:val="0"/>
        <w:autoSpaceDN w:val="0"/>
        <w:adjustRightInd w:val="0"/>
        <w:spacing w:after="0" w:line="240" w:lineRule="auto"/>
        <w:rPr>
          <w:ins w:id="1000" w:author="Luísa Jardim" w:date="2021-08-30T13:02:00Z"/>
          <w:rFonts w:cs="Times New Roman"/>
          <w:color w:val="212121"/>
          <w:szCs w:val="24"/>
          <w:shd w:val="clear" w:color="auto" w:fill="FFFFFF"/>
        </w:rPr>
      </w:pPr>
    </w:p>
    <w:p w14:paraId="79817D65" w14:textId="77B48080" w:rsidR="003B5F71" w:rsidRDefault="003B5F71" w:rsidP="00A165E2">
      <w:pPr>
        <w:autoSpaceDE w:val="0"/>
        <w:autoSpaceDN w:val="0"/>
        <w:adjustRightInd w:val="0"/>
        <w:spacing w:after="0" w:line="240" w:lineRule="auto"/>
        <w:rPr>
          <w:ins w:id="1001" w:author="Luísa Jardim" w:date="2021-08-30T13:02:00Z"/>
          <w:rFonts w:cs="Times New Roman"/>
          <w:color w:val="212121"/>
          <w:szCs w:val="24"/>
          <w:shd w:val="clear" w:color="auto" w:fill="FFFFFF"/>
        </w:rPr>
      </w:pPr>
    </w:p>
    <w:p w14:paraId="62B2B598" w14:textId="7CED753C" w:rsidR="003B5F71" w:rsidRDefault="003B5F71" w:rsidP="00A165E2">
      <w:pPr>
        <w:autoSpaceDE w:val="0"/>
        <w:autoSpaceDN w:val="0"/>
        <w:adjustRightInd w:val="0"/>
        <w:spacing w:after="0" w:line="240" w:lineRule="auto"/>
        <w:rPr>
          <w:ins w:id="1002" w:author="Luísa Jardim" w:date="2021-08-30T13:02:00Z"/>
          <w:rFonts w:cs="Times New Roman"/>
          <w:color w:val="212121"/>
          <w:szCs w:val="24"/>
          <w:shd w:val="clear" w:color="auto" w:fill="FFFFFF"/>
        </w:rPr>
      </w:pPr>
    </w:p>
    <w:p w14:paraId="3CB78A04" w14:textId="683681CF" w:rsidR="003B5F71" w:rsidRDefault="003B5F71" w:rsidP="00A165E2">
      <w:pPr>
        <w:autoSpaceDE w:val="0"/>
        <w:autoSpaceDN w:val="0"/>
        <w:adjustRightInd w:val="0"/>
        <w:spacing w:after="0" w:line="240" w:lineRule="auto"/>
        <w:rPr>
          <w:ins w:id="1003" w:author="Luísa Jardim" w:date="2021-08-30T13:02:00Z"/>
          <w:rFonts w:cs="Times New Roman"/>
          <w:color w:val="212121"/>
          <w:szCs w:val="24"/>
          <w:shd w:val="clear" w:color="auto" w:fill="FFFFFF"/>
        </w:rPr>
      </w:pPr>
    </w:p>
    <w:p w14:paraId="0E1ED18C" w14:textId="4F599830" w:rsidR="003B5F71" w:rsidRDefault="003B5F71" w:rsidP="00A165E2">
      <w:pPr>
        <w:autoSpaceDE w:val="0"/>
        <w:autoSpaceDN w:val="0"/>
        <w:adjustRightInd w:val="0"/>
        <w:spacing w:after="0" w:line="240" w:lineRule="auto"/>
        <w:rPr>
          <w:ins w:id="1004" w:author="Luísa Jardim" w:date="2021-08-30T13:02:00Z"/>
          <w:rFonts w:cs="Times New Roman"/>
          <w:color w:val="212121"/>
          <w:szCs w:val="24"/>
          <w:shd w:val="clear" w:color="auto" w:fill="FFFFFF"/>
        </w:rPr>
      </w:pPr>
    </w:p>
    <w:p w14:paraId="3B304959" w14:textId="467AA1FD" w:rsidR="003B5F71" w:rsidRDefault="003B5F71" w:rsidP="00A165E2">
      <w:pPr>
        <w:autoSpaceDE w:val="0"/>
        <w:autoSpaceDN w:val="0"/>
        <w:adjustRightInd w:val="0"/>
        <w:spacing w:after="0" w:line="240" w:lineRule="auto"/>
        <w:rPr>
          <w:ins w:id="1005" w:author="Luísa Jardim" w:date="2021-08-30T13:02:00Z"/>
          <w:rFonts w:cs="Times New Roman"/>
          <w:color w:val="212121"/>
          <w:szCs w:val="24"/>
          <w:shd w:val="clear" w:color="auto" w:fill="FFFFFF"/>
        </w:rPr>
      </w:pPr>
    </w:p>
    <w:p w14:paraId="69A54BC3" w14:textId="0558646A" w:rsidR="003B5F71" w:rsidRDefault="003B5F71" w:rsidP="00A165E2">
      <w:pPr>
        <w:autoSpaceDE w:val="0"/>
        <w:autoSpaceDN w:val="0"/>
        <w:adjustRightInd w:val="0"/>
        <w:spacing w:after="0" w:line="240" w:lineRule="auto"/>
        <w:rPr>
          <w:ins w:id="1006" w:author="Luísa Jardim" w:date="2021-08-30T13:02:00Z"/>
          <w:rFonts w:cs="Times New Roman"/>
          <w:color w:val="212121"/>
          <w:szCs w:val="24"/>
          <w:shd w:val="clear" w:color="auto" w:fill="FFFFFF"/>
        </w:rPr>
      </w:pPr>
    </w:p>
    <w:p w14:paraId="2B10F18E" w14:textId="440F8D28" w:rsidR="003B5F71" w:rsidRDefault="003B5F71" w:rsidP="00A165E2">
      <w:pPr>
        <w:autoSpaceDE w:val="0"/>
        <w:autoSpaceDN w:val="0"/>
        <w:adjustRightInd w:val="0"/>
        <w:spacing w:after="0" w:line="240" w:lineRule="auto"/>
        <w:rPr>
          <w:ins w:id="1007" w:author="Luísa Jardim" w:date="2021-08-30T13:02:00Z"/>
          <w:rFonts w:cs="Times New Roman"/>
          <w:color w:val="212121"/>
          <w:szCs w:val="24"/>
          <w:shd w:val="clear" w:color="auto" w:fill="FFFFFF"/>
        </w:rPr>
      </w:pPr>
    </w:p>
    <w:p w14:paraId="23A716B1" w14:textId="5C1E5200" w:rsidR="003B5F71" w:rsidRDefault="003B5F71" w:rsidP="00A165E2">
      <w:pPr>
        <w:autoSpaceDE w:val="0"/>
        <w:autoSpaceDN w:val="0"/>
        <w:adjustRightInd w:val="0"/>
        <w:spacing w:after="0" w:line="240" w:lineRule="auto"/>
        <w:rPr>
          <w:ins w:id="1008" w:author="Luísa Jardim" w:date="2021-08-30T13:02:00Z"/>
          <w:rFonts w:cs="Times New Roman"/>
          <w:color w:val="212121"/>
          <w:szCs w:val="24"/>
          <w:shd w:val="clear" w:color="auto" w:fill="FFFFFF"/>
        </w:rPr>
      </w:pPr>
    </w:p>
    <w:p w14:paraId="123CB1B4" w14:textId="3D7A08DA" w:rsidR="003B5F71" w:rsidRDefault="003B5F71" w:rsidP="00A165E2">
      <w:pPr>
        <w:autoSpaceDE w:val="0"/>
        <w:autoSpaceDN w:val="0"/>
        <w:adjustRightInd w:val="0"/>
        <w:spacing w:after="0" w:line="240" w:lineRule="auto"/>
        <w:rPr>
          <w:ins w:id="1009" w:author="Luísa Jardim" w:date="2021-08-30T13:02:00Z"/>
          <w:rFonts w:cs="Times New Roman"/>
          <w:color w:val="212121"/>
          <w:szCs w:val="24"/>
          <w:shd w:val="clear" w:color="auto" w:fill="FFFFFF"/>
        </w:rPr>
      </w:pPr>
    </w:p>
    <w:p w14:paraId="0DB27175" w14:textId="11B75C50" w:rsidR="003B5F71" w:rsidRDefault="003B5F71" w:rsidP="00A165E2">
      <w:pPr>
        <w:autoSpaceDE w:val="0"/>
        <w:autoSpaceDN w:val="0"/>
        <w:adjustRightInd w:val="0"/>
        <w:spacing w:after="0" w:line="240" w:lineRule="auto"/>
        <w:rPr>
          <w:ins w:id="1010" w:author="Luísa Jardim" w:date="2021-08-30T13:02:00Z"/>
          <w:rFonts w:cs="Times New Roman"/>
          <w:color w:val="212121"/>
          <w:szCs w:val="24"/>
          <w:shd w:val="clear" w:color="auto" w:fill="FFFFFF"/>
        </w:rPr>
      </w:pPr>
    </w:p>
    <w:p w14:paraId="425D357D" w14:textId="0CD9E0BE" w:rsidR="003B5F71" w:rsidRDefault="003B5F71" w:rsidP="00A165E2">
      <w:pPr>
        <w:autoSpaceDE w:val="0"/>
        <w:autoSpaceDN w:val="0"/>
        <w:adjustRightInd w:val="0"/>
        <w:spacing w:after="0" w:line="240" w:lineRule="auto"/>
        <w:rPr>
          <w:ins w:id="1011" w:author="Luísa Jardim" w:date="2021-08-30T13:02:00Z"/>
          <w:rFonts w:cs="Times New Roman"/>
          <w:color w:val="212121"/>
          <w:szCs w:val="24"/>
          <w:shd w:val="clear" w:color="auto" w:fill="FFFFFF"/>
        </w:rPr>
      </w:pPr>
    </w:p>
    <w:p w14:paraId="1D8F94D2" w14:textId="284CEDD2" w:rsidR="003B5F71" w:rsidRDefault="003B5F71" w:rsidP="00A165E2">
      <w:pPr>
        <w:autoSpaceDE w:val="0"/>
        <w:autoSpaceDN w:val="0"/>
        <w:adjustRightInd w:val="0"/>
        <w:spacing w:after="0" w:line="240" w:lineRule="auto"/>
        <w:rPr>
          <w:ins w:id="1012" w:author="Luísa Jardim" w:date="2021-08-30T13:02:00Z"/>
          <w:rFonts w:cs="Times New Roman"/>
          <w:color w:val="212121"/>
          <w:szCs w:val="24"/>
          <w:shd w:val="clear" w:color="auto" w:fill="FFFFFF"/>
        </w:rPr>
      </w:pPr>
    </w:p>
    <w:p w14:paraId="2A4C473D" w14:textId="4B55C09B" w:rsidR="003B5F71" w:rsidRDefault="003B5F71" w:rsidP="00A165E2">
      <w:pPr>
        <w:autoSpaceDE w:val="0"/>
        <w:autoSpaceDN w:val="0"/>
        <w:adjustRightInd w:val="0"/>
        <w:spacing w:after="0" w:line="240" w:lineRule="auto"/>
        <w:rPr>
          <w:ins w:id="1013" w:author="Luísa Jardim" w:date="2021-08-30T13:02:00Z"/>
          <w:rFonts w:cs="Times New Roman"/>
          <w:color w:val="212121"/>
          <w:szCs w:val="24"/>
          <w:shd w:val="clear" w:color="auto" w:fill="FFFFFF"/>
        </w:rPr>
      </w:pPr>
    </w:p>
    <w:p w14:paraId="33CAE528" w14:textId="09C60A20" w:rsidR="003B5F71" w:rsidRDefault="003B5F71" w:rsidP="00A165E2">
      <w:pPr>
        <w:autoSpaceDE w:val="0"/>
        <w:autoSpaceDN w:val="0"/>
        <w:adjustRightInd w:val="0"/>
        <w:spacing w:after="0" w:line="240" w:lineRule="auto"/>
        <w:rPr>
          <w:ins w:id="1014" w:author="Luísa Jardim" w:date="2021-08-30T13:02:00Z"/>
          <w:rFonts w:cs="Times New Roman"/>
          <w:color w:val="212121"/>
          <w:szCs w:val="24"/>
          <w:shd w:val="clear" w:color="auto" w:fill="FFFFFF"/>
        </w:rPr>
      </w:pPr>
    </w:p>
    <w:p w14:paraId="0D7F11E5" w14:textId="5EDE2E5E" w:rsidR="003B5F71" w:rsidRDefault="003B5F71" w:rsidP="00A165E2">
      <w:pPr>
        <w:autoSpaceDE w:val="0"/>
        <w:autoSpaceDN w:val="0"/>
        <w:adjustRightInd w:val="0"/>
        <w:spacing w:after="0" w:line="240" w:lineRule="auto"/>
        <w:rPr>
          <w:ins w:id="1015" w:author="Luísa Jardim" w:date="2021-08-30T13:02:00Z"/>
          <w:rFonts w:cs="Times New Roman"/>
          <w:color w:val="212121"/>
          <w:szCs w:val="24"/>
          <w:shd w:val="clear" w:color="auto" w:fill="FFFFFF"/>
        </w:rPr>
      </w:pPr>
    </w:p>
    <w:p w14:paraId="0CA5C47D" w14:textId="4E6F97F2" w:rsidR="003B5F71" w:rsidRDefault="003B5F71" w:rsidP="00A165E2">
      <w:pPr>
        <w:autoSpaceDE w:val="0"/>
        <w:autoSpaceDN w:val="0"/>
        <w:adjustRightInd w:val="0"/>
        <w:spacing w:after="0" w:line="240" w:lineRule="auto"/>
        <w:rPr>
          <w:ins w:id="1016" w:author="Luísa Jardim" w:date="2021-08-30T13:03:00Z"/>
          <w:rFonts w:cs="Times New Roman"/>
          <w:color w:val="212121"/>
          <w:szCs w:val="24"/>
          <w:shd w:val="clear" w:color="auto" w:fill="FFFFFF"/>
        </w:rPr>
      </w:pPr>
    </w:p>
    <w:p w14:paraId="2A250305" w14:textId="68F1A411" w:rsidR="003B5F71" w:rsidRDefault="003B5F71" w:rsidP="00A165E2">
      <w:pPr>
        <w:autoSpaceDE w:val="0"/>
        <w:autoSpaceDN w:val="0"/>
        <w:adjustRightInd w:val="0"/>
        <w:spacing w:after="0" w:line="240" w:lineRule="auto"/>
        <w:rPr>
          <w:ins w:id="1017" w:author="Luísa Jardim" w:date="2021-08-30T13:03:00Z"/>
          <w:rFonts w:cs="Times New Roman"/>
          <w:color w:val="212121"/>
          <w:szCs w:val="24"/>
          <w:shd w:val="clear" w:color="auto" w:fill="FFFFFF"/>
        </w:rPr>
      </w:pPr>
    </w:p>
    <w:p w14:paraId="1930046F" w14:textId="6226CB26" w:rsidR="003B5F71" w:rsidRDefault="003B5F71" w:rsidP="00A165E2">
      <w:pPr>
        <w:autoSpaceDE w:val="0"/>
        <w:autoSpaceDN w:val="0"/>
        <w:adjustRightInd w:val="0"/>
        <w:spacing w:after="0" w:line="240" w:lineRule="auto"/>
        <w:rPr>
          <w:ins w:id="1018" w:author="Luísa Jardim" w:date="2021-08-30T13:03:00Z"/>
          <w:rFonts w:cs="Times New Roman"/>
          <w:color w:val="212121"/>
          <w:szCs w:val="24"/>
          <w:shd w:val="clear" w:color="auto" w:fill="FFFFFF"/>
        </w:rPr>
      </w:pPr>
    </w:p>
    <w:p w14:paraId="054C4CD2" w14:textId="5B2BC9DD" w:rsidR="003B5F71" w:rsidRDefault="003B5F71" w:rsidP="00A165E2">
      <w:pPr>
        <w:autoSpaceDE w:val="0"/>
        <w:autoSpaceDN w:val="0"/>
        <w:adjustRightInd w:val="0"/>
        <w:spacing w:after="0" w:line="240" w:lineRule="auto"/>
        <w:rPr>
          <w:ins w:id="1019" w:author="Luísa Jardim" w:date="2021-08-30T13:03:00Z"/>
          <w:rFonts w:cs="Times New Roman"/>
          <w:color w:val="212121"/>
          <w:szCs w:val="24"/>
          <w:shd w:val="clear" w:color="auto" w:fill="FFFFFF"/>
        </w:rPr>
      </w:pPr>
    </w:p>
    <w:p w14:paraId="39EBF841" w14:textId="2C9FAEB4" w:rsidR="003B5F71" w:rsidRDefault="003B5F71" w:rsidP="00A165E2">
      <w:pPr>
        <w:autoSpaceDE w:val="0"/>
        <w:autoSpaceDN w:val="0"/>
        <w:adjustRightInd w:val="0"/>
        <w:spacing w:after="0" w:line="240" w:lineRule="auto"/>
        <w:rPr>
          <w:ins w:id="1020" w:author="Luísa Jardim" w:date="2021-08-30T13:03:00Z"/>
          <w:rFonts w:cs="Times New Roman"/>
          <w:color w:val="212121"/>
          <w:szCs w:val="24"/>
          <w:shd w:val="clear" w:color="auto" w:fill="FFFFFF"/>
        </w:rPr>
      </w:pPr>
    </w:p>
    <w:p w14:paraId="04FE081C" w14:textId="77777777" w:rsidR="003B5F71" w:rsidRDefault="003B5F71" w:rsidP="00A165E2">
      <w:pPr>
        <w:autoSpaceDE w:val="0"/>
        <w:autoSpaceDN w:val="0"/>
        <w:adjustRightInd w:val="0"/>
        <w:spacing w:after="0" w:line="240" w:lineRule="auto"/>
        <w:rPr>
          <w:rFonts w:cs="Times New Roman"/>
          <w:color w:val="212121"/>
          <w:szCs w:val="24"/>
          <w:shd w:val="clear" w:color="auto" w:fill="FFFFFF"/>
        </w:rPr>
      </w:pPr>
    </w:p>
    <w:p w14:paraId="331B9B04" w14:textId="77777777" w:rsidR="000120D7" w:rsidRPr="00C74AB8" w:rsidRDefault="000120D7" w:rsidP="000120D7">
      <w:pPr>
        <w:pStyle w:val="Ttulo1"/>
        <w:jc w:val="center"/>
        <w:rPr>
          <w:b/>
          <w:bCs/>
        </w:rPr>
      </w:pPr>
      <w:r w:rsidRPr="00C74AB8">
        <w:rPr>
          <w:b/>
          <w:bCs/>
        </w:rPr>
        <w:lastRenderedPageBreak/>
        <w:t>ANEXOS</w:t>
      </w:r>
      <w:bookmarkEnd w:id="933"/>
    </w:p>
    <w:p w14:paraId="4516A79E" w14:textId="77777777" w:rsidR="000120D7" w:rsidRPr="0021493C" w:rsidRDefault="000120D7" w:rsidP="0021493C">
      <w:pPr>
        <w:pStyle w:val="Estilo1lj"/>
      </w:pPr>
      <w:bookmarkStart w:id="1021" w:name="_Toc63267974"/>
      <w:bookmarkStart w:id="1022" w:name="_Toc81230827"/>
      <w:r w:rsidRPr="0021493C">
        <w:rPr>
          <w:rStyle w:val="titlj1Char"/>
        </w:rPr>
        <w:t>ANEXO I</w:t>
      </w:r>
      <w:r w:rsidRPr="009E798F">
        <w:t xml:space="preserve"> -</w:t>
      </w:r>
      <w:r w:rsidRPr="0021493C">
        <w:t xml:space="preserve"> Termo de Autorização para Uso de dados de Pesquisa Prévia</w:t>
      </w:r>
      <w:bookmarkEnd w:id="1021"/>
      <w:bookmarkEnd w:id="1022"/>
    </w:p>
    <w:p w14:paraId="735E6817" w14:textId="425ACF3E" w:rsidR="000120D7" w:rsidRDefault="000120D7" w:rsidP="00681F8A">
      <w:pPr>
        <w:pStyle w:val="Ttulo1"/>
        <w:rPr>
          <w:rFonts w:cs="Times New Roman"/>
          <w:szCs w:val="24"/>
        </w:rPr>
      </w:pPr>
    </w:p>
    <w:p w14:paraId="4153F2F5" w14:textId="5E69CAAB" w:rsidR="000120D7" w:rsidRDefault="000120D7" w:rsidP="000120D7">
      <w:pPr>
        <w:spacing w:line="360" w:lineRule="auto"/>
        <w:jc w:val="right"/>
        <w:rPr>
          <w:rFonts w:cs="Times New Roman"/>
          <w:szCs w:val="24"/>
        </w:rPr>
      </w:pPr>
      <w:r>
        <w:rPr>
          <w:rFonts w:cs="Times New Roman"/>
          <w:szCs w:val="24"/>
        </w:rPr>
        <w:t xml:space="preserve">Porto Alegre, </w:t>
      </w:r>
      <w:r w:rsidR="00A56B17">
        <w:rPr>
          <w:rFonts w:cs="Times New Roman"/>
          <w:szCs w:val="24"/>
        </w:rPr>
        <w:t>09</w:t>
      </w:r>
      <w:r>
        <w:rPr>
          <w:rFonts w:cs="Times New Roman"/>
          <w:szCs w:val="24"/>
        </w:rPr>
        <w:t xml:space="preserve"> de </w:t>
      </w:r>
      <w:r w:rsidR="00A56B17">
        <w:rPr>
          <w:rFonts w:cs="Times New Roman"/>
          <w:szCs w:val="24"/>
        </w:rPr>
        <w:t xml:space="preserve">março </w:t>
      </w:r>
      <w:r>
        <w:rPr>
          <w:rFonts w:cs="Times New Roman"/>
          <w:szCs w:val="24"/>
        </w:rPr>
        <w:t>de 202</w:t>
      </w:r>
      <w:r w:rsidR="00A56B17">
        <w:rPr>
          <w:rFonts w:cs="Times New Roman"/>
          <w:szCs w:val="24"/>
        </w:rPr>
        <w:t>1</w:t>
      </w:r>
    </w:p>
    <w:p w14:paraId="4C9C852F" w14:textId="77777777" w:rsidR="000120D7" w:rsidRDefault="000120D7" w:rsidP="000120D7">
      <w:pPr>
        <w:spacing w:line="360" w:lineRule="auto"/>
        <w:jc w:val="both"/>
        <w:rPr>
          <w:rFonts w:cs="Times New Roman"/>
          <w:szCs w:val="24"/>
        </w:rPr>
      </w:pPr>
    </w:p>
    <w:p w14:paraId="2BAE304C" w14:textId="77777777" w:rsidR="000120D7" w:rsidRPr="002E3799" w:rsidRDefault="000120D7" w:rsidP="000120D7">
      <w:pPr>
        <w:spacing w:line="360" w:lineRule="auto"/>
        <w:jc w:val="both"/>
        <w:rPr>
          <w:rFonts w:cs="Times New Roman"/>
          <w:szCs w:val="24"/>
        </w:rPr>
      </w:pPr>
    </w:p>
    <w:p w14:paraId="547F8D61" w14:textId="77777777" w:rsidR="000120D7" w:rsidRPr="002E3799" w:rsidRDefault="000120D7" w:rsidP="000120D7">
      <w:pPr>
        <w:spacing w:line="360" w:lineRule="auto"/>
        <w:jc w:val="both"/>
        <w:rPr>
          <w:rFonts w:cs="Times New Roman"/>
          <w:szCs w:val="24"/>
        </w:rPr>
      </w:pPr>
    </w:p>
    <w:p w14:paraId="3C5F9DCD" w14:textId="1B90DF42" w:rsidR="000120D7" w:rsidRPr="002E3799" w:rsidRDefault="000120D7" w:rsidP="000120D7">
      <w:pPr>
        <w:jc w:val="both"/>
        <w:rPr>
          <w:rFonts w:cs="Times New Roman"/>
          <w:szCs w:val="24"/>
        </w:rPr>
      </w:pPr>
      <w:r w:rsidRPr="002E3799">
        <w:rPr>
          <w:rFonts w:cs="Times New Roman"/>
          <w:szCs w:val="24"/>
        </w:rPr>
        <w:tab/>
        <w:t>Eu, Manoela Domingues Martins, pesquisadora responsável pelo projeto “</w:t>
      </w:r>
      <w:r w:rsidRPr="002E3799">
        <w:rPr>
          <w:rFonts w:cs="Times New Roman"/>
          <w:color w:val="000000"/>
          <w:szCs w:val="24"/>
        </w:rPr>
        <w:t>ESTUDO DA RELAÇÃO ENTRE OS POLIMORFISMOS CYP2C9 (*2rs1799853 e *3rs1057910) e ABCC2 (*rs717620) COM A SEVERIDADE DE MUCOSITE BUCAL E EVOLUÇÃO CLÍNICA DE PACIENTES PEDIÁTRICOS</w:t>
      </w:r>
      <w:r w:rsidRPr="002E3799">
        <w:rPr>
          <w:rFonts w:cs="Times New Roman"/>
          <w:szCs w:val="24"/>
        </w:rPr>
        <w:t xml:space="preserve">” aprovado sob protocolo número 14-0581 pelo Comitê de Ética em Pesquisa do Hospital de Clínicas de Porto Alegre, declaro que autorizo a utilização dos dados e das amostras coletadas no referido projeto em um novo estudo intitulado “ASSOCIAÇÃO DE </w:t>
      </w:r>
      <w:r w:rsidR="00A56B17">
        <w:rPr>
          <w:rFonts w:cs="Times New Roman"/>
          <w:szCs w:val="24"/>
        </w:rPr>
        <w:t>VARIANTES DE SEQUÊNCIA</w:t>
      </w:r>
      <w:r w:rsidRPr="002E3799">
        <w:rPr>
          <w:rFonts w:cs="Times New Roman"/>
          <w:szCs w:val="24"/>
        </w:rPr>
        <w:t xml:space="preserve"> E</w:t>
      </w:r>
      <w:r w:rsidR="00A56B17">
        <w:rPr>
          <w:rFonts w:cs="Times New Roman"/>
          <w:szCs w:val="24"/>
        </w:rPr>
        <w:t xml:space="preserve"> O</w:t>
      </w:r>
      <w:r w:rsidRPr="002E3799">
        <w:rPr>
          <w:rFonts w:cs="Times New Roman"/>
          <w:szCs w:val="24"/>
        </w:rPr>
        <w:t xml:space="preserve"> DESENVOLVIMENTO DE MUCOSITE ORAL EM PACIENTES PEDIÁTRICOS COM LEUCEMIA E LINFOMA EM TRATAMENTO QUIMIOTERÁPICO”.</w:t>
      </w:r>
    </w:p>
    <w:p w14:paraId="3B3599F7" w14:textId="6BC89F61" w:rsidR="000120D7" w:rsidRDefault="00212C1C" w:rsidP="000120D7">
      <w:pPr>
        <w:spacing w:line="360" w:lineRule="auto"/>
        <w:jc w:val="both"/>
        <w:rPr>
          <w:rFonts w:cs="Times New Roman"/>
          <w:szCs w:val="24"/>
        </w:rPr>
      </w:pPr>
      <w:r>
        <w:rPr>
          <w:noProof/>
          <w:lang w:val="en-US"/>
        </w:rPr>
        <w:drawing>
          <wp:anchor distT="0" distB="0" distL="114300" distR="114300" simplePos="0" relativeHeight="251654656" behindDoc="1" locked="0" layoutInCell="1" allowOverlap="1" wp14:anchorId="42265C07" wp14:editId="7CB030F6">
            <wp:simplePos x="0" y="0"/>
            <wp:positionH relativeFrom="column">
              <wp:posOffset>2276475</wp:posOffset>
            </wp:positionH>
            <wp:positionV relativeFrom="paragraph">
              <wp:posOffset>296545</wp:posOffset>
            </wp:positionV>
            <wp:extent cx="1629410" cy="1222375"/>
            <wp:effectExtent l="0" t="0" r="8890" b="0"/>
            <wp:wrapTight wrapText="bothSides">
              <wp:wrapPolygon edited="0">
                <wp:start x="0" y="0"/>
                <wp:lineTo x="0" y="21207"/>
                <wp:lineTo x="21465" y="21207"/>
                <wp:lineTo x="21465"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9410" cy="122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06011" w14:textId="77777777" w:rsidR="000120D7" w:rsidRDefault="000120D7" w:rsidP="000120D7">
      <w:pPr>
        <w:spacing w:line="360" w:lineRule="auto"/>
        <w:jc w:val="both"/>
        <w:rPr>
          <w:rFonts w:cs="Times New Roman"/>
          <w:szCs w:val="24"/>
        </w:rPr>
      </w:pPr>
    </w:p>
    <w:p w14:paraId="16521CA8" w14:textId="1864AAF3" w:rsidR="000120D7" w:rsidRDefault="000120D7" w:rsidP="000120D7">
      <w:pPr>
        <w:spacing w:line="360" w:lineRule="auto"/>
        <w:jc w:val="both"/>
        <w:rPr>
          <w:rFonts w:cs="Times New Roman"/>
          <w:szCs w:val="24"/>
        </w:rPr>
      </w:pPr>
    </w:p>
    <w:p w14:paraId="67222083" w14:textId="77777777" w:rsidR="000120D7" w:rsidRDefault="000120D7" w:rsidP="000120D7">
      <w:pPr>
        <w:jc w:val="center"/>
      </w:pPr>
      <w:r>
        <w:rPr>
          <w:rFonts w:cs="Times New Roman"/>
          <w:szCs w:val="24"/>
        </w:rPr>
        <w:t>___________________________________</w:t>
      </w:r>
    </w:p>
    <w:p w14:paraId="2346265F" w14:textId="4C98B2D1" w:rsidR="000120D7" w:rsidRDefault="000120D7" w:rsidP="000120D7">
      <w:pPr>
        <w:spacing w:line="360" w:lineRule="auto"/>
        <w:jc w:val="center"/>
        <w:rPr>
          <w:rFonts w:cs="Times New Roman"/>
          <w:szCs w:val="24"/>
        </w:rPr>
      </w:pPr>
      <w:r>
        <w:rPr>
          <w:rFonts w:cs="Times New Roman"/>
          <w:szCs w:val="24"/>
        </w:rPr>
        <w:t>Manoela Domingues Martins</w:t>
      </w:r>
    </w:p>
    <w:p w14:paraId="553AC9C0" w14:textId="77777777" w:rsidR="000120D7" w:rsidRDefault="000120D7" w:rsidP="000120D7">
      <w:pPr>
        <w:spacing w:line="360" w:lineRule="auto"/>
        <w:jc w:val="both"/>
        <w:rPr>
          <w:rFonts w:cs="Times New Roman"/>
          <w:szCs w:val="24"/>
        </w:rPr>
      </w:pPr>
    </w:p>
    <w:p w14:paraId="15F26A71" w14:textId="7BA80043" w:rsidR="00657302" w:rsidRDefault="00657302" w:rsidP="00681F8A">
      <w:pPr>
        <w:jc w:val="both"/>
        <w:rPr>
          <w:rFonts w:cs="Times New Roman"/>
          <w:color w:val="212121"/>
          <w:shd w:val="clear" w:color="auto" w:fill="FFFFFF"/>
        </w:rPr>
      </w:pPr>
    </w:p>
    <w:p w14:paraId="4AB69BCF" w14:textId="41EABB14" w:rsidR="00C555FB" w:rsidRDefault="00C555FB" w:rsidP="00C555FB"/>
    <w:p w14:paraId="5A8429FE" w14:textId="1C588A58" w:rsidR="00C555FB" w:rsidRDefault="00C555FB" w:rsidP="00C555FB"/>
    <w:p w14:paraId="16DF06D9" w14:textId="349D23F0" w:rsidR="00C555FB" w:rsidRDefault="00C555FB" w:rsidP="00C555FB"/>
    <w:p w14:paraId="0B78730D" w14:textId="3C5C20BB" w:rsidR="006C2CA2" w:rsidRDefault="006C2CA2" w:rsidP="00C555FB"/>
    <w:p w14:paraId="356070B7" w14:textId="4FD0DA98" w:rsidR="002C4B70" w:rsidRDefault="002C4B70" w:rsidP="00C555FB"/>
    <w:p w14:paraId="3EFC302E" w14:textId="77777777" w:rsidR="002C4B70" w:rsidRDefault="002C4B70" w:rsidP="00C555FB"/>
    <w:p w14:paraId="3428C55D" w14:textId="77777777" w:rsidR="000A039A" w:rsidRDefault="009C0540" w:rsidP="0021493C">
      <w:pPr>
        <w:pStyle w:val="Estilo1lj"/>
        <w:jc w:val="center"/>
      </w:pPr>
      <w:bookmarkStart w:id="1023" w:name="_Toc81230828"/>
      <w:r w:rsidRPr="0021493C">
        <w:rPr>
          <w:rFonts w:eastAsiaTheme="majorEastAsia"/>
          <w:szCs w:val="32"/>
        </w:rPr>
        <w:lastRenderedPageBreak/>
        <w:t>ANEXO II</w:t>
      </w:r>
      <w:r>
        <w:t xml:space="preserve"> – PARECER COMITÊ DE ÉTICA</w:t>
      </w:r>
      <w:bookmarkEnd w:id="1023"/>
    </w:p>
    <w:p w14:paraId="181F190C" w14:textId="2B81F88B" w:rsidR="000A039A" w:rsidRDefault="000A039A" w:rsidP="0021493C">
      <w:pPr>
        <w:jc w:val="center"/>
        <w:rPr>
          <w:b/>
        </w:rPr>
      </w:pPr>
      <w:r>
        <w:rPr>
          <w:b/>
          <w:shd w:val="clear" w:color="auto" w:fill="BFBFBF"/>
        </w:rPr>
        <w:t xml:space="preserve"> </w:t>
      </w:r>
      <w:r>
        <w:rPr>
          <w:b/>
          <w:shd w:val="clear" w:color="auto" w:fill="BFBFBF"/>
        </w:rPr>
        <w:tab/>
        <w:t>PARECER CONSUBSTANCIADO DO CEP</w:t>
      </w:r>
      <w:r>
        <w:rPr>
          <w:b/>
          <w:shd w:val="clear" w:color="auto" w:fill="BFBFBF"/>
        </w:rPr>
        <w:tab/>
      </w:r>
    </w:p>
    <w:p w14:paraId="7C10B13B" w14:textId="77777777" w:rsidR="000A039A" w:rsidRDefault="000A039A" w:rsidP="000A039A">
      <w:pPr>
        <w:pStyle w:val="Corpodetexto"/>
        <w:spacing w:before="10"/>
        <w:rPr>
          <w:b/>
          <w:sz w:val="15"/>
        </w:rPr>
      </w:pPr>
    </w:p>
    <w:p w14:paraId="276C1667" w14:textId="77777777" w:rsidR="000A039A" w:rsidRDefault="000A039A" w:rsidP="000A039A">
      <w:pPr>
        <w:pStyle w:val="Ttulo1"/>
        <w:spacing w:before="94"/>
      </w:pPr>
      <w:bookmarkStart w:id="1024" w:name="_Toc79664568"/>
      <w:r>
        <w:t>DADOS DO PROJETO DE PESQUISA</w:t>
      </w:r>
      <w:bookmarkEnd w:id="1024"/>
    </w:p>
    <w:p w14:paraId="78A42B88" w14:textId="77777777" w:rsidR="000A039A" w:rsidRDefault="000A039A" w:rsidP="000A039A">
      <w:pPr>
        <w:pStyle w:val="Corpodetexto"/>
        <w:spacing w:before="5"/>
        <w:rPr>
          <w:b/>
          <w:sz w:val="12"/>
        </w:rPr>
      </w:pPr>
    </w:p>
    <w:p w14:paraId="4D26F080" w14:textId="77777777" w:rsidR="000A039A" w:rsidRDefault="000A039A" w:rsidP="000A039A">
      <w:pPr>
        <w:pStyle w:val="Corpodetexto"/>
        <w:spacing w:before="101" w:line="235" w:lineRule="auto"/>
        <w:ind w:left="1980" w:right="393" w:hanging="1880"/>
        <w:jc w:val="both"/>
      </w:pPr>
      <w:r>
        <w:rPr>
          <w:b/>
        </w:rPr>
        <w:t xml:space="preserve">Título da Pesquisa: </w:t>
      </w:r>
      <w:r>
        <w:rPr>
          <w:position w:val="1"/>
        </w:rPr>
        <w:t xml:space="preserve">RELAÇÃO DE VARIANTES GENÉTICAS ASSOCIADAS À FARMACOCINÉTICA E </w:t>
      </w:r>
      <w:r>
        <w:t>FARMACODINÂMICA COM A TOXICIDADE E SOBREVIDA DOS TRATAMENTOS ANTINEOPLÁSICOS EM PACIENTES PEDIÁTRICOS</w:t>
      </w:r>
    </w:p>
    <w:p w14:paraId="69E52E26" w14:textId="77777777" w:rsidR="000A039A" w:rsidRDefault="000A039A" w:rsidP="000A039A">
      <w:pPr>
        <w:spacing w:before="80"/>
        <w:ind w:left="100"/>
        <w:rPr>
          <w:sz w:val="20"/>
        </w:rPr>
      </w:pPr>
      <w:r>
        <w:rPr>
          <w:b/>
          <w:sz w:val="20"/>
        </w:rPr>
        <w:t xml:space="preserve">Pesquisador: </w:t>
      </w:r>
      <w:r>
        <w:rPr>
          <w:sz w:val="20"/>
        </w:rPr>
        <w:t>Manoela Domingues Martins</w:t>
      </w:r>
    </w:p>
    <w:p w14:paraId="182844DE" w14:textId="77777777" w:rsidR="000A039A" w:rsidRDefault="000A039A" w:rsidP="000A039A">
      <w:pPr>
        <w:spacing w:before="90"/>
        <w:ind w:left="100"/>
        <w:rPr>
          <w:sz w:val="20"/>
        </w:rPr>
      </w:pPr>
      <w:r>
        <w:rPr>
          <w:b/>
          <w:sz w:val="20"/>
        </w:rPr>
        <w:t xml:space="preserve">Área Temática: </w:t>
      </w:r>
      <w:r>
        <w:rPr>
          <w:sz w:val="20"/>
        </w:rPr>
        <w:t>Genética Humana:</w:t>
      </w:r>
    </w:p>
    <w:p w14:paraId="5BE6C30D" w14:textId="77777777" w:rsidR="000A039A" w:rsidRDefault="000A039A" w:rsidP="000A039A">
      <w:pPr>
        <w:pStyle w:val="Corpodetexto"/>
        <w:spacing w:before="3" w:line="242" w:lineRule="auto"/>
        <w:ind w:left="2320" w:right="307"/>
      </w:pPr>
      <w:r>
        <w:t>(Trata-se de pesquisa envolvendo Genética Humana que não necessita de análise ética por parte da CONEP;);</w:t>
      </w:r>
    </w:p>
    <w:p w14:paraId="3ED5B1B9" w14:textId="77777777" w:rsidR="000A039A" w:rsidRDefault="000A039A" w:rsidP="000A039A">
      <w:pPr>
        <w:pStyle w:val="Ttulo1"/>
        <w:spacing w:before="82"/>
        <w:rPr>
          <w:b/>
        </w:rPr>
      </w:pPr>
      <w:bookmarkStart w:id="1025" w:name="_Toc79664569"/>
      <w:r>
        <w:t>Versão: 2</w:t>
      </w:r>
      <w:bookmarkEnd w:id="1025"/>
    </w:p>
    <w:p w14:paraId="270FE48B" w14:textId="77777777" w:rsidR="000A039A" w:rsidRDefault="000A039A" w:rsidP="000A039A">
      <w:pPr>
        <w:spacing w:before="90"/>
        <w:ind w:left="100"/>
        <w:rPr>
          <w:sz w:val="20"/>
        </w:rPr>
      </w:pPr>
      <w:r>
        <w:rPr>
          <w:b/>
          <w:sz w:val="20"/>
        </w:rPr>
        <w:t xml:space="preserve">CAAE: </w:t>
      </w:r>
      <w:r>
        <w:rPr>
          <w:sz w:val="20"/>
        </w:rPr>
        <w:t>46986321.3.0000.5327</w:t>
      </w:r>
    </w:p>
    <w:p w14:paraId="27BF7646" w14:textId="77777777" w:rsidR="000A039A" w:rsidRDefault="000A039A" w:rsidP="000A039A">
      <w:pPr>
        <w:spacing w:before="90"/>
        <w:ind w:left="100"/>
        <w:rPr>
          <w:sz w:val="20"/>
        </w:rPr>
      </w:pPr>
      <w:r>
        <w:rPr>
          <w:b/>
          <w:sz w:val="20"/>
        </w:rPr>
        <w:t xml:space="preserve">Instituição Proponente: </w:t>
      </w:r>
      <w:r>
        <w:rPr>
          <w:sz w:val="20"/>
        </w:rPr>
        <w:t>Hospital de Clínicas de Porto Alegre</w:t>
      </w:r>
    </w:p>
    <w:p w14:paraId="772923BC" w14:textId="77777777" w:rsidR="000A039A" w:rsidRDefault="000A039A" w:rsidP="000A039A">
      <w:pPr>
        <w:spacing w:before="87"/>
        <w:ind w:left="100"/>
        <w:rPr>
          <w:sz w:val="20"/>
        </w:rPr>
      </w:pPr>
      <w:r>
        <w:rPr>
          <w:b/>
          <w:sz w:val="20"/>
        </w:rPr>
        <w:t xml:space="preserve">Patrocinador Principal: </w:t>
      </w:r>
      <w:r>
        <w:rPr>
          <w:sz w:val="20"/>
        </w:rPr>
        <w:t>Hospital de Clínicas de Porto Alegre</w:t>
      </w:r>
    </w:p>
    <w:p w14:paraId="004CC801" w14:textId="77777777" w:rsidR="000A039A" w:rsidRDefault="000A039A" w:rsidP="000A039A">
      <w:pPr>
        <w:pStyle w:val="Corpodetexto"/>
        <w:spacing w:before="7"/>
        <w:rPr>
          <w:sz w:val="22"/>
        </w:rPr>
      </w:pPr>
    </w:p>
    <w:p w14:paraId="1CA186A3" w14:textId="77777777" w:rsidR="000A039A" w:rsidRDefault="000A039A" w:rsidP="000A039A">
      <w:pPr>
        <w:pStyle w:val="Ttulo1"/>
      </w:pPr>
      <w:bookmarkStart w:id="1026" w:name="_Toc79664570"/>
      <w:r>
        <w:t>DADOS DO PARECER</w:t>
      </w:r>
      <w:bookmarkEnd w:id="1026"/>
    </w:p>
    <w:p w14:paraId="7BB6DE80" w14:textId="77777777" w:rsidR="000A039A" w:rsidRDefault="000A039A" w:rsidP="000A039A">
      <w:pPr>
        <w:pStyle w:val="Corpodetexto"/>
        <w:spacing w:before="6"/>
        <w:rPr>
          <w:b/>
        </w:rPr>
      </w:pPr>
    </w:p>
    <w:p w14:paraId="3182C113" w14:textId="77777777" w:rsidR="000A039A" w:rsidRDefault="000A039A" w:rsidP="000A039A">
      <w:pPr>
        <w:spacing w:before="94"/>
        <w:ind w:left="100"/>
        <w:rPr>
          <w:sz w:val="20"/>
        </w:rPr>
      </w:pPr>
      <w:r>
        <w:rPr>
          <w:b/>
          <w:sz w:val="20"/>
        </w:rPr>
        <w:t xml:space="preserve">Número do Parecer: </w:t>
      </w:r>
      <w:r>
        <w:rPr>
          <w:sz w:val="20"/>
        </w:rPr>
        <w:t>4.862.871</w:t>
      </w:r>
    </w:p>
    <w:p w14:paraId="0035B106" w14:textId="77777777" w:rsidR="000A039A" w:rsidRDefault="000A039A" w:rsidP="000A039A">
      <w:pPr>
        <w:pStyle w:val="Corpodetexto"/>
        <w:spacing w:before="8"/>
        <w:rPr>
          <w:sz w:val="15"/>
        </w:rPr>
      </w:pPr>
    </w:p>
    <w:p w14:paraId="26D4F2B9" w14:textId="77777777" w:rsidR="000A039A" w:rsidRDefault="000A039A" w:rsidP="000A039A">
      <w:pPr>
        <w:pStyle w:val="Ttulo1"/>
        <w:jc w:val="both"/>
      </w:pPr>
      <w:bookmarkStart w:id="1027" w:name="_Toc79664571"/>
      <w:r>
        <w:t>Apresentação do Projeto:</w:t>
      </w:r>
      <w:bookmarkEnd w:id="1027"/>
    </w:p>
    <w:p w14:paraId="527057E2" w14:textId="77777777" w:rsidR="000A039A" w:rsidRDefault="000A039A" w:rsidP="000A039A">
      <w:pPr>
        <w:pStyle w:val="Corpodetexto"/>
        <w:spacing w:before="98" w:line="343" w:lineRule="auto"/>
        <w:ind w:left="100" w:right="391"/>
        <w:jc w:val="both"/>
      </w:pPr>
      <w:r>
        <w:t xml:space="preserve">O câncer é a principal causa de morte entre crianças e adolescentes em todo o mundo. Dentre os tipos mais comuns de cânceres infantis estão as leucemias, linfomas e o osteossarcoma. Embora possa exibir severos efeitos adversos imediatos e tardios, a quimioterapia ainda é um dos principais tratamentos para essas neoplasias e atua tanto em células tumorais como nas células normais. De modo geral, esses fármacos exibem estreitas janelas terapêuticas e, portanto, as diferenças entre as doses que produzem um efeito terapêutico e que causam toxicidade são limítrofes. Além disso, a resposta frente ao tratamento varia entre os indivíduos submetidos ao mesmo protocolo quimioterápico e a manifestação dos diferentes efeitos adversos pode ser modulada pelo estado de saúde do indivíduo, influências ambientais e por características genéticas. A </w:t>
      </w:r>
      <w:proofErr w:type="spellStart"/>
      <w:r>
        <w:t>farmacogenética</w:t>
      </w:r>
      <w:proofErr w:type="spellEnd"/>
      <w:r>
        <w:t xml:space="preserve"> estuda como a variabilidade genética individual pode estar relacionada à maior suscetibilidade a doenças, bem como influenciar na resposta ao tratamento farmacológico. Assim sendo, sabemos que o conhecimento de genes e suas variantes são essenciais para predizermos se estas </w:t>
      </w:r>
      <w:r>
        <w:lastRenderedPageBreak/>
        <w:t xml:space="preserve">drogas acarretarão toxicidade para determinado paciente. Desse modo, visando o manejo mais eficaz e seguro de drogas quimioterápicas, o presente estudo tem como objetivo investigar a relação entre variantes genéticas associadas à farmacocinética e farmacodinâmica dos antineoplásicos metotrexato (MTX), doxorrubicina e ciclofosfamida na eficácia e no desenvolvimento de reação adversa em pacientes pediátricos com Osteossarcoma, Leucemia Linfoide Aguda (LLA), Leucemia Mieloide Aguda (LMA) e Linfoma. Trata-se de um estudo observacional retrospectivo com a coleta de dados de prontuário e análise molecular de amostras já coletadas em estudo prévio de 82 pacientes oncológicos pediátricos atendidos no Hospital de Clínicas de Porto Alegre de 2015 a 2018. Serão coletadas informações sobre eventos de toxicidade hematológica, hepática, renal, gastrointestinal - com enfoque na mucosite oral (MO) - e cardíaca frente aos protocolos quimioterápicos envolvendo MTX, Doxorrubicina e Ciclofosfamida de acordo com os Critérios de Terminologia Comuns para Eventos Adversos (CTCAE) versão 5.0 do </w:t>
      </w:r>
      <w:proofErr w:type="spellStart"/>
      <w:r>
        <w:t>National</w:t>
      </w:r>
      <w:proofErr w:type="spellEnd"/>
      <w:r>
        <w:t xml:space="preserve"> </w:t>
      </w:r>
      <w:proofErr w:type="spellStart"/>
      <w:r>
        <w:t>Cancer</w:t>
      </w:r>
      <w:proofErr w:type="spellEnd"/>
      <w:r>
        <w:t xml:space="preserve"> </w:t>
      </w:r>
      <w:proofErr w:type="spellStart"/>
      <w:r>
        <w:t>Institute</w:t>
      </w:r>
      <w:proofErr w:type="spellEnd"/>
      <w:r>
        <w:t xml:space="preserve"> (NCI) e a MO será classificada de acordo com os critérios da Organização Mundial da Saúde (OMS). As variantes genéticas identificadas em estudo prévio através de Sequenciamento de Nova Geração (NGS) com equipamento Ion </w:t>
      </w:r>
      <w:proofErr w:type="spellStart"/>
      <w:r>
        <w:t>Torrent</w:t>
      </w:r>
      <w:proofErr w:type="spellEnd"/>
      <w:r>
        <w:t xml:space="preserve"> </w:t>
      </w:r>
      <w:proofErr w:type="spellStart"/>
      <w:r>
        <w:t>Personal</w:t>
      </w:r>
      <w:proofErr w:type="spellEnd"/>
      <w:r>
        <w:t xml:space="preserve"> </w:t>
      </w:r>
      <w:proofErr w:type="spellStart"/>
      <w:r>
        <w:t>Genome</w:t>
      </w:r>
      <w:proofErr w:type="spellEnd"/>
      <w:r>
        <w:t xml:space="preserve"> </w:t>
      </w:r>
      <w:proofErr w:type="spellStart"/>
      <w:r>
        <w:t>Machine</w:t>
      </w:r>
      <w:proofErr w:type="spellEnd"/>
      <w:r>
        <w:t xml:space="preserve"> (PGM) serão investigadas quanto a sua relação ou não com eventos de toxicidade. Análises complementares serão realizadas por PCR em tempo real e sequenciamento de Sanger.</w:t>
      </w:r>
    </w:p>
    <w:p w14:paraId="3AE85590" w14:textId="77777777" w:rsidR="000A039A" w:rsidRDefault="000A039A" w:rsidP="000A039A">
      <w:pPr>
        <w:pStyle w:val="Corpodetexto"/>
        <w:spacing w:before="11"/>
        <w:rPr>
          <w:sz w:val="23"/>
        </w:rPr>
      </w:pPr>
    </w:p>
    <w:p w14:paraId="7E2754B1" w14:textId="77777777" w:rsidR="000A039A" w:rsidRDefault="000A039A" w:rsidP="000A039A">
      <w:pPr>
        <w:pStyle w:val="Ttulo1"/>
        <w:jc w:val="both"/>
      </w:pPr>
      <w:bookmarkStart w:id="1028" w:name="_Toc79664572"/>
      <w:r>
        <w:t>Objetivo da Pesquisa:</w:t>
      </w:r>
      <w:bookmarkEnd w:id="1028"/>
    </w:p>
    <w:p w14:paraId="45E91345" w14:textId="77777777" w:rsidR="000A039A" w:rsidRDefault="000A039A" w:rsidP="000A039A">
      <w:pPr>
        <w:pStyle w:val="Corpodetexto"/>
        <w:spacing w:before="97"/>
        <w:ind w:left="100"/>
        <w:jc w:val="both"/>
      </w:pPr>
      <w:r>
        <w:t>Objetivo Primário:</w:t>
      </w:r>
    </w:p>
    <w:p w14:paraId="19951968" w14:textId="77777777" w:rsidR="000A039A" w:rsidRDefault="000A039A" w:rsidP="000A039A">
      <w:pPr>
        <w:pStyle w:val="Corpodetexto"/>
        <w:spacing w:before="98" w:line="340" w:lineRule="auto"/>
        <w:ind w:left="100" w:right="390"/>
        <w:jc w:val="both"/>
      </w:pPr>
      <w:r>
        <w:rPr>
          <w:spacing w:val="5"/>
        </w:rPr>
        <w:t xml:space="preserve">Investigar </w:t>
      </w:r>
      <w:r>
        <w:t xml:space="preserve">a </w:t>
      </w:r>
      <w:r>
        <w:rPr>
          <w:spacing w:val="5"/>
        </w:rPr>
        <w:t xml:space="preserve">relação </w:t>
      </w:r>
      <w:r>
        <w:rPr>
          <w:spacing w:val="4"/>
        </w:rPr>
        <w:t xml:space="preserve">entre </w:t>
      </w:r>
      <w:r>
        <w:rPr>
          <w:spacing w:val="5"/>
        </w:rPr>
        <w:t xml:space="preserve">variantes genéticas associados </w:t>
      </w:r>
      <w:r>
        <w:t xml:space="preserve">à </w:t>
      </w:r>
      <w:r>
        <w:rPr>
          <w:spacing w:val="5"/>
        </w:rPr>
        <w:t xml:space="preserve">farmacocinética </w:t>
      </w:r>
      <w:r>
        <w:t xml:space="preserve">e </w:t>
      </w:r>
      <w:r>
        <w:rPr>
          <w:spacing w:val="5"/>
        </w:rPr>
        <w:t xml:space="preserve">farmacodinâmica </w:t>
      </w:r>
      <w:r>
        <w:rPr>
          <w:spacing w:val="6"/>
        </w:rPr>
        <w:t>dos</w:t>
      </w:r>
      <w:r>
        <w:rPr>
          <w:spacing w:val="67"/>
        </w:rPr>
        <w:t xml:space="preserve"> </w:t>
      </w:r>
      <w:r>
        <w:t>antineoplásicos MTX, doxorrubicina e ciclofosfamida na eficácia e no desenvolvimento de reação adversa em</w:t>
      </w:r>
      <w:r>
        <w:rPr>
          <w:spacing w:val="14"/>
        </w:rPr>
        <w:t xml:space="preserve"> </w:t>
      </w:r>
      <w:r>
        <w:t>pacientes</w:t>
      </w:r>
      <w:r>
        <w:rPr>
          <w:spacing w:val="14"/>
        </w:rPr>
        <w:t xml:space="preserve"> </w:t>
      </w:r>
      <w:r>
        <w:t>pediátricos</w:t>
      </w:r>
      <w:r>
        <w:rPr>
          <w:spacing w:val="15"/>
        </w:rPr>
        <w:t xml:space="preserve"> </w:t>
      </w:r>
      <w:r>
        <w:t>com</w:t>
      </w:r>
      <w:r>
        <w:rPr>
          <w:spacing w:val="14"/>
        </w:rPr>
        <w:t xml:space="preserve"> </w:t>
      </w:r>
      <w:r>
        <w:t>Osteossarcoma,</w:t>
      </w:r>
      <w:r>
        <w:rPr>
          <w:spacing w:val="15"/>
        </w:rPr>
        <w:t xml:space="preserve"> </w:t>
      </w:r>
      <w:r>
        <w:t>LLA,</w:t>
      </w:r>
      <w:r>
        <w:rPr>
          <w:spacing w:val="14"/>
        </w:rPr>
        <w:t xml:space="preserve"> </w:t>
      </w:r>
      <w:r>
        <w:t>Leucemia</w:t>
      </w:r>
      <w:r>
        <w:rPr>
          <w:spacing w:val="15"/>
        </w:rPr>
        <w:t xml:space="preserve"> </w:t>
      </w:r>
      <w:r>
        <w:t>Mieloide</w:t>
      </w:r>
      <w:r>
        <w:rPr>
          <w:spacing w:val="14"/>
        </w:rPr>
        <w:t xml:space="preserve"> </w:t>
      </w:r>
      <w:r>
        <w:t>Aguda</w:t>
      </w:r>
      <w:r>
        <w:rPr>
          <w:spacing w:val="15"/>
        </w:rPr>
        <w:t xml:space="preserve"> </w:t>
      </w:r>
      <w:r>
        <w:t>(LMA)</w:t>
      </w:r>
      <w:r>
        <w:rPr>
          <w:spacing w:val="14"/>
        </w:rPr>
        <w:t xml:space="preserve"> </w:t>
      </w:r>
      <w:r>
        <w:t>e</w:t>
      </w:r>
      <w:r>
        <w:rPr>
          <w:spacing w:val="15"/>
        </w:rPr>
        <w:t xml:space="preserve"> </w:t>
      </w:r>
      <w:r>
        <w:t>Linfoma.</w:t>
      </w:r>
    </w:p>
    <w:p w14:paraId="07FC6E5F" w14:textId="77777777" w:rsidR="000A039A" w:rsidRDefault="000A039A" w:rsidP="000A039A">
      <w:pPr>
        <w:pStyle w:val="Corpodetexto"/>
        <w:spacing w:before="4"/>
        <w:ind w:left="100"/>
        <w:jc w:val="both"/>
      </w:pPr>
      <w:r>
        <w:t>Objetivo Secundários:</w:t>
      </w:r>
    </w:p>
    <w:p w14:paraId="7A22DFD7" w14:textId="77777777" w:rsidR="000A039A" w:rsidRDefault="000A039A" w:rsidP="000A039A">
      <w:pPr>
        <w:pStyle w:val="PargrafodaLista"/>
        <w:widowControl w:val="0"/>
        <w:numPr>
          <w:ilvl w:val="0"/>
          <w:numId w:val="13"/>
        </w:numPr>
        <w:tabs>
          <w:tab w:val="left" w:pos="243"/>
        </w:tabs>
        <w:autoSpaceDE w:val="0"/>
        <w:autoSpaceDN w:val="0"/>
        <w:spacing w:before="98" w:after="0" w:line="340" w:lineRule="auto"/>
        <w:ind w:right="372" w:firstLine="0"/>
        <w:contextualSpacing w:val="0"/>
        <w:jc w:val="both"/>
        <w:rPr>
          <w:sz w:val="20"/>
        </w:rPr>
      </w:pPr>
      <w:r>
        <w:rPr>
          <w:spacing w:val="2"/>
          <w:sz w:val="20"/>
        </w:rPr>
        <w:t xml:space="preserve">Avaliar </w:t>
      </w:r>
      <w:r>
        <w:rPr>
          <w:sz w:val="20"/>
        </w:rPr>
        <w:t xml:space="preserve">a </w:t>
      </w:r>
      <w:r>
        <w:rPr>
          <w:spacing w:val="2"/>
          <w:sz w:val="20"/>
        </w:rPr>
        <w:t xml:space="preserve">relação entre variantes genéticas </w:t>
      </w:r>
      <w:r>
        <w:rPr>
          <w:sz w:val="20"/>
        </w:rPr>
        <w:t xml:space="preserve">e a </w:t>
      </w:r>
      <w:r>
        <w:rPr>
          <w:spacing w:val="2"/>
          <w:sz w:val="20"/>
        </w:rPr>
        <w:t xml:space="preserve">toxicidade hematológica </w:t>
      </w:r>
      <w:r>
        <w:rPr>
          <w:sz w:val="20"/>
        </w:rPr>
        <w:t xml:space="preserve">em </w:t>
      </w:r>
      <w:r>
        <w:rPr>
          <w:spacing w:val="2"/>
          <w:sz w:val="20"/>
        </w:rPr>
        <w:t xml:space="preserve">pacientes pediátricos </w:t>
      </w:r>
      <w:r>
        <w:rPr>
          <w:spacing w:val="3"/>
          <w:sz w:val="20"/>
        </w:rPr>
        <w:t xml:space="preserve">com </w:t>
      </w:r>
      <w:r>
        <w:rPr>
          <w:sz w:val="20"/>
        </w:rPr>
        <w:t>Osteossarcoma, LLA, LMA e Linfoma frente ao tratamento antineoplásico utilizando protocolos com MTX, doxorrubicina e</w:t>
      </w:r>
      <w:r>
        <w:rPr>
          <w:spacing w:val="23"/>
          <w:sz w:val="20"/>
        </w:rPr>
        <w:t xml:space="preserve"> </w:t>
      </w:r>
      <w:r>
        <w:rPr>
          <w:sz w:val="20"/>
        </w:rPr>
        <w:t>ciclofosfamida.</w:t>
      </w:r>
    </w:p>
    <w:p w14:paraId="26F23730" w14:textId="77777777" w:rsidR="000A039A" w:rsidRDefault="000A039A" w:rsidP="000A039A">
      <w:pPr>
        <w:pStyle w:val="PargrafodaLista"/>
        <w:widowControl w:val="0"/>
        <w:numPr>
          <w:ilvl w:val="0"/>
          <w:numId w:val="13"/>
        </w:numPr>
        <w:tabs>
          <w:tab w:val="left" w:pos="259"/>
        </w:tabs>
        <w:autoSpaceDE w:val="0"/>
        <w:autoSpaceDN w:val="0"/>
        <w:spacing w:before="3" w:after="0" w:line="340" w:lineRule="auto"/>
        <w:ind w:right="372" w:firstLine="0"/>
        <w:contextualSpacing w:val="0"/>
        <w:jc w:val="both"/>
        <w:rPr>
          <w:sz w:val="20"/>
        </w:rPr>
      </w:pPr>
      <w:r>
        <w:rPr>
          <w:spacing w:val="6"/>
          <w:sz w:val="20"/>
        </w:rPr>
        <w:t xml:space="preserve">Avaliar </w:t>
      </w:r>
      <w:r>
        <w:rPr>
          <w:sz w:val="20"/>
        </w:rPr>
        <w:t xml:space="preserve">a </w:t>
      </w:r>
      <w:r>
        <w:rPr>
          <w:spacing w:val="6"/>
          <w:sz w:val="20"/>
        </w:rPr>
        <w:t xml:space="preserve">relação </w:t>
      </w:r>
      <w:r>
        <w:rPr>
          <w:spacing w:val="5"/>
          <w:sz w:val="20"/>
        </w:rPr>
        <w:t xml:space="preserve">entre </w:t>
      </w:r>
      <w:r>
        <w:rPr>
          <w:spacing w:val="6"/>
          <w:sz w:val="20"/>
        </w:rPr>
        <w:t xml:space="preserve">variantes genéticas </w:t>
      </w:r>
      <w:r>
        <w:rPr>
          <w:sz w:val="20"/>
        </w:rPr>
        <w:t xml:space="preserve">e a </w:t>
      </w:r>
      <w:r>
        <w:rPr>
          <w:spacing w:val="6"/>
          <w:sz w:val="20"/>
        </w:rPr>
        <w:t xml:space="preserve">toxicidade hepática </w:t>
      </w:r>
      <w:r>
        <w:rPr>
          <w:spacing w:val="3"/>
          <w:sz w:val="20"/>
        </w:rPr>
        <w:t xml:space="preserve">em </w:t>
      </w:r>
      <w:r>
        <w:rPr>
          <w:spacing w:val="6"/>
          <w:sz w:val="20"/>
        </w:rPr>
        <w:t xml:space="preserve">pacientes pediátricos </w:t>
      </w:r>
      <w:r>
        <w:rPr>
          <w:spacing w:val="7"/>
          <w:sz w:val="20"/>
        </w:rPr>
        <w:t xml:space="preserve">com </w:t>
      </w:r>
      <w:r>
        <w:rPr>
          <w:sz w:val="20"/>
        </w:rPr>
        <w:t>Osteossarcoma, LLA, LMA e Linfoma frente ao tratamento antineoplásico utilizando protocolos com MTX, doxorrubicina e</w:t>
      </w:r>
      <w:r>
        <w:rPr>
          <w:spacing w:val="23"/>
          <w:sz w:val="20"/>
        </w:rPr>
        <w:t xml:space="preserve"> </w:t>
      </w:r>
      <w:r>
        <w:rPr>
          <w:sz w:val="20"/>
        </w:rPr>
        <w:t>ciclofosfamida.</w:t>
      </w:r>
    </w:p>
    <w:p w14:paraId="353BFE7C" w14:textId="77777777" w:rsidR="000A039A" w:rsidRPr="002D162D" w:rsidRDefault="000A039A" w:rsidP="000A039A">
      <w:pPr>
        <w:pStyle w:val="PargrafodaLista"/>
        <w:widowControl w:val="0"/>
        <w:numPr>
          <w:ilvl w:val="0"/>
          <w:numId w:val="13"/>
        </w:numPr>
        <w:tabs>
          <w:tab w:val="left" w:pos="270"/>
        </w:tabs>
        <w:autoSpaceDE w:val="0"/>
        <w:autoSpaceDN w:val="0"/>
        <w:spacing w:before="10" w:after="0" w:line="340" w:lineRule="auto"/>
        <w:ind w:right="372" w:firstLine="0"/>
        <w:contextualSpacing w:val="0"/>
        <w:jc w:val="both"/>
        <w:rPr>
          <w:sz w:val="14"/>
        </w:rPr>
      </w:pPr>
      <w:r w:rsidRPr="002D162D">
        <w:rPr>
          <w:spacing w:val="7"/>
          <w:sz w:val="20"/>
        </w:rPr>
        <w:t xml:space="preserve">Avaliar </w:t>
      </w:r>
      <w:r>
        <w:rPr>
          <w:sz w:val="20"/>
        </w:rPr>
        <w:t xml:space="preserve">a </w:t>
      </w:r>
      <w:r w:rsidRPr="002D162D">
        <w:rPr>
          <w:spacing w:val="7"/>
          <w:sz w:val="20"/>
        </w:rPr>
        <w:t xml:space="preserve">relação entre </w:t>
      </w:r>
      <w:r w:rsidRPr="002D162D">
        <w:rPr>
          <w:spacing w:val="8"/>
          <w:sz w:val="20"/>
        </w:rPr>
        <w:t xml:space="preserve">variantes genéticas </w:t>
      </w:r>
      <w:r>
        <w:rPr>
          <w:sz w:val="20"/>
        </w:rPr>
        <w:t xml:space="preserve">e a </w:t>
      </w:r>
      <w:r w:rsidRPr="002D162D">
        <w:rPr>
          <w:spacing w:val="8"/>
          <w:sz w:val="20"/>
        </w:rPr>
        <w:t xml:space="preserve">toxicidade </w:t>
      </w:r>
      <w:r w:rsidRPr="002D162D">
        <w:rPr>
          <w:spacing w:val="7"/>
          <w:sz w:val="20"/>
        </w:rPr>
        <w:t xml:space="preserve">renal </w:t>
      </w:r>
      <w:r w:rsidRPr="002D162D">
        <w:rPr>
          <w:spacing w:val="4"/>
          <w:sz w:val="20"/>
        </w:rPr>
        <w:t xml:space="preserve">em </w:t>
      </w:r>
      <w:r w:rsidRPr="002D162D">
        <w:rPr>
          <w:spacing w:val="8"/>
          <w:sz w:val="20"/>
        </w:rPr>
        <w:t xml:space="preserve">pacientes pediátricos </w:t>
      </w:r>
      <w:r w:rsidRPr="002D162D">
        <w:rPr>
          <w:spacing w:val="9"/>
          <w:sz w:val="20"/>
        </w:rPr>
        <w:t xml:space="preserve">com </w:t>
      </w:r>
      <w:r>
        <w:rPr>
          <w:sz w:val="20"/>
        </w:rPr>
        <w:t xml:space="preserve">Osteossarcoma, LLA, LMA e Linfoma frente ao tratamento antineoplásico utilizando protocolos </w:t>
      </w:r>
      <w:r>
        <w:rPr>
          <w:sz w:val="20"/>
        </w:rPr>
        <w:lastRenderedPageBreak/>
        <w:t>com MTX, doxorrubicina e</w:t>
      </w:r>
      <w:r w:rsidRPr="002D162D">
        <w:rPr>
          <w:spacing w:val="23"/>
          <w:sz w:val="20"/>
        </w:rPr>
        <w:t xml:space="preserve"> </w:t>
      </w:r>
      <w:r>
        <w:rPr>
          <w:sz w:val="20"/>
        </w:rPr>
        <w:t>ciclofosfamida.</w:t>
      </w:r>
    </w:p>
    <w:p w14:paraId="599EB0EA" w14:textId="77777777" w:rsidR="000A039A" w:rsidRDefault="000A039A" w:rsidP="000A039A">
      <w:pPr>
        <w:pStyle w:val="PargrafodaLista"/>
        <w:widowControl w:val="0"/>
        <w:numPr>
          <w:ilvl w:val="0"/>
          <w:numId w:val="13"/>
        </w:numPr>
        <w:tabs>
          <w:tab w:val="left" w:pos="251"/>
        </w:tabs>
        <w:autoSpaceDE w:val="0"/>
        <w:autoSpaceDN w:val="0"/>
        <w:spacing w:before="1" w:after="0" w:line="343" w:lineRule="auto"/>
        <w:ind w:right="391" w:firstLine="0"/>
        <w:contextualSpacing w:val="0"/>
        <w:jc w:val="both"/>
        <w:rPr>
          <w:sz w:val="20"/>
        </w:rPr>
      </w:pPr>
      <w:r>
        <w:rPr>
          <w:spacing w:val="4"/>
          <w:sz w:val="20"/>
        </w:rPr>
        <w:t xml:space="preserve">Avaliar </w:t>
      </w:r>
      <w:r>
        <w:rPr>
          <w:sz w:val="20"/>
        </w:rPr>
        <w:t xml:space="preserve">a </w:t>
      </w:r>
      <w:r>
        <w:rPr>
          <w:spacing w:val="4"/>
          <w:sz w:val="20"/>
        </w:rPr>
        <w:t xml:space="preserve">relação entre variantes genéticas </w:t>
      </w:r>
      <w:r>
        <w:rPr>
          <w:sz w:val="20"/>
        </w:rPr>
        <w:t xml:space="preserve">e </w:t>
      </w:r>
      <w:r>
        <w:rPr>
          <w:spacing w:val="4"/>
          <w:sz w:val="20"/>
        </w:rPr>
        <w:t xml:space="preserve">desordens gastrointestinais </w:t>
      </w:r>
      <w:r>
        <w:rPr>
          <w:spacing w:val="3"/>
          <w:sz w:val="20"/>
        </w:rPr>
        <w:t xml:space="preserve">(com </w:t>
      </w:r>
      <w:r>
        <w:rPr>
          <w:spacing w:val="4"/>
          <w:sz w:val="20"/>
        </w:rPr>
        <w:t xml:space="preserve">enfoque principal </w:t>
      </w:r>
      <w:r>
        <w:rPr>
          <w:spacing w:val="5"/>
          <w:sz w:val="20"/>
        </w:rPr>
        <w:t xml:space="preserve">no </w:t>
      </w:r>
      <w:r>
        <w:rPr>
          <w:sz w:val="20"/>
        </w:rPr>
        <w:t>desfecho de MO) em pacientes pediátricos com Osteossarcoma, LLA, LMA e Linfoma frente ao tratamento antineoplásico utilizando protocolos com MTX, doxorrubicina e</w:t>
      </w:r>
      <w:r>
        <w:rPr>
          <w:spacing w:val="50"/>
          <w:sz w:val="20"/>
        </w:rPr>
        <w:t xml:space="preserve"> </w:t>
      </w:r>
      <w:r>
        <w:rPr>
          <w:sz w:val="20"/>
        </w:rPr>
        <w:t>ciclofosfamida.</w:t>
      </w:r>
    </w:p>
    <w:p w14:paraId="37F5E0FE" w14:textId="77777777" w:rsidR="000A039A" w:rsidRDefault="000A039A" w:rsidP="000A039A">
      <w:pPr>
        <w:pStyle w:val="PargrafodaLista"/>
        <w:widowControl w:val="0"/>
        <w:numPr>
          <w:ilvl w:val="0"/>
          <w:numId w:val="13"/>
        </w:numPr>
        <w:tabs>
          <w:tab w:val="left" w:pos="260"/>
        </w:tabs>
        <w:autoSpaceDE w:val="0"/>
        <w:autoSpaceDN w:val="0"/>
        <w:spacing w:after="0" w:line="343" w:lineRule="auto"/>
        <w:ind w:right="389" w:firstLine="0"/>
        <w:contextualSpacing w:val="0"/>
        <w:jc w:val="both"/>
        <w:rPr>
          <w:sz w:val="20"/>
        </w:rPr>
      </w:pPr>
      <w:r>
        <w:rPr>
          <w:spacing w:val="6"/>
          <w:sz w:val="20"/>
        </w:rPr>
        <w:t xml:space="preserve">Avaliar </w:t>
      </w:r>
      <w:r>
        <w:rPr>
          <w:sz w:val="20"/>
        </w:rPr>
        <w:t xml:space="preserve">a </w:t>
      </w:r>
      <w:r>
        <w:rPr>
          <w:spacing w:val="6"/>
          <w:sz w:val="20"/>
        </w:rPr>
        <w:t xml:space="preserve">relação </w:t>
      </w:r>
      <w:r>
        <w:rPr>
          <w:spacing w:val="5"/>
          <w:sz w:val="20"/>
        </w:rPr>
        <w:t xml:space="preserve">entre </w:t>
      </w:r>
      <w:r>
        <w:rPr>
          <w:spacing w:val="6"/>
          <w:sz w:val="20"/>
        </w:rPr>
        <w:t xml:space="preserve">variantes genéticas </w:t>
      </w:r>
      <w:r>
        <w:rPr>
          <w:sz w:val="20"/>
        </w:rPr>
        <w:t xml:space="preserve">e </w:t>
      </w:r>
      <w:r>
        <w:rPr>
          <w:spacing w:val="6"/>
          <w:sz w:val="20"/>
        </w:rPr>
        <w:t xml:space="preserve">desordens cardíacas </w:t>
      </w:r>
      <w:r>
        <w:rPr>
          <w:spacing w:val="3"/>
          <w:sz w:val="20"/>
        </w:rPr>
        <w:t xml:space="preserve">em </w:t>
      </w:r>
      <w:r>
        <w:rPr>
          <w:spacing w:val="6"/>
          <w:sz w:val="20"/>
        </w:rPr>
        <w:t xml:space="preserve">pacientes pediátricos </w:t>
      </w:r>
      <w:r>
        <w:rPr>
          <w:spacing w:val="7"/>
          <w:sz w:val="20"/>
        </w:rPr>
        <w:t xml:space="preserve">com </w:t>
      </w:r>
      <w:r>
        <w:rPr>
          <w:spacing w:val="5"/>
          <w:sz w:val="20"/>
        </w:rPr>
        <w:t xml:space="preserve">Osteossarcoma, </w:t>
      </w:r>
      <w:r>
        <w:rPr>
          <w:spacing w:val="4"/>
          <w:sz w:val="20"/>
        </w:rPr>
        <w:t xml:space="preserve">LLA, LMA </w:t>
      </w:r>
      <w:r>
        <w:rPr>
          <w:sz w:val="20"/>
        </w:rPr>
        <w:t xml:space="preserve">e </w:t>
      </w:r>
      <w:r>
        <w:rPr>
          <w:spacing w:val="5"/>
          <w:sz w:val="20"/>
        </w:rPr>
        <w:t xml:space="preserve">Linfoma frente </w:t>
      </w:r>
      <w:r>
        <w:rPr>
          <w:spacing w:val="3"/>
          <w:sz w:val="20"/>
        </w:rPr>
        <w:t xml:space="preserve">ao </w:t>
      </w:r>
      <w:r>
        <w:rPr>
          <w:spacing w:val="5"/>
          <w:sz w:val="20"/>
        </w:rPr>
        <w:t xml:space="preserve">tratamento antineoplásico utilizando protocolos </w:t>
      </w:r>
      <w:r>
        <w:rPr>
          <w:spacing w:val="6"/>
          <w:sz w:val="20"/>
        </w:rPr>
        <w:t>com doxorrubicina.</w:t>
      </w:r>
    </w:p>
    <w:p w14:paraId="6EC53DE6" w14:textId="77777777" w:rsidR="000A039A" w:rsidRDefault="000A039A" w:rsidP="000A039A">
      <w:pPr>
        <w:pStyle w:val="PargrafodaLista"/>
        <w:widowControl w:val="0"/>
        <w:numPr>
          <w:ilvl w:val="0"/>
          <w:numId w:val="13"/>
        </w:numPr>
        <w:tabs>
          <w:tab w:val="left" w:pos="255"/>
        </w:tabs>
        <w:autoSpaceDE w:val="0"/>
        <w:autoSpaceDN w:val="0"/>
        <w:spacing w:after="0" w:line="343" w:lineRule="auto"/>
        <w:ind w:right="390" w:firstLine="0"/>
        <w:contextualSpacing w:val="0"/>
        <w:jc w:val="both"/>
        <w:rPr>
          <w:sz w:val="20"/>
        </w:rPr>
      </w:pPr>
      <w:r>
        <w:rPr>
          <w:spacing w:val="5"/>
          <w:sz w:val="20"/>
        </w:rPr>
        <w:t xml:space="preserve">Avaliar </w:t>
      </w:r>
      <w:r>
        <w:rPr>
          <w:sz w:val="20"/>
        </w:rPr>
        <w:t xml:space="preserve">a </w:t>
      </w:r>
      <w:r>
        <w:rPr>
          <w:spacing w:val="5"/>
          <w:sz w:val="20"/>
        </w:rPr>
        <w:t xml:space="preserve">relação </w:t>
      </w:r>
      <w:r>
        <w:rPr>
          <w:spacing w:val="4"/>
          <w:sz w:val="20"/>
        </w:rPr>
        <w:t xml:space="preserve">entre </w:t>
      </w:r>
      <w:r>
        <w:rPr>
          <w:spacing w:val="5"/>
          <w:sz w:val="20"/>
        </w:rPr>
        <w:t xml:space="preserve">variantes genéticas </w:t>
      </w:r>
      <w:r>
        <w:rPr>
          <w:sz w:val="20"/>
        </w:rPr>
        <w:t xml:space="preserve">e </w:t>
      </w:r>
      <w:r>
        <w:rPr>
          <w:spacing w:val="3"/>
          <w:sz w:val="20"/>
        </w:rPr>
        <w:t xml:space="preserve">os </w:t>
      </w:r>
      <w:r>
        <w:rPr>
          <w:spacing w:val="5"/>
          <w:sz w:val="20"/>
        </w:rPr>
        <w:t xml:space="preserve">desfechos </w:t>
      </w:r>
      <w:r>
        <w:rPr>
          <w:spacing w:val="3"/>
          <w:sz w:val="20"/>
        </w:rPr>
        <w:t xml:space="preserve">de </w:t>
      </w:r>
      <w:r>
        <w:rPr>
          <w:spacing w:val="5"/>
          <w:sz w:val="20"/>
        </w:rPr>
        <w:t xml:space="preserve">eficácia clínica (remissão, </w:t>
      </w:r>
      <w:r>
        <w:rPr>
          <w:spacing w:val="6"/>
          <w:sz w:val="20"/>
        </w:rPr>
        <w:t xml:space="preserve">remissão </w:t>
      </w:r>
      <w:r>
        <w:rPr>
          <w:sz w:val="20"/>
        </w:rPr>
        <w:t>completa, sobrevida e óbito) em pacientes pediátricos com Osteossarcoma, LLA, LMA e Linfoma frente ao tratamento antineoplásico utilizando protocolos com MTX, doxorrubicina e</w:t>
      </w:r>
      <w:r>
        <w:rPr>
          <w:spacing w:val="17"/>
          <w:sz w:val="20"/>
        </w:rPr>
        <w:t xml:space="preserve"> </w:t>
      </w:r>
      <w:r>
        <w:rPr>
          <w:sz w:val="20"/>
        </w:rPr>
        <w:t>ciclofosfamida.</w:t>
      </w:r>
    </w:p>
    <w:p w14:paraId="1FE4814A" w14:textId="77777777" w:rsidR="000A039A" w:rsidRDefault="000A039A" w:rsidP="000A039A">
      <w:pPr>
        <w:pStyle w:val="Corpodetexto"/>
      </w:pPr>
    </w:p>
    <w:p w14:paraId="1C40BA8B" w14:textId="77777777" w:rsidR="000A039A" w:rsidRDefault="000A039A" w:rsidP="000A039A">
      <w:pPr>
        <w:pStyle w:val="Corpodetexto"/>
      </w:pPr>
    </w:p>
    <w:p w14:paraId="7A4124FC" w14:textId="77777777" w:rsidR="000A039A" w:rsidRDefault="000A039A" w:rsidP="000A039A">
      <w:pPr>
        <w:pStyle w:val="Corpodetexto"/>
      </w:pPr>
    </w:p>
    <w:p w14:paraId="3034C41F" w14:textId="77777777" w:rsidR="000A039A" w:rsidRDefault="000A039A" w:rsidP="000A039A">
      <w:pPr>
        <w:pStyle w:val="Corpodetexto"/>
        <w:spacing w:before="8"/>
        <w:rPr>
          <w:sz w:val="21"/>
        </w:rPr>
      </w:pPr>
    </w:p>
    <w:p w14:paraId="73549461" w14:textId="77777777" w:rsidR="000A039A" w:rsidRDefault="000A039A" w:rsidP="000A039A">
      <w:pPr>
        <w:pStyle w:val="Ttulo1"/>
      </w:pPr>
      <w:bookmarkStart w:id="1029" w:name="_Toc79664573"/>
      <w:r>
        <w:t>Avaliação dos Riscos e Benefícios:</w:t>
      </w:r>
      <w:bookmarkEnd w:id="1029"/>
    </w:p>
    <w:p w14:paraId="0ECD3325" w14:textId="77777777" w:rsidR="000A039A" w:rsidRDefault="000A039A" w:rsidP="000A039A">
      <w:pPr>
        <w:pStyle w:val="Corpodetexto"/>
        <w:spacing w:before="97"/>
        <w:ind w:left="100"/>
      </w:pPr>
      <w:r>
        <w:t>Riscos:</w:t>
      </w:r>
    </w:p>
    <w:p w14:paraId="712FC71D" w14:textId="77777777" w:rsidR="000A039A" w:rsidRDefault="000A039A" w:rsidP="000A039A">
      <w:pPr>
        <w:pStyle w:val="Corpodetexto"/>
        <w:spacing w:before="98" w:line="343" w:lineRule="auto"/>
        <w:ind w:left="100" w:right="307"/>
      </w:pPr>
      <w:r>
        <w:t>Os possíveis riscos ou desconfortos decorrentes da participação na pesquisa são relativos aos dados, ou seja, invasão de privacidade e divulgação de dados confidenciais. Com o objetivo de minimizar esses riscos, as seguintes medidas serão tomadas: buscando a proteção dos dados, os pesquisadores envolvidos se comprometem a manter as informações em sigilo através da assinatura de termos de confidencialidade descritos no início da seção 3.7 do projeto completo e será realizada codificação das informações.</w:t>
      </w:r>
    </w:p>
    <w:p w14:paraId="50F697F9" w14:textId="77777777" w:rsidR="000A039A" w:rsidRDefault="000A039A" w:rsidP="000A039A">
      <w:pPr>
        <w:pStyle w:val="Corpodetexto"/>
        <w:spacing w:line="224" w:lineRule="exact"/>
        <w:ind w:left="100"/>
      </w:pPr>
      <w:r>
        <w:t>Benefícios:</w:t>
      </w:r>
    </w:p>
    <w:p w14:paraId="1F310FCA" w14:textId="77777777" w:rsidR="000A039A" w:rsidRDefault="000A039A" w:rsidP="000A039A">
      <w:pPr>
        <w:pStyle w:val="Corpodetexto"/>
        <w:spacing w:before="98" w:line="340" w:lineRule="auto"/>
        <w:ind w:left="100" w:right="373"/>
        <w:jc w:val="both"/>
      </w:pPr>
      <w:r>
        <w:t xml:space="preserve">A participação na pesquisa poderá contribuir para o aumento do conhecimento sobre o assunto estudado e, se aplicável, poderá beneficiar futuros pacientes. Além disso, todos os participantes receberão um laudo de </w:t>
      </w:r>
      <w:proofErr w:type="spellStart"/>
      <w:r>
        <w:t>farmacogenética</w:t>
      </w:r>
      <w:proofErr w:type="spellEnd"/>
      <w:r>
        <w:t xml:space="preserve"> que poderá ser utilizado no futuro para guiar outros tratamentos.</w:t>
      </w:r>
    </w:p>
    <w:p w14:paraId="3837742D" w14:textId="77777777" w:rsidR="000A039A" w:rsidRDefault="000A039A" w:rsidP="000A039A">
      <w:pPr>
        <w:pStyle w:val="Corpodetexto"/>
      </w:pPr>
    </w:p>
    <w:p w14:paraId="4270BA3D" w14:textId="77777777" w:rsidR="000A039A" w:rsidRDefault="000A039A" w:rsidP="000A039A">
      <w:pPr>
        <w:pStyle w:val="Corpodetexto"/>
        <w:spacing w:before="10"/>
        <w:rPr>
          <w:sz w:val="19"/>
        </w:rPr>
      </w:pPr>
    </w:p>
    <w:p w14:paraId="79A59278" w14:textId="77777777" w:rsidR="000A039A" w:rsidRDefault="000A039A" w:rsidP="000A039A">
      <w:pPr>
        <w:pStyle w:val="Ttulo1"/>
        <w:spacing w:before="1"/>
      </w:pPr>
      <w:bookmarkStart w:id="1030" w:name="_Toc79664574"/>
      <w:r>
        <w:t>Comentários e Considerações sobre a Pesquisa:</w:t>
      </w:r>
      <w:bookmarkEnd w:id="1030"/>
    </w:p>
    <w:p w14:paraId="5FF0FD67" w14:textId="77777777" w:rsidR="000A039A" w:rsidRDefault="000A039A" w:rsidP="000A039A">
      <w:pPr>
        <w:pStyle w:val="Corpodetexto"/>
        <w:spacing w:before="97"/>
        <w:ind w:left="100"/>
      </w:pPr>
      <w:r>
        <w:t>Projeto utilizará banco de dados anonimizado do projeto anterior 20140581 (CAAE 40921215600005327)</w:t>
      </w:r>
    </w:p>
    <w:p w14:paraId="3B364357" w14:textId="77777777" w:rsidR="000A039A" w:rsidRDefault="000A039A" w:rsidP="000A039A">
      <w:pPr>
        <w:pStyle w:val="Corpodetexto"/>
      </w:pPr>
    </w:p>
    <w:p w14:paraId="2BC2422A" w14:textId="77777777" w:rsidR="000A039A" w:rsidRDefault="000A039A" w:rsidP="000A039A">
      <w:pPr>
        <w:pStyle w:val="Corpodetexto"/>
        <w:spacing w:before="11"/>
        <w:rPr>
          <w:sz w:val="17"/>
        </w:rPr>
      </w:pPr>
    </w:p>
    <w:p w14:paraId="56710BC4" w14:textId="77777777" w:rsidR="000A039A" w:rsidRDefault="000A039A" w:rsidP="000A039A">
      <w:pPr>
        <w:pStyle w:val="Ttulo1"/>
      </w:pPr>
      <w:bookmarkStart w:id="1031" w:name="_Toc79664575"/>
      <w:r>
        <w:lastRenderedPageBreak/>
        <w:t>Considerações sobre os Termos de apresentação obrigatória:</w:t>
      </w:r>
      <w:bookmarkEnd w:id="1031"/>
    </w:p>
    <w:p w14:paraId="49DD351F" w14:textId="77777777" w:rsidR="000A039A" w:rsidRDefault="000A039A" w:rsidP="000A039A">
      <w:pPr>
        <w:pStyle w:val="Corpodetexto"/>
        <w:spacing w:before="98"/>
        <w:ind w:left="100"/>
      </w:pPr>
      <w:r>
        <w:t>Ver conclusões ou pendências e lista de inadequações.</w:t>
      </w:r>
    </w:p>
    <w:p w14:paraId="464BB4B6" w14:textId="77777777" w:rsidR="000A039A" w:rsidRDefault="000A039A" w:rsidP="000A039A">
      <w:pPr>
        <w:pStyle w:val="Ttulo1"/>
        <w:spacing w:before="162"/>
      </w:pPr>
      <w:bookmarkStart w:id="1032" w:name="_Toc79664576"/>
      <w:r>
        <w:t>Conclusões ou Pendências e Lista de Inadequações:</w:t>
      </w:r>
      <w:bookmarkEnd w:id="1032"/>
    </w:p>
    <w:p w14:paraId="61608AC6" w14:textId="77777777" w:rsidR="000A039A" w:rsidRDefault="000A039A" w:rsidP="000A039A">
      <w:pPr>
        <w:pStyle w:val="Corpodetexto"/>
        <w:spacing w:before="98" w:line="343" w:lineRule="auto"/>
        <w:ind w:left="100"/>
      </w:pPr>
      <w:r>
        <w:t>As pendências emitidas para o projeto no parecer N.º 4.768.353 foram respondidas pelos pesquisadores, conforme carta de respostas adicionada em 10/07/2021. Não apresenta novas pendências.</w:t>
      </w:r>
    </w:p>
    <w:p w14:paraId="4FB8B3E8" w14:textId="77777777" w:rsidR="000A039A" w:rsidRDefault="000A039A" w:rsidP="000A039A">
      <w:pPr>
        <w:pStyle w:val="Corpodetexto"/>
        <w:spacing w:before="2"/>
        <w:rPr>
          <w:sz w:val="26"/>
        </w:rPr>
      </w:pPr>
    </w:p>
    <w:p w14:paraId="7BDAAD49" w14:textId="77777777" w:rsidR="000A039A" w:rsidRDefault="000A039A" w:rsidP="000A039A">
      <w:pPr>
        <w:pStyle w:val="Ttulo1"/>
        <w:spacing w:before="94"/>
      </w:pPr>
      <w:bookmarkStart w:id="1033" w:name="_Toc79664577"/>
      <w:r>
        <w:t>Considerações Finais a critério do CEP:</w:t>
      </w:r>
      <w:bookmarkEnd w:id="1033"/>
    </w:p>
    <w:p w14:paraId="0F36B9D7" w14:textId="77777777" w:rsidR="000A039A" w:rsidRDefault="000A039A" w:rsidP="000A039A">
      <w:pPr>
        <w:pStyle w:val="Corpodetexto"/>
        <w:spacing w:before="97" w:line="343" w:lineRule="auto"/>
        <w:ind w:left="100" w:right="421"/>
      </w:pPr>
      <w:r>
        <w:t>Lembramos que a presente aprovação (projeto versão e demais documentos que atendem às solicitações do</w:t>
      </w:r>
      <w:r>
        <w:rPr>
          <w:spacing w:val="8"/>
        </w:rPr>
        <w:t xml:space="preserve"> </w:t>
      </w:r>
      <w:r>
        <w:t>CEP)</w:t>
      </w:r>
      <w:r>
        <w:rPr>
          <w:spacing w:val="9"/>
        </w:rPr>
        <w:t xml:space="preserve"> </w:t>
      </w:r>
      <w:r>
        <w:t>refere-se</w:t>
      </w:r>
      <w:r>
        <w:rPr>
          <w:spacing w:val="9"/>
        </w:rPr>
        <w:t xml:space="preserve"> </w:t>
      </w:r>
      <w:r>
        <w:t>apenas</w:t>
      </w:r>
      <w:r>
        <w:rPr>
          <w:spacing w:val="9"/>
        </w:rPr>
        <w:t xml:space="preserve"> </w:t>
      </w:r>
      <w:r>
        <w:t>aos</w:t>
      </w:r>
      <w:r>
        <w:rPr>
          <w:spacing w:val="9"/>
        </w:rPr>
        <w:t xml:space="preserve"> </w:t>
      </w:r>
      <w:r>
        <w:t>aspectos</w:t>
      </w:r>
      <w:r>
        <w:rPr>
          <w:spacing w:val="9"/>
        </w:rPr>
        <w:t xml:space="preserve"> </w:t>
      </w:r>
      <w:r>
        <w:t>éticos</w:t>
      </w:r>
      <w:r>
        <w:rPr>
          <w:spacing w:val="9"/>
        </w:rPr>
        <w:t xml:space="preserve"> </w:t>
      </w:r>
      <w:r>
        <w:t>e</w:t>
      </w:r>
      <w:r>
        <w:rPr>
          <w:spacing w:val="9"/>
        </w:rPr>
        <w:t xml:space="preserve"> </w:t>
      </w:r>
      <w:r>
        <w:t>metodológicos</w:t>
      </w:r>
      <w:r>
        <w:rPr>
          <w:spacing w:val="9"/>
        </w:rPr>
        <w:t xml:space="preserve"> </w:t>
      </w:r>
      <w:r>
        <w:t>do</w:t>
      </w:r>
      <w:r>
        <w:rPr>
          <w:spacing w:val="9"/>
        </w:rPr>
        <w:t xml:space="preserve"> </w:t>
      </w:r>
      <w:r>
        <w:t>projeto.</w:t>
      </w:r>
    </w:p>
    <w:p w14:paraId="41842B5F" w14:textId="77777777" w:rsidR="000A039A" w:rsidRDefault="000A039A" w:rsidP="000A039A">
      <w:pPr>
        <w:pStyle w:val="Corpodetexto"/>
        <w:spacing w:line="228" w:lineRule="exact"/>
        <w:ind w:left="100"/>
      </w:pPr>
      <w:r>
        <w:t>Os pesquisadores devem atentar ao cumprimento dos seguintes itens:</w:t>
      </w:r>
    </w:p>
    <w:p w14:paraId="0680B32F" w14:textId="77777777" w:rsidR="000A039A" w:rsidRDefault="000A039A" w:rsidP="000A039A">
      <w:pPr>
        <w:pStyle w:val="PargrafodaLista"/>
        <w:widowControl w:val="0"/>
        <w:numPr>
          <w:ilvl w:val="0"/>
          <w:numId w:val="12"/>
        </w:numPr>
        <w:tabs>
          <w:tab w:val="left" w:pos="336"/>
        </w:tabs>
        <w:autoSpaceDE w:val="0"/>
        <w:autoSpaceDN w:val="0"/>
        <w:spacing w:before="98" w:after="0" w:line="343" w:lineRule="auto"/>
        <w:ind w:right="395" w:firstLine="0"/>
        <w:contextualSpacing w:val="0"/>
        <w:jc w:val="both"/>
        <w:rPr>
          <w:sz w:val="20"/>
        </w:rPr>
      </w:pPr>
      <w:r>
        <w:rPr>
          <w:sz w:val="20"/>
        </w:rPr>
        <w:t>Este projeto está aprovado para revisão de registros de 82 participantes no Centro HCPA, de acordo com as informações do projeto. Qualquer alteração deste número deverá ser comunicada ao CEP e ao Serviço de Gestão em Pesquisa para autorizações e atualizações</w:t>
      </w:r>
      <w:r>
        <w:rPr>
          <w:spacing w:val="6"/>
          <w:sz w:val="20"/>
        </w:rPr>
        <w:t xml:space="preserve"> </w:t>
      </w:r>
      <w:r>
        <w:rPr>
          <w:sz w:val="20"/>
        </w:rPr>
        <w:t>cabíveis.</w:t>
      </w:r>
    </w:p>
    <w:p w14:paraId="1266B31F" w14:textId="77777777" w:rsidR="000A039A" w:rsidRDefault="000A039A" w:rsidP="000A039A">
      <w:pPr>
        <w:pStyle w:val="PargrafodaLista"/>
        <w:widowControl w:val="0"/>
        <w:numPr>
          <w:ilvl w:val="0"/>
          <w:numId w:val="12"/>
        </w:numPr>
        <w:tabs>
          <w:tab w:val="left" w:pos="348"/>
        </w:tabs>
        <w:autoSpaceDE w:val="0"/>
        <w:autoSpaceDN w:val="0"/>
        <w:spacing w:after="0" w:line="343" w:lineRule="auto"/>
        <w:ind w:right="397" w:firstLine="0"/>
        <w:contextualSpacing w:val="0"/>
        <w:jc w:val="both"/>
        <w:rPr>
          <w:sz w:val="20"/>
        </w:rPr>
      </w:pPr>
      <w:r>
        <w:rPr>
          <w:sz w:val="20"/>
        </w:rPr>
        <w:t>O projeto está cadastrado no sistema AGHUse Pesquisa (20210140) para fins de avaliação logística e financeira</w:t>
      </w:r>
      <w:r>
        <w:rPr>
          <w:spacing w:val="19"/>
          <w:sz w:val="20"/>
        </w:rPr>
        <w:t xml:space="preserve"> </w:t>
      </w:r>
      <w:r>
        <w:rPr>
          <w:sz w:val="20"/>
        </w:rPr>
        <w:t>e</w:t>
      </w:r>
      <w:r>
        <w:rPr>
          <w:spacing w:val="20"/>
          <w:sz w:val="20"/>
        </w:rPr>
        <w:t xml:space="preserve"> </w:t>
      </w:r>
      <w:r>
        <w:rPr>
          <w:sz w:val="20"/>
        </w:rPr>
        <w:t>somente</w:t>
      </w:r>
      <w:r>
        <w:rPr>
          <w:spacing w:val="20"/>
          <w:sz w:val="20"/>
        </w:rPr>
        <w:t xml:space="preserve"> </w:t>
      </w:r>
      <w:r>
        <w:rPr>
          <w:sz w:val="20"/>
        </w:rPr>
        <w:t>poderá</w:t>
      </w:r>
      <w:r>
        <w:rPr>
          <w:spacing w:val="20"/>
          <w:sz w:val="20"/>
        </w:rPr>
        <w:t xml:space="preserve"> </w:t>
      </w:r>
      <w:r>
        <w:rPr>
          <w:sz w:val="20"/>
        </w:rPr>
        <w:t>ser</w:t>
      </w:r>
      <w:r>
        <w:rPr>
          <w:spacing w:val="20"/>
          <w:sz w:val="20"/>
        </w:rPr>
        <w:t xml:space="preserve"> </w:t>
      </w:r>
      <w:r>
        <w:rPr>
          <w:sz w:val="20"/>
        </w:rPr>
        <w:t>iniciado</w:t>
      </w:r>
      <w:r>
        <w:rPr>
          <w:spacing w:val="19"/>
          <w:sz w:val="20"/>
        </w:rPr>
        <w:t xml:space="preserve"> </w:t>
      </w:r>
      <w:r>
        <w:rPr>
          <w:sz w:val="20"/>
        </w:rPr>
        <w:t>após</w:t>
      </w:r>
      <w:r>
        <w:rPr>
          <w:spacing w:val="20"/>
          <w:sz w:val="20"/>
        </w:rPr>
        <w:t xml:space="preserve"> </w:t>
      </w:r>
      <w:r>
        <w:rPr>
          <w:sz w:val="20"/>
        </w:rPr>
        <w:t>aprovação</w:t>
      </w:r>
      <w:r>
        <w:rPr>
          <w:spacing w:val="20"/>
          <w:sz w:val="20"/>
        </w:rPr>
        <w:t xml:space="preserve"> </w:t>
      </w:r>
      <w:r>
        <w:rPr>
          <w:sz w:val="20"/>
        </w:rPr>
        <w:t>final</w:t>
      </w:r>
      <w:r>
        <w:rPr>
          <w:spacing w:val="20"/>
          <w:sz w:val="20"/>
        </w:rPr>
        <w:t xml:space="preserve"> </w:t>
      </w:r>
      <w:r>
        <w:rPr>
          <w:sz w:val="20"/>
        </w:rPr>
        <w:t>do</w:t>
      </w:r>
      <w:r>
        <w:rPr>
          <w:spacing w:val="20"/>
          <w:sz w:val="20"/>
        </w:rPr>
        <w:t xml:space="preserve"> </w:t>
      </w:r>
      <w:r>
        <w:rPr>
          <w:sz w:val="20"/>
        </w:rPr>
        <w:t>Grupo</w:t>
      </w:r>
      <w:r>
        <w:rPr>
          <w:spacing w:val="20"/>
          <w:sz w:val="20"/>
        </w:rPr>
        <w:t xml:space="preserve"> </w:t>
      </w:r>
      <w:r>
        <w:rPr>
          <w:sz w:val="20"/>
        </w:rPr>
        <w:t>de</w:t>
      </w:r>
      <w:r>
        <w:rPr>
          <w:spacing w:val="19"/>
          <w:sz w:val="20"/>
        </w:rPr>
        <w:t xml:space="preserve"> </w:t>
      </w:r>
      <w:r>
        <w:rPr>
          <w:sz w:val="20"/>
        </w:rPr>
        <w:t>Pesquisa</w:t>
      </w:r>
      <w:r>
        <w:rPr>
          <w:spacing w:val="20"/>
          <w:sz w:val="20"/>
        </w:rPr>
        <w:t xml:space="preserve"> </w:t>
      </w:r>
      <w:r>
        <w:rPr>
          <w:sz w:val="20"/>
        </w:rPr>
        <w:t>e</w:t>
      </w:r>
      <w:r>
        <w:rPr>
          <w:spacing w:val="20"/>
          <w:sz w:val="20"/>
        </w:rPr>
        <w:t xml:space="preserve"> </w:t>
      </w:r>
      <w:r>
        <w:rPr>
          <w:sz w:val="20"/>
        </w:rPr>
        <w:t>Pós-Graduação.</w:t>
      </w:r>
    </w:p>
    <w:p w14:paraId="08F263B6" w14:textId="77777777" w:rsidR="000A039A" w:rsidRDefault="000A039A" w:rsidP="000A039A">
      <w:pPr>
        <w:pStyle w:val="PargrafodaLista"/>
        <w:widowControl w:val="0"/>
        <w:numPr>
          <w:ilvl w:val="0"/>
          <w:numId w:val="12"/>
        </w:numPr>
        <w:tabs>
          <w:tab w:val="left" w:pos="323"/>
        </w:tabs>
        <w:autoSpaceDE w:val="0"/>
        <w:autoSpaceDN w:val="0"/>
        <w:spacing w:after="0" w:line="228" w:lineRule="exact"/>
        <w:ind w:left="322" w:hanging="223"/>
        <w:contextualSpacing w:val="0"/>
        <w:jc w:val="both"/>
        <w:rPr>
          <w:sz w:val="20"/>
        </w:rPr>
      </w:pPr>
      <w:r>
        <w:rPr>
          <w:sz w:val="20"/>
        </w:rPr>
        <w:t>Qualquer alteração nestes documentos deverá ser encaminhada para avaliação do CEP.</w:t>
      </w:r>
    </w:p>
    <w:p w14:paraId="55E8007A" w14:textId="77777777" w:rsidR="000A039A" w:rsidRDefault="000A039A" w:rsidP="000A039A">
      <w:pPr>
        <w:pStyle w:val="PargrafodaLista"/>
        <w:widowControl w:val="0"/>
        <w:numPr>
          <w:ilvl w:val="0"/>
          <w:numId w:val="12"/>
        </w:numPr>
        <w:tabs>
          <w:tab w:val="left" w:pos="343"/>
        </w:tabs>
        <w:autoSpaceDE w:val="0"/>
        <w:autoSpaceDN w:val="0"/>
        <w:spacing w:before="94" w:after="0" w:line="343" w:lineRule="auto"/>
        <w:ind w:right="395" w:firstLine="0"/>
        <w:contextualSpacing w:val="0"/>
        <w:jc w:val="both"/>
        <w:rPr>
          <w:sz w:val="20"/>
        </w:rPr>
      </w:pPr>
      <w:r>
        <w:rPr>
          <w:sz w:val="20"/>
        </w:rPr>
        <w:t xml:space="preserve">Deverão ser adicionados relatórios semestrais e um relatório final do projeto no cadastro </w:t>
      </w:r>
      <w:proofErr w:type="gramStart"/>
      <w:r>
        <w:rPr>
          <w:sz w:val="20"/>
        </w:rPr>
        <w:t>do mesmo</w:t>
      </w:r>
      <w:proofErr w:type="gramEnd"/>
      <w:r>
        <w:rPr>
          <w:sz w:val="20"/>
        </w:rPr>
        <w:t>, no Sistema AGHUse</w:t>
      </w:r>
      <w:r>
        <w:rPr>
          <w:spacing w:val="14"/>
          <w:sz w:val="20"/>
        </w:rPr>
        <w:t xml:space="preserve"> </w:t>
      </w:r>
      <w:r>
        <w:rPr>
          <w:sz w:val="20"/>
        </w:rPr>
        <w:t>Pesquisa.</w:t>
      </w:r>
    </w:p>
    <w:p w14:paraId="40672D79" w14:textId="77777777" w:rsidR="000A039A" w:rsidRDefault="000A039A" w:rsidP="000A039A">
      <w:pPr>
        <w:pStyle w:val="Corpodetexto"/>
      </w:pPr>
    </w:p>
    <w:p w14:paraId="51485D0A" w14:textId="77777777" w:rsidR="000A039A" w:rsidRDefault="000A039A" w:rsidP="000A039A">
      <w:pPr>
        <w:pStyle w:val="Corpodetexto"/>
      </w:pPr>
    </w:p>
    <w:p w14:paraId="6026198E" w14:textId="77777777" w:rsidR="000A039A" w:rsidRDefault="000A039A" w:rsidP="000A039A">
      <w:pPr>
        <w:pStyle w:val="Corpodetexto"/>
      </w:pPr>
    </w:p>
    <w:p w14:paraId="30AF3D05" w14:textId="77777777" w:rsidR="000A039A" w:rsidRDefault="000A039A" w:rsidP="000A039A">
      <w:pPr>
        <w:pStyle w:val="Corpodetexto"/>
      </w:pPr>
    </w:p>
    <w:p w14:paraId="4DC4B9E3" w14:textId="77777777" w:rsidR="000A039A" w:rsidRDefault="000A039A" w:rsidP="000A039A">
      <w:pPr>
        <w:pStyle w:val="Corpodetexto"/>
        <w:spacing w:before="9"/>
        <w:rPr>
          <w:sz w:val="26"/>
        </w:rPr>
      </w:pPr>
    </w:p>
    <w:p w14:paraId="0F1C27D6" w14:textId="77777777" w:rsidR="000A039A" w:rsidRDefault="000A039A" w:rsidP="000A039A">
      <w:pPr>
        <w:pStyle w:val="Ttulo1"/>
        <w:spacing w:before="94"/>
      </w:pPr>
      <w:bookmarkStart w:id="1034" w:name="_Toc79664578"/>
      <w:r>
        <w:t>Este parecer foi elaborado baseado nos documentos abaixo relacionados:</w:t>
      </w:r>
      <w:bookmarkEnd w:id="1034"/>
    </w:p>
    <w:p w14:paraId="46310593" w14:textId="77777777" w:rsidR="000A039A" w:rsidRDefault="000A039A" w:rsidP="000A039A">
      <w:pPr>
        <w:pStyle w:val="Corpodetexto"/>
        <w:spacing w:before="4"/>
        <w:rPr>
          <w:b/>
          <w:sz w:val="6"/>
        </w:rPr>
      </w:pPr>
    </w:p>
    <w:tbl>
      <w:tblPr>
        <w:tblStyle w:val="TableNormal"/>
        <w:tblW w:w="992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60"/>
        <w:gridCol w:w="3700"/>
        <w:gridCol w:w="1360"/>
        <w:gridCol w:w="2000"/>
        <w:gridCol w:w="900"/>
      </w:tblGrid>
      <w:tr w:rsidR="000A039A" w14:paraId="3CF9E9BC" w14:textId="77777777" w:rsidTr="00A6299C">
        <w:trPr>
          <w:trHeight w:val="300"/>
        </w:trPr>
        <w:tc>
          <w:tcPr>
            <w:tcW w:w="1960" w:type="dxa"/>
            <w:shd w:val="clear" w:color="auto" w:fill="DFDFDF"/>
          </w:tcPr>
          <w:p w14:paraId="61AFA128" w14:textId="77777777" w:rsidR="000A039A" w:rsidRDefault="000A039A" w:rsidP="00A6299C">
            <w:pPr>
              <w:pStyle w:val="TableParagraph"/>
              <w:ind w:left="246"/>
              <w:rPr>
                <w:sz w:val="20"/>
              </w:rPr>
            </w:pPr>
            <w:r>
              <w:rPr>
                <w:sz w:val="20"/>
              </w:rPr>
              <w:t>Tipo Documento</w:t>
            </w:r>
          </w:p>
        </w:tc>
        <w:tc>
          <w:tcPr>
            <w:tcW w:w="3700" w:type="dxa"/>
            <w:shd w:val="clear" w:color="auto" w:fill="DFDFDF"/>
          </w:tcPr>
          <w:p w14:paraId="29C663AF" w14:textId="77777777" w:rsidR="000A039A" w:rsidRDefault="000A039A" w:rsidP="00A6299C">
            <w:pPr>
              <w:pStyle w:val="TableParagraph"/>
              <w:ind w:left="1490" w:right="1470"/>
              <w:jc w:val="center"/>
              <w:rPr>
                <w:sz w:val="20"/>
              </w:rPr>
            </w:pPr>
            <w:r>
              <w:rPr>
                <w:sz w:val="20"/>
              </w:rPr>
              <w:t>Arquivo</w:t>
            </w:r>
          </w:p>
        </w:tc>
        <w:tc>
          <w:tcPr>
            <w:tcW w:w="1360" w:type="dxa"/>
            <w:shd w:val="clear" w:color="auto" w:fill="DFDFDF"/>
          </w:tcPr>
          <w:p w14:paraId="3AEAF67C" w14:textId="77777777" w:rsidR="000A039A" w:rsidRDefault="000A039A" w:rsidP="00A6299C">
            <w:pPr>
              <w:pStyle w:val="TableParagraph"/>
              <w:ind w:left="229"/>
              <w:rPr>
                <w:sz w:val="20"/>
              </w:rPr>
            </w:pPr>
            <w:r>
              <w:rPr>
                <w:sz w:val="20"/>
              </w:rPr>
              <w:t>Postagem</w:t>
            </w:r>
          </w:p>
        </w:tc>
        <w:tc>
          <w:tcPr>
            <w:tcW w:w="2000" w:type="dxa"/>
            <w:shd w:val="clear" w:color="auto" w:fill="DFDFDF"/>
          </w:tcPr>
          <w:p w14:paraId="62FEB894" w14:textId="77777777" w:rsidR="000A039A" w:rsidRDefault="000A039A" w:rsidP="00A6299C">
            <w:pPr>
              <w:pStyle w:val="TableParagraph"/>
              <w:ind w:left="740" w:right="720"/>
              <w:jc w:val="center"/>
              <w:rPr>
                <w:sz w:val="20"/>
              </w:rPr>
            </w:pPr>
            <w:r>
              <w:rPr>
                <w:sz w:val="20"/>
              </w:rPr>
              <w:t>Autor</w:t>
            </w:r>
          </w:p>
        </w:tc>
        <w:tc>
          <w:tcPr>
            <w:tcW w:w="900" w:type="dxa"/>
            <w:shd w:val="clear" w:color="auto" w:fill="DFDFDF"/>
          </w:tcPr>
          <w:p w14:paraId="60FBF52F" w14:textId="77777777" w:rsidR="000A039A" w:rsidRDefault="000A039A" w:rsidP="00A6299C">
            <w:pPr>
              <w:pStyle w:val="TableParagraph"/>
              <w:ind w:left="40" w:right="21"/>
              <w:jc w:val="center"/>
              <w:rPr>
                <w:sz w:val="20"/>
              </w:rPr>
            </w:pPr>
            <w:r>
              <w:rPr>
                <w:sz w:val="20"/>
              </w:rPr>
              <w:t>Situação</w:t>
            </w:r>
          </w:p>
        </w:tc>
      </w:tr>
      <w:tr w:rsidR="000A039A" w14:paraId="1ABCE3FA" w14:textId="77777777" w:rsidTr="00A6299C">
        <w:trPr>
          <w:trHeight w:val="217"/>
        </w:trPr>
        <w:tc>
          <w:tcPr>
            <w:tcW w:w="1960" w:type="dxa"/>
            <w:tcBorders>
              <w:bottom w:val="nil"/>
            </w:tcBorders>
          </w:tcPr>
          <w:p w14:paraId="5A88AD15" w14:textId="77777777" w:rsidR="000A039A" w:rsidRDefault="000A039A" w:rsidP="00A6299C">
            <w:pPr>
              <w:pStyle w:val="TableParagraph"/>
              <w:spacing w:line="197" w:lineRule="exact"/>
              <w:rPr>
                <w:sz w:val="20"/>
              </w:rPr>
            </w:pPr>
            <w:r>
              <w:rPr>
                <w:sz w:val="20"/>
              </w:rPr>
              <w:t>Informações Básicas</w:t>
            </w:r>
          </w:p>
        </w:tc>
        <w:tc>
          <w:tcPr>
            <w:tcW w:w="3700" w:type="dxa"/>
            <w:tcBorders>
              <w:bottom w:val="nil"/>
            </w:tcBorders>
          </w:tcPr>
          <w:p w14:paraId="4864EC06" w14:textId="77777777" w:rsidR="000A039A" w:rsidRDefault="000A039A" w:rsidP="00A6299C">
            <w:pPr>
              <w:pStyle w:val="TableParagraph"/>
              <w:spacing w:line="197" w:lineRule="exact"/>
              <w:rPr>
                <w:sz w:val="20"/>
              </w:rPr>
            </w:pPr>
            <w:r>
              <w:rPr>
                <w:sz w:val="20"/>
              </w:rPr>
              <w:t>PB_INFORMAÇÕES_BÁSICAS_DO_P</w:t>
            </w:r>
          </w:p>
        </w:tc>
        <w:tc>
          <w:tcPr>
            <w:tcW w:w="1360" w:type="dxa"/>
            <w:tcBorders>
              <w:bottom w:val="nil"/>
            </w:tcBorders>
          </w:tcPr>
          <w:p w14:paraId="62BF8382" w14:textId="77777777" w:rsidR="000A039A" w:rsidRDefault="000A039A" w:rsidP="00A6299C">
            <w:pPr>
              <w:pStyle w:val="TableParagraph"/>
              <w:spacing w:line="197" w:lineRule="exact"/>
              <w:ind w:left="209"/>
              <w:rPr>
                <w:sz w:val="20"/>
              </w:rPr>
            </w:pPr>
            <w:r>
              <w:rPr>
                <w:sz w:val="20"/>
              </w:rPr>
              <w:t>10/07/2021</w:t>
            </w:r>
          </w:p>
        </w:tc>
        <w:tc>
          <w:tcPr>
            <w:tcW w:w="2000" w:type="dxa"/>
            <w:vMerge w:val="restart"/>
          </w:tcPr>
          <w:p w14:paraId="6825108E" w14:textId="77777777" w:rsidR="000A039A" w:rsidRDefault="000A039A" w:rsidP="00A6299C">
            <w:pPr>
              <w:pStyle w:val="TableParagraph"/>
              <w:spacing w:line="240" w:lineRule="auto"/>
              <w:ind w:left="0"/>
              <w:rPr>
                <w:rFonts w:ascii="Times New Roman"/>
                <w:sz w:val="18"/>
              </w:rPr>
            </w:pPr>
          </w:p>
        </w:tc>
        <w:tc>
          <w:tcPr>
            <w:tcW w:w="900" w:type="dxa"/>
            <w:tcBorders>
              <w:bottom w:val="nil"/>
            </w:tcBorders>
          </w:tcPr>
          <w:p w14:paraId="70F8FADD" w14:textId="77777777" w:rsidR="000A039A" w:rsidRDefault="000A039A" w:rsidP="00A6299C">
            <w:pPr>
              <w:pStyle w:val="TableParagraph"/>
              <w:spacing w:line="197" w:lineRule="exact"/>
              <w:ind w:left="100" w:right="21"/>
              <w:jc w:val="center"/>
              <w:rPr>
                <w:sz w:val="20"/>
              </w:rPr>
            </w:pPr>
            <w:r>
              <w:rPr>
                <w:sz w:val="20"/>
              </w:rPr>
              <w:t>Aceito</w:t>
            </w:r>
          </w:p>
        </w:tc>
      </w:tr>
      <w:tr w:rsidR="000A039A" w14:paraId="0E13BAA9" w14:textId="77777777" w:rsidTr="00A6299C">
        <w:trPr>
          <w:trHeight w:val="202"/>
        </w:trPr>
        <w:tc>
          <w:tcPr>
            <w:tcW w:w="1960" w:type="dxa"/>
            <w:tcBorders>
              <w:top w:val="nil"/>
            </w:tcBorders>
          </w:tcPr>
          <w:p w14:paraId="5B82B2AE" w14:textId="77777777" w:rsidR="000A039A" w:rsidRDefault="000A039A" w:rsidP="00A6299C">
            <w:pPr>
              <w:pStyle w:val="TableParagraph"/>
              <w:spacing w:line="183" w:lineRule="exact"/>
              <w:rPr>
                <w:sz w:val="20"/>
              </w:rPr>
            </w:pPr>
            <w:r>
              <w:rPr>
                <w:sz w:val="20"/>
              </w:rPr>
              <w:t>do Projeto</w:t>
            </w:r>
          </w:p>
        </w:tc>
        <w:tc>
          <w:tcPr>
            <w:tcW w:w="3700" w:type="dxa"/>
            <w:tcBorders>
              <w:top w:val="nil"/>
            </w:tcBorders>
          </w:tcPr>
          <w:p w14:paraId="400D9447" w14:textId="77777777" w:rsidR="000A039A" w:rsidRDefault="000A039A" w:rsidP="00A6299C">
            <w:pPr>
              <w:pStyle w:val="TableParagraph"/>
              <w:spacing w:line="183" w:lineRule="exact"/>
              <w:rPr>
                <w:sz w:val="20"/>
              </w:rPr>
            </w:pPr>
            <w:r>
              <w:rPr>
                <w:sz w:val="20"/>
              </w:rPr>
              <w:t>ROJETO_1299309.pdf</w:t>
            </w:r>
          </w:p>
        </w:tc>
        <w:tc>
          <w:tcPr>
            <w:tcW w:w="1360" w:type="dxa"/>
            <w:tcBorders>
              <w:top w:val="nil"/>
            </w:tcBorders>
          </w:tcPr>
          <w:p w14:paraId="63FE442D" w14:textId="77777777" w:rsidR="000A039A" w:rsidRDefault="000A039A" w:rsidP="00A6299C">
            <w:pPr>
              <w:pStyle w:val="TableParagraph"/>
              <w:spacing w:line="183" w:lineRule="exact"/>
              <w:ind w:left="320"/>
              <w:rPr>
                <w:sz w:val="20"/>
              </w:rPr>
            </w:pPr>
            <w:r>
              <w:rPr>
                <w:sz w:val="20"/>
              </w:rPr>
              <w:t>21:13:28</w:t>
            </w:r>
          </w:p>
        </w:tc>
        <w:tc>
          <w:tcPr>
            <w:tcW w:w="2000" w:type="dxa"/>
            <w:vMerge/>
            <w:tcBorders>
              <w:top w:val="nil"/>
            </w:tcBorders>
          </w:tcPr>
          <w:p w14:paraId="2C8A7121" w14:textId="77777777" w:rsidR="000A039A" w:rsidRDefault="000A039A" w:rsidP="00A6299C">
            <w:pPr>
              <w:rPr>
                <w:sz w:val="2"/>
                <w:szCs w:val="2"/>
              </w:rPr>
            </w:pPr>
          </w:p>
        </w:tc>
        <w:tc>
          <w:tcPr>
            <w:tcW w:w="900" w:type="dxa"/>
            <w:tcBorders>
              <w:top w:val="nil"/>
            </w:tcBorders>
          </w:tcPr>
          <w:p w14:paraId="5622BF5A" w14:textId="77777777" w:rsidR="000A039A" w:rsidRDefault="000A039A" w:rsidP="00A6299C">
            <w:pPr>
              <w:pStyle w:val="TableParagraph"/>
              <w:spacing w:line="240" w:lineRule="auto"/>
              <w:ind w:left="0"/>
              <w:rPr>
                <w:rFonts w:ascii="Times New Roman"/>
                <w:sz w:val="14"/>
              </w:rPr>
            </w:pPr>
          </w:p>
        </w:tc>
      </w:tr>
      <w:tr w:rsidR="000A039A" w14:paraId="58E3B8F1" w14:textId="77777777" w:rsidTr="00A6299C">
        <w:trPr>
          <w:trHeight w:val="227"/>
        </w:trPr>
        <w:tc>
          <w:tcPr>
            <w:tcW w:w="1960" w:type="dxa"/>
            <w:tcBorders>
              <w:bottom w:val="nil"/>
            </w:tcBorders>
          </w:tcPr>
          <w:p w14:paraId="25ECAC81" w14:textId="77777777" w:rsidR="000A039A" w:rsidRDefault="000A039A" w:rsidP="00A6299C">
            <w:pPr>
              <w:pStyle w:val="TableParagraph"/>
              <w:spacing w:line="207" w:lineRule="exact"/>
              <w:rPr>
                <w:sz w:val="20"/>
              </w:rPr>
            </w:pPr>
            <w:r>
              <w:rPr>
                <w:sz w:val="20"/>
              </w:rPr>
              <w:t>TCLE / Termos de</w:t>
            </w:r>
          </w:p>
        </w:tc>
        <w:tc>
          <w:tcPr>
            <w:tcW w:w="3700" w:type="dxa"/>
            <w:tcBorders>
              <w:bottom w:val="nil"/>
            </w:tcBorders>
          </w:tcPr>
          <w:p w14:paraId="03A292CE" w14:textId="77777777" w:rsidR="000A039A" w:rsidRDefault="000A039A" w:rsidP="00A6299C">
            <w:pPr>
              <w:pStyle w:val="TableParagraph"/>
              <w:spacing w:line="207" w:lineRule="exact"/>
              <w:ind w:right="-29"/>
              <w:rPr>
                <w:sz w:val="20"/>
              </w:rPr>
            </w:pPr>
            <w:r>
              <w:rPr>
                <w:sz w:val="20"/>
              </w:rPr>
              <w:t>AnexoIII_solicitacao_dispensa_TCLE_ve</w:t>
            </w:r>
          </w:p>
        </w:tc>
        <w:tc>
          <w:tcPr>
            <w:tcW w:w="1360" w:type="dxa"/>
            <w:tcBorders>
              <w:bottom w:val="nil"/>
            </w:tcBorders>
          </w:tcPr>
          <w:p w14:paraId="0EE69652" w14:textId="77777777" w:rsidR="000A039A" w:rsidRDefault="000A039A" w:rsidP="00A6299C">
            <w:pPr>
              <w:pStyle w:val="TableParagraph"/>
              <w:spacing w:line="207" w:lineRule="exact"/>
              <w:ind w:left="209"/>
              <w:rPr>
                <w:sz w:val="20"/>
              </w:rPr>
            </w:pPr>
            <w:r>
              <w:rPr>
                <w:sz w:val="20"/>
              </w:rPr>
              <w:t>10/07/2021</w:t>
            </w:r>
          </w:p>
        </w:tc>
        <w:tc>
          <w:tcPr>
            <w:tcW w:w="2000" w:type="dxa"/>
            <w:tcBorders>
              <w:bottom w:val="nil"/>
            </w:tcBorders>
          </w:tcPr>
          <w:p w14:paraId="3F218515" w14:textId="77777777" w:rsidR="000A039A" w:rsidRDefault="000A039A" w:rsidP="00A6299C">
            <w:pPr>
              <w:pStyle w:val="TableParagraph"/>
              <w:spacing w:line="207" w:lineRule="exact"/>
              <w:rPr>
                <w:sz w:val="20"/>
              </w:rPr>
            </w:pPr>
            <w:r>
              <w:rPr>
                <w:sz w:val="20"/>
              </w:rPr>
              <w:t>Stéfanie Thieme</w:t>
            </w:r>
          </w:p>
        </w:tc>
        <w:tc>
          <w:tcPr>
            <w:tcW w:w="900" w:type="dxa"/>
            <w:tcBorders>
              <w:bottom w:val="nil"/>
            </w:tcBorders>
          </w:tcPr>
          <w:p w14:paraId="03FB4070" w14:textId="77777777" w:rsidR="000A039A" w:rsidRDefault="000A039A" w:rsidP="00A6299C">
            <w:pPr>
              <w:pStyle w:val="TableParagraph"/>
              <w:spacing w:line="207" w:lineRule="exact"/>
              <w:ind w:left="100" w:right="21"/>
              <w:jc w:val="center"/>
              <w:rPr>
                <w:sz w:val="20"/>
              </w:rPr>
            </w:pPr>
            <w:r>
              <w:rPr>
                <w:sz w:val="20"/>
              </w:rPr>
              <w:t>Aceito</w:t>
            </w:r>
          </w:p>
        </w:tc>
      </w:tr>
      <w:tr w:rsidR="000A039A" w14:paraId="5E918B77" w14:textId="77777777" w:rsidTr="00A6299C">
        <w:trPr>
          <w:trHeight w:val="232"/>
        </w:trPr>
        <w:tc>
          <w:tcPr>
            <w:tcW w:w="1960" w:type="dxa"/>
            <w:tcBorders>
              <w:top w:val="nil"/>
              <w:bottom w:val="nil"/>
            </w:tcBorders>
          </w:tcPr>
          <w:p w14:paraId="333ACE7E" w14:textId="77777777" w:rsidR="000A039A" w:rsidRDefault="000A039A" w:rsidP="00A6299C">
            <w:pPr>
              <w:pStyle w:val="TableParagraph"/>
              <w:spacing w:line="213" w:lineRule="exact"/>
              <w:rPr>
                <w:sz w:val="20"/>
              </w:rPr>
            </w:pPr>
            <w:r>
              <w:rPr>
                <w:sz w:val="20"/>
              </w:rPr>
              <w:t>Assentimento /</w:t>
            </w:r>
          </w:p>
        </w:tc>
        <w:tc>
          <w:tcPr>
            <w:tcW w:w="3700" w:type="dxa"/>
            <w:tcBorders>
              <w:top w:val="nil"/>
              <w:bottom w:val="nil"/>
            </w:tcBorders>
          </w:tcPr>
          <w:p w14:paraId="7210828D" w14:textId="77777777" w:rsidR="000A039A" w:rsidRDefault="000A039A" w:rsidP="00A6299C">
            <w:pPr>
              <w:pStyle w:val="TableParagraph"/>
              <w:spacing w:line="213" w:lineRule="exact"/>
              <w:rPr>
                <w:sz w:val="20"/>
              </w:rPr>
            </w:pPr>
            <w:r>
              <w:rPr>
                <w:sz w:val="20"/>
              </w:rPr>
              <w:t>rsao_2.pdf</w:t>
            </w:r>
          </w:p>
        </w:tc>
        <w:tc>
          <w:tcPr>
            <w:tcW w:w="1360" w:type="dxa"/>
            <w:tcBorders>
              <w:top w:val="nil"/>
              <w:bottom w:val="nil"/>
            </w:tcBorders>
          </w:tcPr>
          <w:p w14:paraId="7E6D3FB3" w14:textId="77777777" w:rsidR="000A039A" w:rsidRDefault="000A039A" w:rsidP="00A6299C">
            <w:pPr>
              <w:pStyle w:val="TableParagraph"/>
              <w:spacing w:line="213" w:lineRule="exact"/>
              <w:ind w:left="320"/>
              <w:rPr>
                <w:sz w:val="20"/>
              </w:rPr>
            </w:pPr>
            <w:r>
              <w:rPr>
                <w:sz w:val="20"/>
              </w:rPr>
              <w:t>20:49:17</w:t>
            </w:r>
          </w:p>
        </w:tc>
        <w:tc>
          <w:tcPr>
            <w:tcW w:w="2000" w:type="dxa"/>
            <w:tcBorders>
              <w:top w:val="nil"/>
              <w:bottom w:val="nil"/>
            </w:tcBorders>
          </w:tcPr>
          <w:p w14:paraId="4031A632" w14:textId="77777777" w:rsidR="000A039A" w:rsidRDefault="000A039A" w:rsidP="00A6299C">
            <w:pPr>
              <w:pStyle w:val="TableParagraph"/>
              <w:spacing w:line="213" w:lineRule="exact"/>
              <w:rPr>
                <w:sz w:val="20"/>
              </w:rPr>
            </w:pPr>
            <w:r>
              <w:rPr>
                <w:sz w:val="20"/>
              </w:rPr>
              <w:t>Perotto</w:t>
            </w:r>
          </w:p>
        </w:tc>
        <w:tc>
          <w:tcPr>
            <w:tcW w:w="900" w:type="dxa"/>
            <w:tcBorders>
              <w:top w:val="nil"/>
              <w:bottom w:val="nil"/>
            </w:tcBorders>
          </w:tcPr>
          <w:p w14:paraId="4BC1A2DB" w14:textId="77777777" w:rsidR="000A039A" w:rsidRDefault="000A039A" w:rsidP="00A6299C">
            <w:pPr>
              <w:pStyle w:val="TableParagraph"/>
              <w:spacing w:line="240" w:lineRule="auto"/>
              <w:ind w:left="0"/>
              <w:rPr>
                <w:rFonts w:ascii="Times New Roman"/>
                <w:sz w:val="16"/>
              </w:rPr>
            </w:pPr>
          </w:p>
        </w:tc>
      </w:tr>
      <w:tr w:rsidR="000A039A" w14:paraId="1A41259C" w14:textId="77777777" w:rsidTr="00A6299C">
        <w:trPr>
          <w:trHeight w:val="232"/>
        </w:trPr>
        <w:tc>
          <w:tcPr>
            <w:tcW w:w="1960" w:type="dxa"/>
            <w:tcBorders>
              <w:top w:val="nil"/>
              <w:bottom w:val="nil"/>
            </w:tcBorders>
          </w:tcPr>
          <w:p w14:paraId="10A04141" w14:textId="77777777" w:rsidR="000A039A" w:rsidRDefault="000A039A" w:rsidP="00A6299C">
            <w:pPr>
              <w:pStyle w:val="TableParagraph"/>
              <w:spacing w:line="213" w:lineRule="exact"/>
              <w:rPr>
                <w:sz w:val="20"/>
              </w:rPr>
            </w:pPr>
            <w:r>
              <w:rPr>
                <w:sz w:val="20"/>
              </w:rPr>
              <w:t>Justificativa de</w:t>
            </w:r>
          </w:p>
        </w:tc>
        <w:tc>
          <w:tcPr>
            <w:tcW w:w="3700" w:type="dxa"/>
            <w:tcBorders>
              <w:top w:val="nil"/>
              <w:bottom w:val="nil"/>
            </w:tcBorders>
          </w:tcPr>
          <w:p w14:paraId="6EF4191A" w14:textId="77777777" w:rsidR="000A039A" w:rsidRDefault="000A039A" w:rsidP="00A6299C">
            <w:pPr>
              <w:pStyle w:val="TableParagraph"/>
              <w:spacing w:line="240" w:lineRule="auto"/>
              <w:ind w:left="0"/>
              <w:rPr>
                <w:rFonts w:ascii="Times New Roman"/>
                <w:sz w:val="16"/>
              </w:rPr>
            </w:pPr>
          </w:p>
        </w:tc>
        <w:tc>
          <w:tcPr>
            <w:tcW w:w="1360" w:type="dxa"/>
            <w:tcBorders>
              <w:top w:val="nil"/>
              <w:bottom w:val="nil"/>
            </w:tcBorders>
          </w:tcPr>
          <w:p w14:paraId="2573E705" w14:textId="77777777" w:rsidR="000A039A" w:rsidRDefault="000A039A" w:rsidP="00A6299C">
            <w:pPr>
              <w:pStyle w:val="TableParagraph"/>
              <w:spacing w:line="240" w:lineRule="auto"/>
              <w:ind w:left="0"/>
              <w:rPr>
                <w:rFonts w:ascii="Times New Roman"/>
                <w:sz w:val="16"/>
              </w:rPr>
            </w:pPr>
          </w:p>
        </w:tc>
        <w:tc>
          <w:tcPr>
            <w:tcW w:w="2000" w:type="dxa"/>
            <w:tcBorders>
              <w:top w:val="nil"/>
              <w:bottom w:val="nil"/>
            </w:tcBorders>
          </w:tcPr>
          <w:p w14:paraId="6A7265EF" w14:textId="77777777" w:rsidR="000A039A" w:rsidRDefault="000A039A" w:rsidP="00A6299C">
            <w:pPr>
              <w:pStyle w:val="TableParagraph"/>
              <w:spacing w:line="240" w:lineRule="auto"/>
              <w:ind w:left="0"/>
              <w:rPr>
                <w:rFonts w:ascii="Times New Roman"/>
                <w:sz w:val="16"/>
              </w:rPr>
            </w:pPr>
          </w:p>
        </w:tc>
        <w:tc>
          <w:tcPr>
            <w:tcW w:w="900" w:type="dxa"/>
            <w:tcBorders>
              <w:top w:val="nil"/>
              <w:bottom w:val="nil"/>
            </w:tcBorders>
          </w:tcPr>
          <w:p w14:paraId="41BD67BA" w14:textId="77777777" w:rsidR="000A039A" w:rsidRDefault="000A039A" w:rsidP="00A6299C">
            <w:pPr>
              <w:pStyle w:val="TableParagraph"/>
              <w:spacing w:line="240" w:lineRule="auto"/>
              <w:ind w:left="0"/>
              <w:rPr>
                <w:rFonts w:ascii="Times New Roman"/>
                <w:sz w:val="16"/>
              </w:rPr>
            </w:pPr>
          </w:p>
        </w:tc>
      </w:tr>
      <w:tr w:rsidR="000A039A" w14:paraId="719DE8F8" w14:textId="77777777" w:rsidTr="00A6299C">
        <w:trPr>
          <w:trHeight w:val="207"/>
        </w:trPr>
        <w:tc>
          <w:tcPr>
            <w:tcW w:w="1960" w:type="dxa"/>
            <w:tcBorders>
              <w:top w:val="nil"/>
            </w:tcBorders>
          </w:tcPr>
          <w:p w14:paraId="504C9FBF" w14:textId="77777777" w:rsidR="000A039A" w:rsidRDefault="000A039A" w:rsidP="00A6299C">
            <w:pPr>
              <w:pStyle w:val="TableParagraph"/>
              <w:spacing w:line="188" w:lineRule="exact"/>
              <w:rPr>
                <w:sz w:val="20"/>
              </w:rPr>
            </w:pPr>
            <w:r>
              <w:rPr>
                <w:sz w:val="20"/>
              </w:rPr>
              <w:t>Ausência</w:t>
            </w:r>
          </w:p>
        </w:tc>
        <w:tc>
          <w:tcPr>
            <w:tcW w:w="3700" w:type="dxa"/>
            <w:tcBorders>
              <w:top w:val="nil"/>
            </w:tcBorders>
          </w:tcPr>
          <w:p w14:paraId="26994691" w14:textId="77777777" w:rsidR="000A039A" w:rsidRDefault="000A039A" w:rsidP="00A6299C">
            <w:pPr>
              <w:pStyle w:val="TableParagraph"/>
              <w:spacing w:line="240" w:lineRule="auto"/>
              <w:ind w:left="0"/>
              <w:rPr>
                <w:rFonts w:ascii="Times New Roman"/>
                <w:sz w:val="14"/>
              </w:rPr>
            </w:pPr>
          </w:p>
        </w:tc>
        <w:tc>
          <w:tcPr>
            <w:tcW w:w="1360" w:type="dxa"/>
            <w:tcBorders>
              <w:top w:val="nil"/>
            </w:tcBorders>
          </w:tcPr>
          <w:p w14:paraId="6134FCE5" w14:textId="77777777" w:rsidR="000A039A" w:rsidRDefault="000A039A" w:rsidP="00A6299C">
            <w:pPr>
              <w:pStyle w:val="TableParagraph"/>
              <w:spacing w:line="240" w:lineRule="auto"/>
              <w:ind w:left="0"/>
              <w:rPr>
                <w:rFonts w:ascii="Times New Roman"/>
                <w:sz w:val="14"/>
              </w:rPr>
            </w:pPr>
          </w:p>
        </w:tc>
        <w:tc>
          <w:tcPr>
            <w:tcW w:w="2000" w:type="dxa"/>
            <w:tcBorders>
              <w:top w:val="nil"/>
            </w:tcBorders>
          </w:tcPr>
          <w:p w14:paraId="48D6BD53" w14:textId="77777777" w:rsidR="000A039A" w:rsidRDefault="000A039A" w:rsidP="00A6299C">
            <w:pPr>
              <w:pStyle w:val="TableParagraph"/>
              <w:spacing w:line="240" w:lineRule="auto"/>
              <w:ind w:left="0"/>
              <w:rPr>
                <w:rFonts w:ascii="Times New Roman"/>
                <w:sz w:val="14"/>
              </w:rPr>
            </w:pPr>
          </w:p>
        </w:tc>
        <w:tc>
          <w:tcPr>
            <w:tcW w:w="900" w:type="dxa"/>
            <w:tcBorders>
              <w:top w:val="nil"/>
            </w:tcBorders>
          </w:tcPr>
          <w:p w14:paraId="7129F4B6" w14:textId="77777777" w:rsidR="000A039A" w:rsidRDefault="000A039A" w:rsidP="00A6299C">
            <w:pPr>
              <w:pStyle w:val="TableParagraph"/>
              <w:spacing w:line="240" w:lineRule="auto"/>
              <w:ind w:left="0"/>
              <w:rPr>
                <w:rFonts w:ascii="Times New Roman"/>
                <w:sz w:val="14"/>
              </w:rPr>
            </w:pPr>
          </w:p>
        </w:tc>
      </w:tr>
      <w:tr w:rsidR="000A039A" w14:paraId="4ECD21BF" w14:textId="77777777" w:rsidTr="00A6299C">
        <w:trPr>
          <w:trHeight w:val="227"/>
        </w:trPr>
        <w:tc>
          <w:tcPr>
            <w:tcW w:w="1960" w:type="dxa"/>
            <w:tcBorders>
              <w:bottom w:val="nil"/>
            </w:tcBorders>
          </w:tcPr>
          <w:p w14:paraId="51FF5FDD" w14:textId="77777777" w:rsidR="000A039A" w:rsidRDefault="000A039A" w:rsidP="00A6299C">
            <w:pPr>
              <w:pStyle w:val="TableParagraph"/>
              <w:spacing w:line="207" w:lineRule="exact"/>
              <w:rPr>
                <w:sz w:val="20"/>
              </w:rPr>
            </w:pPr>
            <w:r>
              <w:rPr>
                <w:sz w:val="20"/>
              </w:rPr>
              <w:t>Outros</w:t>
            </w:r>
          </w:p>
        </w:tc>
        <w:tc>
          <w:tcPr>
            <w:tcW w:w="3700" w:type="dxa"/>
            <w:tcBorders>
              <w:bottom w:val="nil"/>
            </w:tcBorders>
          </w:tcPr>
          <w:p w14:paraId="4D0D7F2B" w14:textId="77777777" w:rsidR="000A039A" w:rsidRDefault="000A039A" w:rsidP="00A6299C">
            <w:pPr>
              <w:pStyle w:val="TableParagraph"/>
              <w:spacing w:line="207" w:lineRule="exact"/>
              <w:rPr>
                <w:sz w:val="20"/>
              </w:rPr>
            </w:pPr>
            <w:r>
              <w:rPr>
                <w:sz w:val="20"/>
              </w:rPr>
              <w:t>Carta_resposta_CEPHCPA.pdf</w:t>
            </w:r>
          </w:p>
        </w:tc>
        <w:tc>
          <w:tcPr>
            <w:tcW w:w="1360" w:type="dxa"/>
            <w:tcBorders>
              <w:bottom w:val="nil"/>
            </w:tcBorders>
          </w:tcPr>
          <w:p w14:paraId="19D48551" w14:textId="77777777" w:rsidR="000A039A" w:rsidRDefault="000A039A" w:rsidP="00A6299C">
            <w:pPr>
              <w:pStyle w:val="TableParagraph"/>
              <w:spacing w:line="207" w:lineRule="exact"/>
              <w:ind w:left="209"/>
              <w:rPr>
                <w:sz w:val="20"/>
              </w:rPr>
            </w:pPr>
            <w:r>
              <w:rPr>
                <w:sz w:val="20"/>
              </w:rPr>
              <w:t>10/07/2021</w:t>
            </w:r>
          </w:p>
        </w:tc>
        <w:tc>
          <w:tcPr>
            <w:tcW w:w="2000" w:type="dxa"/>
            <w:tcBorders>
              <w:bottom w:val="nil"/>
            </w:tcBorders>
          </w:tcPr>
          <w:p w14:paraId="090B2F19" w14:textId="77777777" w:rsidR="000A039A" w:rsidRDefault="000A039A" w:rsidP="00A6299C">
            <w:pPr>
              <w:pStyle w:val="TableParagraph"/>
              <w:spacing w:line="207" w:lineRule="exact"/>
              <w:rPr>
                <w:sz w:val="20"/>
              </w:rPr>
            </w:pPr>
            <w:r>
              <w:rPr>
                <w:sz w:val="20"/>
              </w:rPr>
              <w:t>Stéfanie Thieme</w:t>
            </w:r>
          </w:p>
        </w:tc>
        <w:tc>
          <w:tcPr>
            <w:tcW w:w="900" w:type="dxa"/>
            <w:tcBorders>
              <w:bottom w:val="nil"/>
            </w:tcBorders>
          </w:tcPr>
          <w:p w14:paraId="0D1A8E2E" w14:textId="77777777" w:rsidR="000A039A" w:rsidRDefault="000A039A" w:rsidP="00A6299C">
            <w:pPr>
              <w:pStyle w:val="TableParagraph"/>
              <w:spacing w:line="207" w:lineRule="exact"/>
              <w:ind w:left="100" w:right="21"/>
              <w:jc w:val="center"/>
              <w:rPr>
                <w:sz w:val="20"/>
              </w:rPr>
            </w:pPr>
            <w:r>
              <w:rPr>
                <w:sz w:val="20"/>
              </w:rPr>
              <w:t>Aceito</w:t>
            </w:r>
          </w:p>
        </w:tc>
      </w:tr>
      <w:tr w:rsidR="000A039A" w14:paraId="02DEF14C" w14:textId="77777777" w:rsidTr="00A6299C">
        <w:trPr>
          <w:trHeight w:val="212"/>
        </w:trPr>
        <w:tc>
          <w:tcPr>
            <w:tcW w:w="1960" w:type="dxa"/>
            <w:tcBorders>
              <w:top w:val="nil"/>
            </w:tcBorders>
          </w:tcPr>
          <w:p w14:paraId="2E948E94" w14:textId="77777777" w:rsidR="000A039A" w:rsidRDefault="000A039A" w:rsidP="00A6299C">
            <w:pPr>
              <w:pStyle w:val="TableParagraph"/>
              <w:spacing w:line="240" w:lineRule="auto"/>
              <w:ind w:left="0"/>
              <w:rPr>
                <w:rFonts w:ascii="Times New Roman"/>
                <w:sz w:val="14"/>
              </w:rPr>
            </w:pPr>
          </w:p>
        </w:tc>
        <w:tc>
          <w:tcPr>
            <w:tcW w:w="3700" w:type="dxa"/>
            <w:tcBorders>
              <w:top w:val="nil"/>
            </w:tcBorders>
          </w:tcPr>
          <w:p w14:paraId="142E96B7" w14:textId="77777777" w:rsidR="000A039A" w:rsidRDefault="000A039A" w:rsidP="00A6299C">
            <w:pPr>
              <w:pStyle w:val="TableParagraph"/>
              <w:spacing w:line="240" w:lineRule="auto"/>
              <w:ind w:left="0"/>
              <w:rPr>
                <w:rFonts w:ascii="Times New Roman"/>
                <w:sz w:val="14"/>
              </w:rPr>
            </w:pPr>
          </w:p>
        </w:tc>
        <w:tc>
          <w:tcPr>
            <w:tcW w:w="1360" w:type="dxa"/>
            <w:tcBorders>
              <w:top w:val="nil"/>
            </w:tcBorders>
          </w:tcPr>
          <w:p w14:paraId="5A58A0E1" w14:textId="77777777" w:rsidR="000A039A" w:rsidRDefault="000A039A" w:rsidP="00A6299C">
            <w:pPr>
              <w:pStyle w:val="TableParagraph"/>
              <w:spacing w:line="193" w:lineRule="exact"/>
              <w:ind w:left="320"/>
              <w:rPr>
                <w:sz w:val="20"/>
              </w:rPr>
            </w:pPr>
            <w:r>
              <w:rPr>
                <w:sz w:val="20"/>
              </w:rPr>
              <w:t>20:44:11</w:t>
            </w:r>
          </w:p>
        </w:tc>
        <w:tc>
          <w:tcPr>
            <w:tcW w:w="2000" w:type="dxa"/>
            <w:tcBorders>
              <w:top w:val="nil"/>
            </w:tcBorders>
          </w:tcPr>
          <w:p w14:paraId="1520ACA3" w14:textId="77777777" w:rsidR="000A039A" w:rsidRDefault="000A039A" w:rsidP="00A6299C">
            <w:pPr>
              <w:pStyle w:val="TableParagraph"/>
              <w:spacing w:line="193" w:lineRule="exact"/>
              <w:rPr>
                <w:sz w:val="20"/>
              </w:rPr>
            </w:pPr>
            <w:r>
              <w:rPr>
                <w:sz w:val="20"/>
              </w:rPr>
              <w:t>Perotto</w:t>
            </w:r>
          </w:p>
        </w:tc>
        <w:tc>
          <w:tcPr>
            <w:tcW w:w="900" w:type="dxa"/>
            <w:tcBorders>
              <w:top w:val="nil"/>
            </w:tcBorders>
          </w:tcPr>
          <w:p w14:paraId="218B94FA" w14:textId="77777777" w:rsidR="000A039A" w:rsidRDefault="000A039A" w:rsidP="00A6299C">
            <w:pPr>
              <w:pStyle w:val="TableParagraph"/>
              <w:spacing w:line="240" w:lineRule="auto"/>
              <w:ind w:left="0"/>
              <w:rPr>
                <w:rFonts w:ascii="Times New Roman"/>
                <w:sz w:val="14"/>
              </w:rPr>
            </w:pPr>
          </w:p>
        </w:tc>
      </w:tr>
      <w:tr w:rsidR="000A039A" w14:paraId="22744219" w14:textId="77777777" w:rsidTr="00A6299C">
        <w:trPr>
          <w:trHeight w:val="227"/>
        </w:trPr>
        <w:tc>
          <w:tcPr>
            <w:tcW w:w="1960" w:type="dxa"/>
            <w:tcBorders>
              <w:bottom w:val="nil"/>
            </w:tcBorders>
          </w:tcPr>
          <w:p w14:paraId="3DDBA61C" w14:textId="77777777" w:rsidR="000A039A" w:rsidRDefault="000A039A" w:rsidP="00A6299C">
            <w:pPr>
              <w:pStyle w:val="TableParagraph"/>
              <w:spacing w:line="207" w:lineRule="exact"/>
              <w:rPr>
                <w:sz w:val="20"/>
              </w:rPr>
            </w:pPr>
            <w:r>
              <w:rPr>
                <w:sz w:val="20"/>
              </w:rPr>
              <w:t>Projeto Detalhado /</w:t>
            </w:r>
          </w:p>
        </w:tc>
        <w:tc>
          <w:tcPr>
            <w:tcW w:w="3700" w:type="dxa"/>
            <w:tcBorders>
              <w:bottom w:val="nil"/>
            </w:tcBorders>
          </w:tcPr>
          <w:p w14:paraId="2E804E2D" w14:textId="77777777" w:rsidR="000A039A" w:rsidRDefault="000A039A" w:rsidP="00A6299C">
            <w:pPr>
              <w:pStyle w:val="TableParagraph"/>
              <w:spacing w:line="207" w:lineRule="exact"/>
              <w:rPr>
                <w:sz w:val="20"/>
              </w:rPr>
            </w:pPr>
            <w:r>
              <w:rPr>
                <w:sz w:val="20"/>
              </w:rPr>
              <w:t>Projeto_completo_versao_2.pdf</w:t>
            </w:r>
          </w:p>
        </w:tc>
        <w:tc>
          <w:tcPr>
            <w:tcW w:w="1360" w:type="dxa"/>
            <w:tcBorders>
              <w:bottom w:val="nil"/>
            </w:tcBorders>
          </w:tcPr>
          <w:p w14:paraId="0B43E234" w14:textId="77777777" w:rsidR="000A039A" w:rsidRDefault="000A039A" w:rsidP="00A6299C">
            <w:pPr>
              <w:pStyle w:val="TableParagraph"/>
              <w:spacing w:line="207" w:lineRule="exact"/>
              <w:ind w:left="209"/>
              <w:rPr>
                <w:sz w:val="20"/>
              </w:rPr>
            </w:pPr>
            <w:r>
              <w:rPr>
                <w:sz w:val="20"/>
              </w:rPr>
              <w:t>10/07/2021</w:t>
            </w:r>
          </w:p>
        </w:tc>
        <w:tc>
          <w:tcPr>
            <w:tcW w:w="2000" w:type="dxa"/>
            <w:tcBorders>
              <w:bottom w:val="nil"/>
            </w:tcBorders>
          </w:tcPr>
          <w:p w14:paraId="46498DCD" w14:textId="77777777" w:rsidR="000A039A" w:rsidRDefault="000A039A" w:rsidP="00A6299C">
            <w:pPr>
              <w:pStyle w:val="TableParagraph"/>
              <w:spacing w:line="207" w:lineRule="exact"/>
              <w:rPr>
                <w:sz w:val="20"/>
              </w:rPr>
            </w:pPr>
            <w:r>
              <w:rPr>
                <w:sz w:val="20"/>
              </w:rPr>
              <w:t>Stéfanie Thieme</w:t>
            </w:r>
          </w:p>
        </w:tc>
        <w:tc>
          <w:tcPr>
            <w:tcW w:w="900" w:type="dxa"/>
            <w:tcBorders>
              <w:bottom w:val="nil"/>
            </w:tcBorders>
          </w:tcPr>
          <w:p w14:paraId="0ED1D20F" w14:textId="77777777" w:rsidR="000A039A" w:rsidRDefault="000A039A" w:rsidP="00A6299C">
            <w:pPr>
              <w:pStyle w:val="TableParagraph"/>
              <w:spacing w:line="207" w:lineRule="exact"/>
              <w:ind w:left="100" w:right="21"/>
              <w:jc w:val="center"/>
              <w:rPr>
                <w:sz w:val="20"/>
              </w:rPr>
            </w:pPr>
            <w:r>
              <w:rPr>
                <w:sz w:val="20"/>
              </w:rPr>
              <w:t>Aceito</w:t>
            </w:r>
          </w:p>
        </w:tc>
      </w:tr>
      <w:tr w:rsidR="000A039A" w14:paraId="2DD8725F" w14:textId="77777777" w:rsidTr="00A6299C">
        <w:trPr>
          <w:trHeight w:val="212"/>
        </w:trPr>
        <w:tc>
          <w:tcPr>
            <w:tcW w:w="1960" w:type="dxa"/>
            <w:tcBorders>
              <w:top w:val="nil"/>
            </w:tcBorders>
          </w:tcPr>
          <w:p w14:paraId="611878D8" w14:textId="77777777" w:rsidR="000A039A" w:rsidRDefault="000A039A" w:rsidP="00A6299C">
            <w:pPr>
              <w:pStyle w:val="TableParagraph"/>
              <w:spacing w:line="193" w:lineRule="exact"/>
              <w:rPr>
                <w:sz w:val="20"/>
              </w:rPr>
            </w:pPr>
            <w:r>
              <w:rPr>
                <w:sz w:val="20"/>
              </w:rPr>
              <w:t>Brochura</w:t>
            </w:r>
          </w:p>
        </w:tc>
        <w:tc>
          <w:tcPr>
            <w:tcW w:w="3700" w:type="dxa"/>
            <w:tcBorders>
              <w:top w:val="nil"/>
            </w:tcBorders>
          </w:tcPr>
          <w:p w14:paraId="02E0E66A" w14:textId="77777777" w:rsidR="000A039A" w:rsidRDefault="000A039A" w:rsidP="00A6299C">
            <w:pPr>
              <w:pStyle w:val="TableParagraph"/>
              <w:spacing w:line="240" w:lineRule="auto"/>
              <w:ind w:left="0"/>
              <w:rPr>
                <w:rFonts w:ascii="Times New Roman"/>
                <w:sz w:val="14"/>
              </w:rPr>
            </w:pPr>
          </w:p>
        </w:tc>
        <w:tc>
          <w:tcPr>
            <w:tcW w:w="1360" w:type="dxa"/>
            <w:tcBorders>
              <w:top w:val="nil"/>
            </w:tcBorders>
          </w:tcPr>
          <w:p w14:paraId="08F43239" w14:textId="77777777" w:rsidR="000A039A" w:rsidRDefault="000A039A" w:rsidP="00A6299C">
            <w:pPr>
              <w:pStyle w:val="TableParagraph"/>
              <w:spacing w:line="193" w:lineRule="exact"/>
              <w:ind w:left="320"/>
              <w:rPr>
                <w:sz w:val="20"/>
              </w:rPr>
            </w:pPr>
            <w:r>
              <w:rPr>
                <w:sz w:val="20"/>
              </w:rPr>
              <w:t>20:38:54</w:t>
            </w:r>
          </w:p>
        </w:tc>
        <w:tc>
          <w:tcPr>
            <w:tcW w:w="2000" w:type="dxa"/>
            <w:tcBorders>
              <w:top w:val="nil"/>
            </w:tcBorders>
          </w:tcPr>
          <w:p w14:paraId="1B3773A7" w14:textId="77777777" w:rsidR="000A039A" w:rsidRDefault="000A039A" w:rsidP="00A6299C">
            <w:pPr>
              <w:pStyle w:val="TableParagraph"/>
              <w:spacing w:line="193" w:lineRule="exact"/>
              <w:rPr>
                <w:sz w:val="20"/>
              </w:rPr>
            </w:pPr>
            <w:r>
              <w:rPr>
                <w:sz w:val="20"/>
              </w:rPr>
              <w:t>Perotto</w:t>
            </w:r>
          </w:p>
        </w:tc>
        <w:tc>
          <w:tcPr>
            <w:tcW w:w="900" w:type="dxa"/>
            <w:tcBorders>
              <w:top w:val="nil"/>
            </w:tcBorders>
          </w:tcPr>
          <w:p w14:paraId="395C87F4" w14:textId="77777777" w:rsidR="000A039A" w:rsidRDefault="000A039A" w:rsidP="00A6299C">
            <w:pPr>
              <w:pStyle w:val="TableParagraph"/>
              <w:spacing w:line="240" w:lineRule="auto"/>
              <w:ind w:left="0"/>
              <w:rPr>
                <w:rFonts w:ascii="Times New Roman"/>
                <w:sz w:val="14"/>
              </w:rPr>
            </w:pPr>
          </w:p>
        </w:tc>
      </w:tr>
    </w:tbl>
    <w:tbl>
      <w:tblPr>
        <w:tblStyle w:val="TableNormal"/>
        <w:tblpPr w:leftFromText="141" w:rightFromText="141" w:vertAnchor="text" w:horzAnchor="margin" w:tblpY="1301"/>
        <w:tblW w:w="9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60"/>
        <w:gridCol w:w="3700"/>
        <w:gridCol w:w="1360"/>
        <w:gridCol w:w="2000"/>
        <w:gridCol w:w="900"/>
      </w:tblGrid>
      <w:tr w:rsidR="000A039A" w14:paraId="4DC4A7FC" w14:textId="77777777" w:rsidTr="00A6299C">
        <w:trPr>
          <w:trHeight w:val="440"/>
        </w:trPr>
        <w:tc>
          <w:tcPr>
            <w:tcW w:w="1960" w:type="dxa"/>
          </w:tcPr>
          <w:p w14:paraId="63A876AF" w14:textId="77777777" w:rsidR="000A039A" w:rsidRDefault="000A039A" w:rsidP="00A6299C">
            <w:pPr>
              <w:pStyle w:val="TableParagraph"/>
              <w:rPr>
                <w:sz w:val="20"/>
              </w:rPr>
            </w:pPr>
            <w:r>
              <w:rPr>
                <w:sz w:val="20"/>
              </w:rPr>
              <w:lastRenderedPageBreak/>
              <w:t>Investigador</w:t>
            </w:r>
          </w:p>
        </w:tc>
        <w:tc>
          <w:tcPr>
            <w:tcW w:w="3700" w:type="dxa"/>
          </w:tcPr>
          <w:p w14:paraId="50DDFF0D" w14:textId="77777777" w:rsidR="000A039A" w:rsidRDefault="000A039A" w:rsidP="00A6299C">
            <w:pPr>
              <w:pStyle w:val="TableParagraph"/>
              <w:rPr>
                <w:sz w:val="20"/>
              </w:rPr>
            </w:pPr>
            <w:r>
              <w:rPr>
                <w:sz w:val="20"/>
              </w:rPr>
              <w:t>Projeto_completo_versao_2.pdf</w:t>
            </w:r>
          </w:p>
        </w:tc>
        <w:tc>
          <w:tcPr>
            <w:tcW w:w="1360" w:type="dxa"/>
          </w:tcPr>
          <w:p w14:paraId="6F8E69A4" w14:textId="77777777" w:rsidR="000A039A" w:rsidRDefault="000A039A" w:rsidP="00A6299C">
            <w:pPr>
              <w:pStyle w:val="TableParagraph"/>
              <w:ind w:left="209"/>
              <w:rPr>
                <w:sz w:val="20"/>
              </w:rPr>
            </w:pPr>
            <w:r>
              <w:rPr>
                <w:sz w:val="20"/>
              </w:rPr>
              <w:t>10/07/2021</w:t>
            </w:r>
          </w:p>
          <w:p w14:paraId="4577A333" w14:textId="77777777" w:rsidR="000A039A" w:rsidRDefault="000A039A" w:rsidP="00A6299C">
            <w:pPr>
              <w:pStyle w:val="TableParagraph"/>
              <w:spacing w:before="3" w:line="195" w:lineRule="exact"/>
              <w:ind w:left="320"/>
              <w:rPr>
                <w:sz w:val="20"/>
              </w:rPr>
            </w:pPr>
            <w:r>
              <w:rPr>
                <w:sz w:val="20"/>
              </w:rPr>
              <w:t>20:38:54</w:t>
            </w:r>
          </w:p>
        </w:tc>
        <w:tc>
          <w:tcPr>
            <w:tcW w:w="2000" w:type="dxa"/>
          </w:tcPr>
          <w:p w14:paraId="19BCC7A7" w14:textId="77777777" w:rsidR="000A039A" w:rsidRDefault="000A039A" w:rsidP="00A6299C">
            <w:pPr>
              <w:pStyle w:val="TableParagraph"/>
              <w:rPr>
                <w:sz w:val="20"/>
              </w:rPr>
            </w:pPr>
            <w:r>
              <w:rPr>
                <w:sz w:val="20"/>
              </w:rPr>
              <w:t>Stéfanie Thieme</w:t>
            </w:r>
          </w:p>
          <w:p w14:paraId="7A440943" w14:textId="77777777" w:rsidR="000A039A" w:rsidRDefault="000A039A" w:rsidP="00A6299C">
            <w:pPr>
              <w:pStyle w:val="TableParagraph"/>
              <w:spacing w:before="3" w:line="195" w:lineRule="exact"/>
              <w:rPr>
                <w:sz w:val="20"/>
              </w:rPr>
            </w:pPr>
            <w:r>
              <w:rPr>
                <w:sz w:val="20"/>
              </w:rPr>
              <w:t>Perotto</w:t>
            </w:r>
          </w:p>
        </w:tc>
        <w:tc>
          <w:tcPr>
            <w:tcW w:w="900" w:type="dxa"/>
          </w:tcPr>
          <w:p w14:paraId="1F244701" w14:textId="77777777" w:rsidR="000A039A" w:rsidRDefault="000A039A" w:rsidP="00A6299C">
            <w:pPr>
              <w:pStyle w:val="TableParagraph"/>
              <w:ind w:left="0" w:right="120"/>
              <w:jc w:val="right"/>
              <w:rPr>
                <w:sz w:val="20"/>
              </w:rPr>
            </w:pPr>
            <w:r>
              <w:rPr>
                <w:sz w:val="20"/>
              </w:rPr>
              <w:t>Aceito</w:t>
            </w:r>
          </w:p>
        </w:tc>
      </w:tr>
      <w:tr w:rsidR="000A039A" w14:paraId="1DCCA791" w14:textId="77777777" w:rsidTr="00A6299C">
        <w:trPr>
          <w:trHeight w:val="440"/>
        </w:trPr>
        <w:tc>
          <w:tcPr>
            <w:tcW w:w="1960" w:type="dxa"/>
          </w:tcPr>
          <w:p w14:paraId="0C6D5859" w14:textId="77777777" w:rsidR="000A039A" w:rsidRDefault="000A039A" w:rsidP="00A6299C">
            <w:pPr>
              <w:pStyle w:val="TableParagraph"/>
              <w:rPr>
                <w:sz w:val="20"/>
              </w:rPr>
            </w:pPr>
            <w:r>
              <w:rPr>
                <w:sz w:val="20"/>
              </w:rPr>
              <w:t>Outros</w:t>
            </w:r>
          </w:p>
        </w:tc>
        <w:tc>
          <w:tcPr>
            <w:tcW w:w="3700" w:type="dxa"/>
          </w:tcPr>
          <w:p w14:paraId="59E31417" w14:textId="77777777" w:rsidR="000A039A" w:rsidRDefault="000A039A" w:rsidP="00A6299C">
            <w:pPr>
              <w:pStyle w:val="TableParagraph"/>
              <w:rPr>
                <w:sz w:val="20"/>
              </w:rPr>
            </w:pPr>
            <w:r>
              <w:rPr>
                <w:sz w:val="20"/>
              </w:rPr>
              <w:t>FR_assinada_HCPA_20210140.pdf</w:t>
            </w:r>
          </w:p>
        </w:tc>
        <w:tc>
          <w:tcPr>
            <w:tcW w:w="1360" w:type="dxa"/>
          </w:tcPr>
          <w:p w14:paraId="77869450" w14:textId="77777777" w:rsidR="000A039A" w:rsidRDefault="000A039A" w:rsidP="00A6299C">
            <w:pPr>
              <w:pStyle w:val="TableParagraph"/>
              <w:ind w:left="209"/>
              <w:rPr>
                <w:sz w:val="20"/>
              </w:rPr>
            </w:pPr>
            <w:r>
              <w:rPr>
                <w:sz w:val="20"/>
              </w:rPr>
              <w:t>19/05/2021</w:t>
            </w:r>
          </w:p>
          <w:p w14:paraId="00F4B8BA" w14:textId="77777777" w:rsidR="000A039A" w:rsidRDefault="000A039A" w:rsidP="00A6299C">
            <w:pPr>
              <w:pStyle w:val="TableParagraph"/>
              <w:spacing w:before="3" w:line="195" w:lineRule="exact"/>
              <w:ind w:left="320"/>
              <w:rPr>
                <w:sz w:val="20"/>
              </w:rPr>
            </w:pPr>
            <w:r>
              <w:rPr>
                <w:sz w:val="20"/>
              </w:rPr>
              <w:t>09:57:16</w:t>
            </w:r>
          </w:p>
        </w:tc>
        <w:tc>
          <w:tcPr>
            <w:tcW w:w="2000" w:type="dxa"/>
          </w:tcPr>
          <w:p w14:paraId="475F6E31" w14:textId="77777777" w:rsidR="000A039A" w:rsidRDefault="000A039A" w:rsidP="00A6299C">
            <w:pPr>
              <w:pStyle w:val="TableParagraph"/>
              <w:rPr>
                <w:sz w:val="20"/>
              </w:rPr>
            </w:pPr>
            <w:r>
              <w:rPr>
                <w:sz w:val="20"/>
              </w:rPr>
              <w:t>Eva Mônica Dias</w:t>
            </w:r>
          </w:p>
          <w:p w14:paraId="3313379A" w14:textId="77777777" w:rsidR="000A039A" w:rsidRDefault="000A039A" w:rsidP="00A6299C">
            <w:pPr>
              <w:pStyle w:val="TableParagraph"/>
              <w:spacing w:before="3" w:line="195" w:lineRule="exact"/>
              <w:rPr>
                <w:sz w:val="20"/>
              </w:rPr>
            </w:pPr>
            <w:r>
              <w:rPr>
                <w:sz w:val="20"/>
              </w:rPr>
              <w:t>Gonçalves</w:t>
            </w:r>
          </w:p>
        </w:tc>
        <w:tc>
          <w:tcPr>
            <w:tcW w:w="900" w:type="dxa"/>
          </w:tcPr>
          <w:p w14:paraId="0348E02C" w14:textId="77777777" w:rsidR="000A039A" w:rsidRDefault="000A039A" w:rsidP="00A6299C">
            <w:pPr>
              <w:pStyle w:val="TableParagraph"/>
              <w:ind w:left="0" w:right="120"/>
              <w:jc w:val="right"/>
              <w:rPr>
                <w:sz w:val="20"/>
              </w:rPr>
            </w:pPr>
            <w:r>
              <w:rPr>
                <w:sz w:val="20"/>
              </w:rPr>
              <w:t>Aceito</w:t>
            </w:r>
          </w:p>
        </w:tc>
      </w:tr>
      <w:tr w:rsidR="000A039A" w14:paraId="27E8FF14" w14:textId="77777777" w:rsidTr="00A6299C">
        <w:trPr>
          <w:trHeight w:val="440"/>
        </w:trPr>
        <w:tc>
          <w:tcPr>
            <w:tcW w:w="1960" w:type="dxa"/>
          </w:tcPr>
          <w:p w14:paraId="4F452644" w14:textId="77777777" w:rsidR="000A039A" w:rsidRDefault="000A039A" w:rsidP="00A6299C">
            <w:pPr>
              <w:pStyle w:val="TableParagraph"/>
              <w:rPr>
                <w:sz w:val="20"/>
              </w:rPr>
            </w:pPr>
            <w:r>
              <w:rPr>
                <w:sz w:val="20"/>
              </w:rPr>
              <w:t>Folha de Rosto</w:t>
            </w:r>
          </w:p>
        </w:tc>
        <w:tc>
          <w:tcPr>
            <w:tcW w:w="3700" w:type="dxa"/>
          </w:tcPr>
          <w:p w14:paraId="2AD9DF36" w14:textId="77777777" w:rsidR="000A039A" w:rsidRDefault="000A039A" w:rsidP="00A6299C">
            <w:pPr>
              <w:pStyle w:val="TableParagraph"/>
              <w:rPr>
                <w:sz w:val="20"/>
              </w:rPr>
            </w:pPr>
            <w:r>
              <w:rPr>
                <w:sz w:val="20"/>
              </w:rPr>
              <w:t>folhaDeRosto.pdf</w:t>
            </w:r>
          </w:p>
        </w:tc>
        <w:tc>
          <w:tcPr>
            <w:tcW w:w="1360" w:type="dxa"/>
          </w:tcPr>
          <w:p w14:paraId="0354F2A9" w14:textId="77777777" w:rsidR="000A039A" w:rsidRDefault="000A039A" w:rsidP="00A6299C">
            <w:pPr>
              <w:pStyle w:val="TableParagraph"/>
              <w:ind w:left="209"/>
              <w:rPr>
                <w:sz w:val="20"/>
              </w:rPr>
            </w:pPr>
            <w:r>
              <w:rPr>
                <w:sz w:val="20"/>
              </w:rPr>
              <w:t>14/05/2021</w:t>
            </w:r>
          </w:p>
          <w:p w14:paraId="6CEE0147" w14:textId="77777777" w:rsidR="000A039A" w:rsidRDefault="000A039A" w:rsidP="00A6299C">
            <w:pPr>
              <w:pStyle w:val="TableParagraph"/>
              <w:spacing w:before="3" w:line="195" w:lineRule="exact"/>
              <w:ind w:left="320"/>
              <w:rPr>
                <w:sz w:val="20"/>
              </w:rPr>
            </w:pPr>
            <w:r>
              <w:rPr>
                <w:sz w:val="20"/>
              </w:rPr>
              <w:t>14:10:41</w:t>
            </w:r>
          </w:p>
        </w:tc>
        <w:tc>
          <w:tcPr>
            <w:tcW w:w="2000" w:type="dxa"/>
          </w:tcPr>
          <w:p w14:paraId="01B3F05E" w14:textId="77777777" w:rsidR="000A039A" w:rsidRDefault="000A039A" w:rsidP="00A6299C">
            <w:pPr>
              <w:pStyle w:val="TableParagraph"/>
              <w:rPr>
                <w:sz w:val="20"/>
              </w:rPr>
            </w:pPr>
            <w:r>
              <w:rPr>
                <w:sz w:val="20"/>
              </w:rPr>
              <w:t>Stéfanie Thieme</w:t>
            </w:r>
          </w:p>
          <w:p w14:paraId="6F18FC05" w14:textId="77777777" w:rsidR="000A039A" w:rsidRDefault="000A039A" w:rsidP="00A6299C">
            <w:pPr>
              <w:pStyle w:val="TableParagraph"/>
              <w:spacing w:before="3" w:line="195" w:lineRule="exact"/>
              <w:rPr>
                <w:sz w:val="20"/>
              </w:rPr>
            </w:pPr>
            <w:r>
              <w:rPr>
                <w:sz w:val="20"/>
              </w:rPr>
              <w:t>Perotto</w:t>
            </w:r>
          </w:p>
        </w:tc>
        <w:tc>
          <w:tcPr>
            <w:tcW w:w="900" w:type="dxa"/>
          </w:tcPr>
          <w:p w14:paraId="2C893CAA" w14:textId="77777777" w:rsidR="000A039A" w:rsidRDefault="000A039A" w:rsidP="00A6299C">
            <w:pPr>
              <w:pStyle w:val="TableParagraph"/>
              <w:ind w:left="0" w:right="120"/>
              <w:jc w:val="right"/>
              <w:rPr>
                <w:sz w:val="20"/>
              </w:rPr>
            </w:pPr>
            <w:r>
              <w:rPr>
                <w:sz w:val="20"/>
              </w:rPr>
              <w:t>Aceito</w:t>
            </w:r>
          </w:p>
        </w:tc>
      </w:tr>
      <w:tr w:rsidR="000A039A" w14:paraId="70042763" w14:textId="77777777" w:rsidTr="00A6299C">
        <w:trPr>
          <w:trHeight w:val="440"/>
        </w:trPr>
        <w:tc>
          <w:tcPr>
            <w:tcW w:w="1960" w:type="dxa"/>
          </w:tcPr>
          <w:p w14:paraId="308E7A62" w14:textId="77777777" w:rsidR="000A039A" w:rsidRDefault="000A039A" w:rsidP="00A6299C">
            <w:pPr>
              <w:pStyle w:val="TableParagraph"/>
              <w:rPr>
                <w:sz w:val="20"/>
              </w:rPr>
            </w:pPr>
            <w:r>
              <w:rPr>
                <w:sz w:val="20"/>
              </w:rPr>
              <w:t>Outros</w:t>
            </w:r>
          </w:p>
        </w:tc>
        <w:tc>
          <w:tcPr>
            <w:tcW w:w="3700" w:type="dxa"/>
          </w:tcPr>
          <w:p w14:paraId="64F9CC74" w14:textId="77777777" w:rsidR="000A039A" w:rsidRDefault="000A039A" w:rsidP="00A6299C">
            <w:pPr>
              <w:pStyle w:val="TableParagraph"/>
              <w:rPr>
                <w:sz w:val="20"/>
              </w:rPr>
            </w:pPr>
            <w:r>
              <w:rPr>
                <w:sz w:val="20"/>
              </w:rPr>
              <w:t>Parecer_Financeiro_GPPG.pdf</w:t>
            </w:r>
          </w:p>
        </w:tc>
        <w:tc>
          <w:tcPr>
            <w:tcW w:w="1360" w:type="dxa"/>
          </w:tcPr>
          <w:p w14:paraId="5E256996" w14:textId="77777777" w:rsidR="000A039A" w:rsidRDefault="000A039A" w:rsidP="00A6299C">
            <w:pPr>
              <w:pStyle w:val="TableParagraph"/>
              <w:ind w:left="209"/>
              <w:rPr>
                <w:sz w:val="20"/>
              </w:rPr>
            </w:pPr>
            <w:r>
              <w:rPr>
                <w:sz w:val="20"/>
              </w:rPr>
              <w:t>13/05/2021</w:t>
            </w:r>
          </w:p>
          <w:p w14:paraId="5C508B76" w14:textId="77777777" w:rsidR="000A039A" w:rsidRDefault="000A039A" w:rsidP="00A6299C">
            <w:pPr>
              <w:pStyle w:val="TableParagraph"/>
              <w:spacing w:before="3" w:line="195" w:lineRule="exact"/>
              <w:ind w:left="320"/>
              <w:rPr>
                <w:sz w:val="20"/>
              </w:rPr>
            </w:pPr>
            <w:r>
              <w:rPr>
                <w:sz w:val="20"/>
              </w:rPr>
              <w:t>21:20:57</w:t>
            </w:r>
          </w:p>
        </w:tc>
        <w:tc>
          <w:tcPr>
            <w:tcW w:w="2000" w:type="dxa"/>
          </w:tcPr>
          <w:p w14:paraId="19032442" w14:textId="77777777" w:rsidR="000A039A" w:rsidRDefault="000A039A" w:rsidP="00A6299C">
            <w:pPr>
              <w:pStyle w:val="TableParagraph"/>
              <w:rPr>
                <w:sz w:val="20"/>
              </w:rPr>
            </w:pPr>
            <w:r>
              <w:rPr>
                <w:sz w:val="20"/>
              </w:rPr>
              <w:t>Stéfanie Thieme</w:t>
            </w:r>
          </w:p>
          <w:p w14:paraId="2892AB28" w14:textId="77777777" w:rsidR="000A039A" w:rsidRDefault="000A039A" w:rsidP="00A6299C">
            <w:pPr>
              <w:pStyle w:val="TableParagraph"/>
              <w:spacing w:before="3" w:line="195" w:lineRule="exact"/>
              <w:rPr>
                <w:sz w:val="20"/>
              </w:rPr>
            </w:pPr>
            <w:r>
              <w:rPr>
                <w:sz w:val="20"/>
              </w:rPr>
              <w:t>Perotto</w:t>
            </w:r>
          </w:p>
        </w:tc>
        <w:tc>
          <w:tcPr>
            <w:tcW w:w="900" w:type="dxa"/>
          </w:tcPr>
          <w:p w14:paraId="1DBCD355" w14:textId="77777777" w:rsidR="000A039A" w:rsidRDefault="000A039A" w:rsidP="00A6299C">
            <w:pPr>
              <w:pStyle w:val="TableParagraph"/>
              <w:ind w:left="0" w:right="120"/>
              <w:jc w:val="right"/>
              <w:rPr>
                <w:sz w:val="20"/>
              </w:rPr>
            </w:pPr>
            <w:r>
              <w:rPr>
                <w:sz w:val="20"/>
              </w:rPr>
              <w:t>Aceito</w:t>
            </w:r>
          </w:p>
        </w:tc>
      </w:tr>
      <w:tr w:rsidR="000A039A" w14:paraId="58E9A5AB" w14:textId="77777777" w:rsidTr="00A6299C">
        <w:trPr>
          <w:trHeight w:val="440"/>
        </w:trPr>
        <w:tc>
          <w:tcPr>
            <w:tcW w:w="1960" w:type="dxa"/>
          </w:tcPr>
          <w:p w14:paraId="6A67F40D" w14:textId="77777777" w:rsidR="000A039A" w:rsidRDefault="000A039A" w:rsidP="00A6299C">
            <w:pPr>
              <w:pStyle w:val="TableParagraph"/>
              <w:rPr>
                <w:sz w:val="20"/>
              </w:rPr>
            </w:pPr>
            <w:r>
              <w:rPr>
                <w:sz w:val="20"/>
              </w:rPr>
              <w:t>Outros</w:t>
            </w:r>
          </w:p>
        </w:tc>
        <w:tc>
          <w:tcPr>
            <w:tcW w:w="3700" w:type="dxa"/>
          </w:tcPr>
          <w:p w14:paraId="310A96ED" w14:textId="77777777" w:rsidR="000A039A" w:rsidRDefault="000A039A" w:rsidP="00A6299C">
            <w:pPr>
              <w:pStyle w:val="TableParagraph"/>
              <w:rPr>
                <w:sz w:val="20"/>
              </w:rPr>
            </w:pPr>
            <w:r>
              <w:rPr>
                <w:sz w:val="20"/>
              </w:rPr>
              <w:t>Parecer_UAMP.pdf</w:t>
            </w:r>
          </w:p>
        </w:tc>
        <w:tc>
          <w:tcPr>
            <w:tcW w:w="1360" w:type="dxa"/>
          </w:tcPr>
          <w:p w14:paraId="7E4CD3C4" w14:textId="77777777" w:rsidR="000A039A" w:rsidRDefault="000A039A" w:rsidP="00A6299C">
            <w:pPr>
              <w:pStyle w:val="TableParagraph"/>
              <w:ind w:left="209"/>
              <w:rPr>
                <w:sz w:val="20"/>
              </w:rPr>
            </w:pPr>
            <w:r>
              <w:rPr>
                <w:sz w:val="20"/>
              </w:rPr>
              <w:t>13/05/2021</w:t>
            </w:r>
          </w:p>
          <w:p w14:paraId="646505F4" w14:textId="77777777" w:rsidR="000A039A" w:rsidRDefault="000A039A" w:rsidP="00A6299C">
            <w:pPr>
              <w:pStyle w:val="TableParagraph"/>
              <w:spacing w:before="3" w:line="195" w:lineRule="exact"/>
              <w:ind w:left="320"/>
              <w:rPr>
                <w:sz w:val="20"/>
              </w:rPr>
            </w:pPr>
            <w:r>
              <w:rPr>
                <w:sz w:val="20"/>
              </w:rPr>
              <w:t>21:20:43</w:t>
            </w:r>
          </w:p>
        </w:tc>
        <w:tc>
          <w:tcPr>
            <w:tcW w:w="2000" w:type="dxa"/>
          </w:tcPr>
          <w:p w14:paraId="12A2564F" w14:textId="77777777" w:rsidR="000A039A" w:rsidRDefault="000A039A" w:rsidP="00A6299C">
            <w:pPr>
              <w:pStyle w:val="TableParagraph"/>
              <w:rPr>
                <w:sz w:val="20"/>
              </w:rPr>
            </w:pPr>
            <w:r>
              <w:rPr>
                <w:sz w:val="20"/>
              </w:rPr>
              <w:t>Stéfanie Thieme</w:t>
            </w:r>
          </w:p>
          <w:p w14:paraId="78D5C10E" w14:textId="77777777" w:rsidR="000A039A" w:rsidRDefault="000A039A" w:rsidP="00A6299C">
            <w:pPr>
              <w:pStyle w:val="TableParagraph"/>
              <w:spacing w:before="3" w:line="195" w:lineRule="exact"/>
              <w:rPr>
                <w:sz w:val="20"/>
              </w:rPr>
            </w:pPr>
            <w:r>
              <w:rPr>
                <w:sz w:val="20"/>
              </w:rPr>
              <w:t>Perotto</w:t>
            </w:r>
          </w:p>
        </w:tc>
        <w:tc>
          <w:tcPr>
            <w:tcW w:w="900" w:type="dxa"/>
          </w:tcPr>
          <w:p w14:paraId="3B5C244E" w14:textId="77777777" w:rsidR="000A039A" w:rsidRDefault="000A039A" w:rsidP="00A6299C">
            <w:pPr>
              <w:pStyle w:val="TableParagraph"/>
              <w:ind w:left="0" w:right="120"/>
              <w:jc w:val="right"/>
              <w:rPr>
                <w:sz w:val="20"/>
              </w:rPr>
            </w:pPr>
            <w:r>
              <w:rPr>
                <w:sz w:val="20"/>
              </w:rPr>
              <w:t>Aceito</w:t>
            </w:r>
          </w:p>
        </w:tc>
      </w:tr>
      <w:tr w:rsidR="000A039A" w14:paraId="7EACF72F" w14:textId="77777777" w:rsidTr="00A6299C">
        <w:trPr>
          <w:trHeight w:val="440"/>
        </w:trPr>
        <w:tc>
          <w:tcPr>
            <w:tcW w:w="1960" w:type="dxa"/>
          </w:tcPr>
          <w:p w14:paraId="16856917" w14:textId="77777777" w:rsidR="000A039A" w:rsidRDefault="000A039A" w:rsidP="00A6299C">
            <w:pPr>
              <w:pStyle w:val="TableParagraph"/>
              <w:rPr>
                <w:sz w:val="20"/>
              </w:rPr>
            </w:pPr>
            <w:r>
              <w:rPr>
                <w:sz w:val="20"/>
              </w:rPr>
              <w:t>Declaração de</w:t>
            </w:r>
          </w:p>
          <w:p w14:paraId="171D5446" w14:textId="77777777" w:rsidR="000A039A" w:rsidRDefault="000A039A" w:rsidP="00A6299C">
            <w:pPr>
              <w:pStyle w:val="TableParagraph"/>
              <w:spacing w:before="3" w:line="195" w:lineRule="exact"/>
              <w:rPr>
                <w:sz w:val="20"/>
              </w:rPr>
            </w:pPr>
            <w:r>
              <w:rPr>
                <w:sz w:val="20"/>
              </w:rPr>
              <w:t>Pesquisadores</w:t>
            </w:r>
          </w:p>
        </w:tc>
        <w:tc>
          <w:tcPr>
            <w:tcW w:w="3700" w:type="dxa"/>
          </w:tcPr>
          <w:p w14:paraId="5B36CEC1" w14:textId="77777777" w:rsidR="000A039A" w:rsidRDefault="000A039A" w:rsidP="00A6299C">
            <w:pPr>
              <w:pStyle w:val="TableParagraph"/>
              <w:rPr>
                <w:sz w:val="20"/>
              </w:rPr>
            </w:pPr>
            <w:r>
              <w:rPr>
                <w:sz w:val="20"/>
              </w:rPr>
              <w:t>AnexoIV_Declaracao_de_cumprimento_</w:t>
            </w:r>
          </w:p>
          <w:p w14:paraId="60A6AD56" w14:textId="77777777" w:rsidR="000A039A" w:rsidRDefault="000A039A" w:rsidP="00A6299C">
            <w:pPr>
              <w:pStyle w:val="TableParagraph"/>
              <w:spacing w:before="3" w:line="195" w:lineRule="exact"/>
              <w:rPr>
                <w:sz w:val="20"/>
              </w:rPr>
            </w:pPr>
            <w:r>
              <w:rPr>
                <w:sz w:val="20"/>
              </w:rPr>
              <w:t>da_LGPD.pdf</w:t>
            </w:r>
          </w:p>
        </w:tc>
        <w:tc>
          <w:tcPr>
            <w:tcW w:w="1360" w:type="dxa"/>
          </w:tcPr>
          <w:p w14:paraId="7554934E" w14:textId="77777777" w:rsidR="000A039A" w:rsidRDefault="000A039A" w:rsidP="00A6299C">
            <w:pPr>
              <w:pStyle w:val="TableParagraph"/>
              <w:ind w:left="209"/>
              <w:rPr>
                <w:sz w:val="20"/>
              </w:rPr>
            </w:pPr>
            <w:r>
              <w:rPr>
                <w:sz w:val="20"/>
              </w:rPr>
              <w:t>13/05/2021</w:t>
            </w:r>
          </w:p>
          <w:p w14:paraId="48A41A16" w14:textId="77777777" w:rsidR="000A039A" w:rsidRDefault="000A039A" w:rsidP="00A6299C">
            <w:pPr>
              <w:pStyle w:val="TableParagraph"/>
              <w:spacing w:before="3" w:line="195" w:lineRule="exact"/>
              <w:ind w:left="320"/>
              <w:rPr>
                <w:sz w:val="20"/>
              </w:rPr>
            </w:pPr>
            <w:r>
              <w:rPr>
                <w:sz w:val="20"/>
              </w:rPr>
              <w:t>21:20:00</w:t>
            </w:r>
          </w:p>
        </w:tc>
        <w:tc>
          <w:tcPr>
            <w:tcW w:w="2000" w:type="dxa"/>
          </w:tcPr>
          <w:p w14:paraId="5A89967B" w14:textId="77777777" w:rsidR="000A039A" w:rsidRDefault="000A039A" w:rsidP="00A6299C">
            <w:pPr>
              <w:pStyle w:val="TableParagraph"/>
              <w:rPr>
                <w:sz w:val="20"/>
              </w:rPr>
            </w:pPr>
            <w:r>
              <w:rPr>
                <w:sz w:val="20"/>
              </w:rPr>
              <w:t>Stéfanie Thieme</w:t>
            </w:r>
          </w:p>
          <w:p w14:paraId="6B5EDA60" w14:textId="77777777" w:rsidR="000A039A" w:rsidRDefault="000A039A" w:rsidP="00A6299C">
            <w:pPr>
              <w:pStyle w:val="TableParagraph"/>
              <w:spacing w:before="3" w:line="195" w:lineRule="exact"/>
              <w:rPr>
                <w:sz w:val="20"/>
              </w:rPr>
            </w:pPr>
            <w:r>
              <w:rPr>
                <w:sz w:val="20"/>
              </w:rPr>
              <w:t>Perotto</w:t>
            </w:r>
          </w:p>
        </w:tc>
        <w:tc>
          <w:tcPr>
            <w:tcW w:w="900" w:type="dxa"/>
          </w:tcPr>
          <w:p w14:paraId="30EC9215" w14:textId="77777777" w:rsidR="000A039A" w:rsidRDefault="000A039A" w:rsidP="00A6299C">
            <w:pPr>
              <w:pStyle w:val="TableParagraph"/>
              <w:ind w:left="0" w:right="120"/>
              <w:jc w:val="right"/>
              <w:rPr>
                <w:sz w:val="20"/>
              </w:rPr>
            </w:pPr>
            <w:r>
              <w:rPr>
                <w:sz w:val="20"/>
              </w:rPr>
              <w:t>Aceito</w:t>
            </w:r>
          </w:p>
        </w:tc>
      </w:tr>
      <w:tr w:rsidR="000A039A" w14:paraId="293172AF" w14:textId="77777777" w:rsidTr="00A6299C">
        <w:trPr>
          <w:trHeight w:val="440"/>
        </w:trPr>
        <w:tc>
          <w:tcPr>
            <w:tcW w:w="1960" w:type="dxa"/>
          </w:tcPr>
          <w:p w14:paraId="4C93B1D2" w14:textId="77777777" w:rsidR="000A039A" w:rsidRDefault="000A039A" w:rsidP="00A6299C">
            <w:pPr>
              <w:pStyle w:val="TableParagraph"/>
              <w:rPr>
                <w:sz w:val="20"/>
              </w:rPr>
            </w:pPr>
            <w:r>
              <w:rPr>
                <w:sz w:val="20"/>
              </w:rPr>
              <w:t>Outros</w:t>
            </w:r>
          </w:p>
        </w:tc>
        <w:tc>
          <w:tcPr>
            <w:tcW w:w="3700" w:type="dxa"/>
          </w:tcPr>
          <w:p w14:paraId="5919A6EB" w14:textId="77777777" w:rsidR="000A039A" w:rsidRDefault="000A039A" w:rsidP="00A6299C">
            <w:pPr>
              <w:pStyle w:val="TableParagraph"/>
              <w:rPr>
                <w:sz w:val="20"/>
              </w:rPr>
            </w:pPr>
            <w:r>
              <w:rPr>
                <w:sz w:val="20"/>
              </w:rPr>
              <w:t>AnexoII_TCLE_projeto_140581.pdf</w:t>
            </w:r>
          </w:p>
        </w:tc>
        <w:tc>
          <w:tcPr>
            <w:tcW w:w="1360" w:type="dxa"/>
          </w:tcPr>
          <w:p w14:paraId="48257936" w14:textId="77777777" w:rsidR="000A039A" w:rsidRDefault="000A039A" w:rsidP="00A6299C">
            <w:pPr>
              <w:pStyle w:val="TableParagraph"/>
              <w:ind w:left="209"/>
              <w:rPr>
                <w:sz w:val="20"/>
              </w:rPr>
            </w:pPr>
            <w:r>
              <w:rPr>
                <w:sz w:val="20"/>
              </w:rPr>
              <w:t>13/05/2021</w:t>
            </w:r>
          </w:p>
          <w:p w14:paraId="60A7DF69" w14:textId="77777777" w:rsidR="000A039A" w:rsidRDefault="000A039A" w:rsidP="00A6299C">
            <w:pPr>
              <w:pStyle w:val="TableParagraph"/>
              <w:spacing w:before="3" w:line="195" w:lineRule="exact"/>
              <w:ind w:left="320"/>
              <w:rPr>
                <w:sz w:val="20"/>
              </w:rPr>
            </w:pPr>
            <w:r>
              <w:rPr>
                <w:sz w:val="20"/>
              </w:rPr>
              <w:t>21:19:21</w:t>
            </w:r>
          </w:p>
        </w:tc>
        <w:tc>
          <w:tcPr>
            <w:tcW w:w="2000" w:type="dxa"/>
          </w:tcPr>
          <w:p w14:paraId="2332B456" w14:textId="77777777" w:rsidR="000A039A" w:rsidRDefault="000A039A" w:rsidP="00A6299C">
            <w:pPr>
              <w:pStyle w:val="TableParagraph"/>
              <w:rPr>
                <w:sz w:val="20"/>
              </w:rPr>
            </w:pPr>
            <w:r>
              <w:rPr>
                <w:sz w:val="20"/>
              </w:rPr>
              <w:t>Stéfanie Thieme</w:t>
            </w:r>
          </w:p>
          <w:p w14:paraId="6B3CFE03" w14:textId="77777777" w:rsidR="000A039A" w:rsidRDefault="000A039A" w:rsidP="00A6299C">
            <w:pPr>
              <w:pStyle w:val="TableParagraph"/>
              <w:spacing w:before="3" w:line="195" w:lineRule="exact"/>
              <w:rPr>
                <w:sz w:val="20"/>
              </w:rPr>
            </w:pPr>
            <w:r>
              <w:rPr>
                <w:sz w:val="20"/>
              </w:rPr>
              <w:t>Perotto</w:t>
            </w:r>
          </w:p>
        </w:tc>
        <w:tc>
          <w:tcPr>
            <w:tcW w:w="900" w:type="dxa"/>
          </w:tcPr>
          <w:p w14:paraId="1DE9B0D4" w14:textId="77777777" w:rsidR="000A039A" w:rsidRDefault="000A039A" w:rsidP="00A6299C">
            <w:pPr>
              <w:pStyle w:val="TableParagraph"/>
              <w:ind w:left="0" w:right="120"/>
              <w:jc w:val="right"/>
              <w:rPr>
                <w:sz w:val="20"/>
              </w:rPr>
            </w:pPr>
            <w:r>
              <w:rPr>
                <w:sz w:val="20"/>
              </w:rPr>
              <w:t>Aceito</w:t>
            </w:r>
          </w:p>
        </w:tc>
      </w:tr>
      <w:tr w:rsidR="000A039A" w14:paraId="182E095B" w14:textId="77777777" w:rsidTr="00A6299C">
        <w:trPr>
          <w:trHeight w:val="440"/>
        </w:trPr>
        <w:tc>
          <w:tcPr>
            <w:tcW w:w="1960" w:type="dxa"/>
          </w:tcPr>
          <w:p w14:paraId="690969DB" w14:textId="77777777" w:rsidR="000A039A" w:rsidRDefault="000A039A" w:rsidP="00A6299C">
            <w:pPr>
              <w:pStyle w:val="TableParagraph"/>
              <w:rPr>
                <w:sz w:val="20"/>
              </w:rPr>
            </w:pPr>
            <w:r>
              <w:rPr>
                <w:sz w:val="20"/>
              </w:rPr>
              <w:t>Declaração de</w:t>
            </w:r>
          </w:p>
          <w:p w14:paraId="292EDEEF" w14:textId="77777777" w:rsidR="000A039A" w:rsidRDefault="000A039A" w:rsidP="00A6299C">
            <w:pPr>
              <w:pStyle w:val="TableParagraph"/>
              <w:spacing w:before="3" w:line="195" w:lineRule="exact"/>
              <w:rPr>
                <w:sz w:val="20"/>
              </w:rPr>
            </w:pPr>
            <w:r>
              <w:rPr>
                <w:sz w:val="20"/>
              </w:rPr>
              <w:t>concordância</w:t>
            </w:r>
          </w:p>
        </w:tc>
        <w:tc>
          <w:tcPr>
            <w:tcW w:w="3700" w:type="dxa"/>
          </w:tcPr>
          <w:p w14:paraId="062B51A4" w14:textId="77777777" w:rsidR="000A039A" w:rsidRDefault="000A039A" w:rsidP="00A6299C">
            <w:pPr>
              <w:pStyle w:val="TableParagraph"/>
              <w:rPr>
                <w:sz w:val="20"/>
              </w:rPr>
            </w:pPr>
            <w:r>
              <w:rPr>
                <w:sz w:val="20"/>
              </w:rPr>
              <w:t>AnexoI_Autorizacao_pesquisador_respo</w:t>
            </w:r>
          </w:p>
          <w:p w14:paraId="46E7B9C0" w14:textId="77777777" w:rsidR="000A039A" w:rsidRDefault="000A039A" w:rsidP="00A6299C">
            <w:pPr>
              <w:pStyle w:val="TableParagraph"/>
              <w:spacing w:before="3" w:line="195" w:lineRule="exact"/>
              <w:rPr>
                <w:sz w:val="20"/>
              </w:rPr>
            </w:pPr>
            <w:r>
              <w:rPr>
                <w:sz w:val="20"/>
              </w:rPr>
              <w:t>nsavel.pdf</w:t>
            </w:r>
          </w:p>
        </w:tc>
        <w:tc>
          <w:tcPr>
            <w:tcW w:w="1360" w:type="dxa"/>
          </w:tcPr>
          <w:p w14:paraId="42CDC4EE" w14:textId="77777777" w:rsidR="000A039A" w:rsidRDefault="000A039A" w:rsidP="00A6299C">
            <w:pPr>
              <w:pStyle w:val="TableParagraph"/>
              <w:ind w:left="209"/>
              <w:rPr>
                <w:sz w:val="20"/>
              </w:rPr>
            </w:pPr>
            <w:r>
              <w:rPr>
                <w:sz w:val="20"/>
              </w:rPr>
              <w:t>13/05/2021</w:t>
            </w:r>
          </w:p>
          <w:p w14:paraId="6B08B18E" w14:textId="77777777" w:rsidR="000A039A" w:rsidRDefault="000A039A" w:rsidP="00A6299C">
            <w:pPr>
              <w:pStyle w:val="TableParagraph"/>
              <w:spacing w:before="3" w:line="195" w:lineRule="exact"/>
              <w:ind w:left="320"/>
              <w:rPr>
                <w:sz w:val="20"/>
              </w:rPr>
            </w:pPr>
            <w:r>
              <w:rPr>
                <w:sz w:val="20"/>
              </w:rPr>
              <w:t>21:18:58</w:t>
            </w:r>
          </w:p>
        </w:tc>
        <w:tc>
          <w:tcPr>
            <w:tcW w:w="2000" w:type="dxa"/>
          </w:tcPr>
          <w:p w14:paraId="47907F49" w14:textId="77777777" w:rsidR="000A039A" w:rsidRDefault="000A039A" w:rsidP="00A6299C">
            <w:pPr>
              <w:pStyle w:val="TableParagraph"/>
              <w:rPr>
                <w:sz w:val="20"/>
              </w:rPr>
            </w:pPr>
            <w:r>
              <w:rPr>
                <w:sz w:val="20"/>
              </w:rPr>
              <w:t>Stéfanie Thieme</w:t>
            </w:r>
          </w:p>
          <w:p w14:paraId="0D6FE02D" w14:textId="77777777" w:rsidR="000A039A" w:rsidRDefault="000A039A" w:rsidP="00A6299C">
            <w:pPr>
              <w:pStyle w:val="TableParagraph"/>
              <w:spacing w:before="3" w:line="195" w:lineRule="exact"/>
              <w:rPr>
                <w:sz w:val="20"/>
              </w:rPr>
            </w:pPr>
            <w:r>
              <w:rPr>
                <w:sz w:val="20"/>
              </w:rPr>
              <w:t>Perotto</w:t>
            </w:r>
          </w:p>
        </w:tc>
        <w:tc>
          <w:tcPr>
            <w:tcW w:w="900" w:type="dxa"/>
          </w:tcPr>
          <w:p w14:paraId="17F7CADC" w14:textId="77777777" w:rsidR="000A039A" w:rsidRDefault="000A039A" w:rsidP="00A6299C">
            <w:pPr>
              <w:pStyle w:val="TableParagraph"/>
              <w:ind w:left="0" w:right="120"/>
              <w:jc w:val="right"/>
              <w:rPr>
                <w:sz w:val="20"/>
              </w:rPr>
            </w:pPr>
            <w:r>
              <w:rPr>
                <w:sz w:val="20"/>
              </w:rPr>
              <w:t>Aceito</w:t>
            </w:r>
          </w:p>
        </w:tc>
      </w:tr>
      <w:tr w:rsidR="000A039A" w14:paraId="5D2CC87D" w14:textId="77777777" w:rsidTr="00A6299C">
        <w:trPr>
          <w:trHeight w:val="440"/>
        </w:trPr>
        <w:tc>
          <w:tcPr>
            <w:tcW w:w="1960" w:type="dxa"/>
          </w:tcPr>
          <w:p w14:paraId="39299AB6" w14:textId="77777777" w:rsidR="000A039A" w:rsidRDefault="000A039A" w:rsidP="00A6299C">
            <w:pPr>
              <w:pStyle w:val="TableParagraph"/>
              <w:rPr>
                <w:sz w:val="20"/>
              </w:rPr>
            </w:pPr>
            <w:r>
              <w:rPr>
                <w:sz w:val="20"/>
              </w:rPr>
              <w:t>Orçamento</w:t>
            </w:r>
          </w:p>
        </w:tc>
        <w:tc>
          <w:tcPr>
            <w:tcW w:w="3700" w:type="dxa"/>
          </w:tcPr>
          <w:p w14:paraId="0C2109DE" w14:textId="77777777" w:rsidR="000A039A" w:rsidRDefault="000A039A" w:rsidP="00A6299C">
            <w:pPr>
              <w:pStyle w:val="TableParagraph"/>
              <w:rPr>
                <w:sz w:val="20"/>
              </w:rPr>
            </w:pPr>
            <w:r>
              <w:rPr>
                <w:sz w:val="20"/>
              </w:rPr>
              <w:t>Orcamento.pdf</w:t>
            </w:r>
          </w:p>
        </w:tc>
        <w:tc>
          <w:tcPr>
            <w:tcW w:w="1360" w:type="dxa"/>
          </w:tcPr>
          <w:p w14:paraId="6A8443A4" w14:textId="77777777" w:rsidR="000A039A" w:rsidRDefault="000A039A" w:rsidP="00A6299C">
            <w:pPr>
              <w:pStyle w:val="TableParagraph"/>
              <w:ind w:left="209"/>
              <w:rPr>
                <w:sz w:val="20"/>
              </w:rPr>
            </w:pPr>
            <w:r>
              <w:rPr>
                <w:sz w:val="20"/>
              </w:rPr>
              <w:t>13/05/2021</w:t>
            </w:r>
          </w:p>
          <w:p w14:paraId="6F23DB0B" w14:textId="77777777" w:rsidR="000A039A" w:rsidRDefault="000A039A" w:rsidP="00A6299C">
            <w:pPr>
              <w:pStyle w:val="TableParagraph"/>
              <w:spacing w:before="3" w:line="195" w:lineRule="exact"/>
              <w:ind w:left="320"/>
              <w:rPr>
                <w:sz w:val="20"/>
              </w:rPr>
            </w:pPr>
            <w:r>
              <w:rPr>
                <w:sz w:val="20"/>
              </w:rPr>
              <w:t>21:18:17</w:t>
            </w:r>
          </w:p>
        </w:tc>
        <w:tc>
          <w:tcPr>
            <w:tcW w:w="2000" w:type="dxa"/>
          </w:tcPr>
          <w:p w14:paraId="4D97277C" w14:textId="77777777" w:rsidR="000A039A" w:rsidRDefault="000A039A" w:rsidP="00A6299C">
            <w:pPr>
              <w:pStyle w:val="TableParagraph"/>
              <w:rPr>
                <w:sz w:val="20"/>
              </w:rPr>
            </w:pPr>
            <w:r>
              <w:rPr>
                <w:sz w:val="20"/>
              </w:rPr>
              <w:t>Stéfanie Thieme</w:t>
            </w:r>
          </w:p>
          <w:p w14:paraId="3AD2AEDE" w14:textId="77777777" w:rsidR="000A039A" w:rsidRDefault="000A039A" w:rsidP="00A6299C">
            <w:pPr>
              <w:pStyle w:val="TableParagraph"/>
              <w:spacing w:before="3" w:line="195" w:lineRule="exact"/>
              <w:rPr>
                <w:sz w:val="20"/>
              </w:rPr>
            </w:pPr>
            <w:r>
              <w:rPr>
                <w:sz w:val="20"/>
              </w:rPr>
              <w:t>Perotto</w:t>
            </w:r>
          </w:p>
        </w:tc>
        <w:tc>
          <w:tcPr>
            <w:tcW w:w="900" w:type="dxa"/>
          </w:tcPr>
          <w:p w14:paraId="3F8B46ED" w14:textId="77777777" w:rsidR="000A039A" w:rsidRDefault="000A039A" w:rsidP="00A6299C">
            <w:pPr>
              <w:pStyle w:val="TableParagraph"/>
              <w:ind w:left="0" w:right="120"/>
              <w:jc w:val="right"/>
              <w:rPr>
                <w:sz w:val="20"/>
              </w:rPr>
            </w:pPr>
            <w:r>
              <w:rPr>
                <w:sz w:val="20"/>
              </w:rPr>
              <w:t>Aceito</w:t>
            </w:r>
          </w:p>
        </w:tc>
      </w:tr>
      <w:tr w:rsidR="000A039A" w14:paraId="69083BA9" w14:textId="77777777" w:rsidTr="00A6299C">
        <w:trPr>
          <w:trHeight w:val="440"/>
        </w:trPr>
        <w:tc>
          <w:tcPr>
            <w:tcW w:w="1960" w:type="dxa"/>
          </w:tcPr>
          <w:p w14:paraId="1A144DD0" w14:textId="77777777" w:rsidR="000A039A" w:rsidRDefault="000A039A" w:rsidP="00A6299C">
            <w:pPr>
              <w:pStyle w:val="TableParagraph"/>
              <w:rPr>
                <w:sz w:val="20"/>
              </w:rPr>
            </w:pPr>
            <w:r>
              <w:rPr>
                <w:sz w:val="20"/>
              </w:rPr>
              <w:t>Cronograma</w:t>
            </w:r>
          </w:p>
        </w:tc>
        <w:tc>
          <w:tcPr>
            <w:tcW w:w="3700" w:type="dxa"/>
          </w:tcPr>
          <w:p w14:paraId="17F9D558" w14:textId="77777777" w:rsidR="000A039A" w:rsidRDefault="000A039A" w:rsidP="00A6299C">
            <w:pPr>
              <w:pStyle w:val="TableParagraph"/>
              <w:rPr>
                <w:sz w:val="20"/>
              </w:rPr>
            </w:pPr>
            <w:r>
              <w:rPr>
                <w:sz w:val="20"/>
              </w:rPr>
              <w:t>Cronograma.pdf</w:t>
            </w:r>
          </w:p>
        </w:tc>
        <w:tc>
          <w:tcPr>
            <w:tcW w:w="1360" w:type="dxa"/>
          </w:tcPr>
          <w:p w14:paraId="667A4DF5" w14:textId="77777777" w:rsidR="000A039A" w:rsidRDefault="000A039A" w:rsidP="00A6299C">
            <w:pPr>
              <w:pStyle w:val="TableParagraph"/>
              <w:ind w:left="209"/>
              <w:rPr>
                <w:sz w:val="20"/>
              </w:rPr>
            </w:pPr>
            <w:r>
              <w:rPr>
                <w:sz w:val="20"/>
              </w:rPr>
              <w:t>13/05/2021</w:t>
            </w:r>
          </w:p>
          <w:p w14:paraId="7D0DAAA8" w14:textId="77777777" w:rsidR="000A039A" w:rsidRDefault="000A039A" w:rsidP="00A6299C">
            <w:pPr>
              <w:pStyle w:val="TableParagraph"/>
              <w:spacing w:before="3" w:line="195" w:lineRule="exact"/>
              <w:ind w:left="320"/>
              <w:rPr>
                <w:sz w:val="20"/>
              </w:rPr>
            </w:pPr>
            <w:r>
              <w:rPr>
                <w:sz w:val="20"/>
              </w:rPr>
              <w:t>21:18:07</w:t>
            </w:r>
          </w:p>
        </w:tc>
        <w:tc>
          <w:tcPr>
            <w:tcW w:w="2000" w:type="dxa"/>
          </w:tcPr>
          <w:p w14:paraId="1058FC80" w14:textId="77777777" w:rsidR="000A039A" w:rsidRDefault="000A039A" w:rsidP="00A6299C">
            <w:pPr>
              <w:pStyle w:val="TableParagraph"/>
              <w:rPr>
                <w:sz w:val="20"/>
              </w:rPr>
            </w:pPr>
            <w:r>
              <w:rPr>
                <w:sz w:val="20"/>
              </w:rPr>
              <w:t>Stéfanie Thieme</w:t>
            </w:r>
          </w:p>
          <w:p w14:paraId="40DB6B94" w14:textId="77777777" w:rsidR="000A039A" w:rsidRDefault="000A039A" w:rsidP="00A6299C">
            <w:pPr>
              <w:pStyle w:val="TableParagraph"/>
              <w:spacing w:before="3" w:line="195" w:lineRule="exact"/>
              <w:rPr>
                <w:sz w:val="20"/>
              </w:rPr>
            </w:pPr>
            <w:r>
              <w:rPr>
                <w:sz w:val="20"/>
              </w:rPr>
              <w:t>Perotto</w:t>
            </w:r>
          </w:p>
        </w:tc>
        <w:tc>
          <w:tcPr>
            <w:tcW w:w="900" w:type="dxa"/>
          </w:tcPr>
          <w:p w14:paraId="3CBAE5A2" w14:textId="77777777" w:rsidR="000A039A" w:rsidRDefault="000A039A" w:rsidP="00A6299C">
            <w:pPr>
              <w:pStyle w:val="TableParagraph"/>
              <w:ind w:left="0" w:right="120"/>
              <w:jc w:val="right"/>
              <w:rPr>
                <w:sz w:val="20"/>
              </w:rPr>
            </w:pPr>
            <w:r>
              <w:rPr>
                <w:sz w:val="20"/>
              </w:rPr>
              <w:t>Aceito</w:t>
            </w:r>
          </w:p>
        </w:tc>
      </w:tr>
    </w:tbl>
    <w:p w14:paraId="37333620" w14:textId="77777777" w:rsidR="000A039A" w:rsidRDefault="000A039A" w:rsidP="000A039A">
      <w:pPr>
        <w:rPr>
          <w:sz w:val="14"/>
        </w:rPr>
      </w:pPr>
    </w:p>
    <w:p w14:paraId="670D9AF4" w14:textId="77777777" w:rsidR="00DD63CA" w:rsidRPr="00DD63CA" w:rsidRDefault="00DD63CA">
      <w:pPr>
        <w:rPr>
          <w:sz w:val="14"/>
        </w:rPr>
      </w:pPr>
    </w:p>
    <w:p w14:paraId="2E1D161D" w14:textId="77777777" w:rsidR="00DD63CA" w:rsidRPr="00DD63CA" w:rsidRDefault="00DD63CA">
      <w:pPr>
        <w:rPr>
          <w:sz w:val="14"/>
        </w:rPr>
      </w:pPr>
    </w:p>
    <w:p w14:paraId="130C04E2" w14:textId="77777777" w:rsidR="00DD63CA" w:rsidRPr="00DD63CA" w:rsidRDefault="00DD63CA">
      <w:pPr>
        <w:rPr>
          <w:sz w:val="14"/>
        </w:rPr>
      </w:pPr>
    </w:p>
    <w:p w14:paraId="3310DAC9" w14:textId="77777777" w:rsidR="00DD63CA" w:rsidRPr="00DD63CA" w:rsidRDefault="00DD63CA">
      <w:pPr>
        <w:rPr>
          <w:sz w:val="14"/>
        </w:rPr>
      </w:pPr>
    </w:p>
    <w:p w14:paraId="075FE746" w14:textId="77777777" w:rsidR="00DD63CA" w:rsidRPr="00DD63CA" w:rsidRDefault="00DD63CA">
      <w:pPr>
        <w:rPr>
          <w:sz w:val="14"/>
        </w:rPr>
      </w:pPr>
    </w:p>
    <w:p w14:paraId="3A680085" w14:textId="77777777" w:rsidR="000A039A" w:rsidRDefault="000A039A" w:rsidP="0021493C">
      <w:pPr>
        <w:spacing w:before="94"/>
        <w:rPr>
          <w:b/>
          <w:sz w:val="20"/>
        </w:rPr>
      </w:pPr>
      <w:r>
        <w:rPr>
          <w:b/>
          <w:sz w:val="20"/>
        </w:rPr>
        <w:t>Situação do Parecer:</w:t>
      </w:r>
    </w:p>
    <w:p w14:paraId="42E8C096" w14:textId="77777777" w:rsidR="000A039A" w:rsidRDefault="000A039A" w:rsidP="000A039A">
      <w:pPr>
        <w:pStyle w:val="Corpodetexto"/>
        <w:spacing w:before="36"/>
        <w:ind w:left="140"/>
      </w:pPr>
      <w:r>
        <w:t>Aprovado</w:t>
      </w:r>
    </w:p>
    <w:p w14:paraId="76312543" w14:textId="77777777" w:rsidR="000A039A" w:rsidRDefault="000A039A" w:rsidP="000A039A">
      <w:pPr>
        <w:pStyle w:val="Ttulo1"/>
        <w:spacing w:before="124"/>
        <w:ind w:left="140"/>
      </w:pPr>
      <w:bookmarkStart w:id="1035" w:name="_Toc79664579"/>
      <w:r>
        <w:t>Necessita Apreciação da CONEP:</w:t>
      </w:r>
      <w:bookmarkEnd w:id="1035"/>
    </w:p>
    <w:p w14:paraId="566F7552" w14:textId="77777777" w:rsidR="000A039A" w:rsidRDefault="000A039A" w:rsidP="000A039A">
      <w:pPr>
        <w:pStyle w:val="Corpodetexto"/>
        <w:spacing w:before="36"/>
        <w:ind w:left="140"/>
      </w:pPr>
      <w:r>
        <w:t>Não</w:t>
      </w:r>
    </w:p>
    <w:p w14:paraId="0CF4BFE8" w14:textId="77777777" w:rsidR="000A039A" w:rsidRDefault="000A039A" w:rsidP="000A039A">
      <w:pPr>
        <w:pStyle w:val="Corpodetexto"/>
        <w:spacing w:before="8"/>
        <w:rPr>
          <w:sz w:val="8"/>
        </w:rPr>
      </w:pPr>
    </w:p>
    <w:p w14:paraId="2472D716" w14:textId="77777777" w:rsidR="000A039A" w:rsidRDefault="000A039A" w:rsidP="000A039A">
      <w:pPr>
        <w:pStyle w:val="Corpodetexto"/>
        <w:spacing w:before="93"/>
        <w:ind w:left="3160" w:right="3457"/>
        <w:jc w:val="center"/>
      </w:pPr>
      <w:r>
        <w:t xml:space="preserve">PORTO ALEGRE, 22 de </w:t>
      </w:r>
      <w:proofErr w:type="gramStart"/>
      <w:r>
        <w:t>Julho</w:t>
      </w:r>
      <w:proofErr w:type="gramEnd"/>
      <w:r>
        <w:t xml:space="preserve"> de 2021</w:t>
      </w:r>
    </w:p>
    <w:p w14:paraId="64B23C7C" w14:textId="77777777" w:rsidR="000A039A" w:rsidRDefault="000A039A" w:rsidP="000A039A">
      <w:pPr>
        <w:pStyle w:val="Corpodetexto"/>
      </w:pPr>
    </w:p>
    <w:p w14:paraId="24C7448E" w14:textId="55733916" w:rsidR="000A039A" w:rsidRDefault="000A039A" w:rsidP="000A039A">
      <w:pPr>
        <w:pStyle w:val="Corpodetexto"/>
        <w:spacing w:before="4"/>
        <w:rPr>
          <w:sz w:val="14"/>
        </w:rPr>
      </w:pPr>
      <w:r>
        <w:rPr>
          <w:noProof/>
          <w:sz w:val="20"/>
        </w:rPr>
        <mc:AlternateContent>
          <mc:Choice Requires="wps">
            <w:drawing>
              <wp:anchor distT="0" distB="0" distL="0" distR="0" simplePos="0" relativeHeight="251661824" behindDoc="1" locked="0" layoutInCell="1" allowOverlap="1" wp14:anchorId="74510805" wp14:editId="0BE7C4BD">
                <wp:simplePos x="0" y="0"/>
                <wp:positionH relativeFrom="page">
                  <wp:posOffset>2235200</wp:posOffset>
                </wp:positionH>
                <wp:positionV relativeFrom="paragraph">
                  <wp:posOffset>136525</wp:posOffset>
                </wp:positionV>
                <wp:extent cx="3073400" cy="1270"/>
                <wp:effectExtent l="6350" t="7620" r="15875" b="10160"/>
                <wp:wrapTopAndBottom/>
                <wp:docPr id="57" name="Forma Livre: Form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3400" cy="1270"/>
                        </a:xfrm>
                        <a:custGeom>
                          <a:avLst/>
                          <a:gdLst>
                            <a:gd name="T0" fmla="+- 0 3520 3520"/>
                            <a:gd name="T1" fmla="*/ T0 w 4840"/>
                            <a:gd name="T2" fmla="+- 0 8360 3520"/>
                            <a:gd name="T3" fmla="*/ T2 w 4840"/>
                          </a:gdLst>
                          <a:ahLst/>
                          <a:cxnLst>
                            <a:cxn ang="0">
                              <a:pos x="T1" y="0"/>
                            </a:cxn>
                            <a:cxn ang="0">
                              <a:pos x="T3" y="0"/>
                            </a:cxn>
                          </a:cxnLst>
                          <a:rect l="0" t="0" r="r" b="b"/>
                          <a:pathLst>
                            <a:path w="4840">
                              <a:moveTo>
                                <a:pt x="0" y="0"/>
                              </a:moveTo>
                              <a:lnTo>
                                <a:pt x="484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D6AA7" id="Forma Livre: Forma 57" o:spid="_x0000_s1026" style="position:absolute;margin-left:176pt;margin-top:10.75pt;width:242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" path="m,l4840,e" filled="f" strokeweight="1pt">
                <v:path arrowok="t" o:connecttype="custom" o:connectlocs="0,0;3073400,0" o:connectangles="0,0"/>
                <w10:wrap type="topAndBottom" anchorx="page"/>
              </v:shape>
            </w:pict>
          </mc:Fallback>
        </mc:AlternateContent>
      </w:r>
    </w:p>
    <w:p w14:paraId="0B9DB775" w14:textId="77777777" w:rsidR="000A039A" w:rsidRDefault="000A039A" w:rsidP="000A039A">
      <w:pPr>
        <w:jc w:val="center"/>
      </w:pPr>
      <w:r>
        <w:t>Assinado por: Têmis Maria Félix (Coordenador(a))</w:t>
      </w:r>
    </w:p>
    <w:p w14:paraId="6DC487A4" w14:textId="3C93BC00" w:rsidR="009C0540" w:rsidRDefault="009C0540">
      <w:pPr>
        <w:rPr>
          <w:rFonts w:cs="Times New Roman"/>
        </w:rPr>
      </w:pPr>
    </w:p>
    <w:p w14:paraId="51D5D171" w14:textId="1B284499" w:rsidR="009C44E8" w:rsidRDefault="009C44E8" w:rsidP="00C555FB">
      <w:pPr>
        <w:rPr>
          <w:rFonts w:cs="Times New Roman"/>
        </w:rPr>
      </w:pPr>
    </w:p>
    <w:p w14:paraId="72DC63D1" w14:textId="0BEE38A6" w:rsidR="000A039A" w:rsidRDefault="000A039A" w:rsidP="00C555FB">
      <w:pPr>
        <w:rPr>
          <w:rFonts w:cs="Times New Roman"/>
        </w:rPr>
      </w:pPr>
    </w:p>
    <w:p w14:paraId="4CFFE530" w14:textId="5AFD84A9" w:rsidR="000A039A" w:rsidRDefault="000A039A" w:rsidP="00C555FB">
      <w:pPr>
        <w:rPr>
          <w:rFonts w:cs="Times New Roman"/>
        </w:rPr>
      </w:pPr>
    </w:p>
    <w:p w14:paraId="4AD73C82" w14:textId="434DCB94" w:rsidR="000A039A" w:rsidRDefault="000A039A" w:rsidP="00C555FB">
      <w:pPr>
        <w:rPr>
          <w:rFonts w:cs="Times New Roman"/>
        </w:rPr>
      </w:pPr>
    </w:p>
    <w:p w14:paraId="1A87CF00" w14:textId="55214B56" w:rsidR="000A039A" w:rsidRDefault="000A039A" w:rsidP="00C555FB">
      <w:pPr>
        <w:rPr>
          <w:rFonts w:cs="Times New Roman"/>
        </w:rPr>
      </w:pPr>
    </w:p>
    <w:p w14:paraId="79540991" w14:textId="64BEB43F" w:rsidR="000A039A" w:rsidRDefault="000A039A" w:rsidP="00C555FB">
      <w:pPr>
        <w:rPr>
          <w:rFonts w:cs="Times New Roman"/>
        </w:rPr>
      </w:pPr>
    </w:p>
    <w:p w14:paraId="452A5725" w14:textId="77777777" w:rsidR="00DD63CA" w:rsidRDefault="00DD63CA" w:rsidP="00C555FB">
      <w:pPr>
        <w:rPr>
          <w:rFonts w:cs="Times New Roman"/>
        </w:rPr>
      </w:pPr>
    </w:p>
    <w:p w14:paraId="304DE33B" w14:textId="77777777" w:rsidR="00DD63CA" w:rsidRDefault="00DD63CA" w:rsidP="006C2CA2">
      <w:pPr>
        <w:pStyle w:val="Estilo1lj"/>
        <w:sectPr w:rsidR="00DD63CA" w:rsidSect="00BE53E5">
          <w:headerReference w:type="default" r:id="rId23"/>
          <w:type w:val="continuous"/>
          <w:pgSz w:w="11906" w:h="16838"/>
          <w:pgMar w:top="1417" w:right="1701" w:bottom="1417" w:left="1701" w:header="708" w:footer="708" w:gutter="0"/>
          <w:cols w:space="708"/>
          <w:docGrid w:linePitch="360"/>
        </w:sectPr>
      </w:pPr>
      <w:bookmarkStart w:id="1036" w:name="_Toc63267976"/>
    </w:p>
    <w:p w14:paraId="5677C1E5" w14:textId="1B0ADEA7" w:rsidR="00E7459A" w:rsidRDefault="00C555FB" w:rsidP="0021493C">
      <w:pPr>
        <w:pStyle w:val="Estilo1lj"/>
        <w:jc w:val="center"/>
        <w:rPr>
          <w:rFonts w:cs="Times New Roman"/>
        </w:rPr>
      </w:pPr>
      <w:bookmarkStart w:id="1037" w:name="_Toc81230829"/>
      <w:r w:rsidRPr="00681F8A">
        <w:t>ANEXO II</w:t>
      </w:r>
      <w:r w:rsidR="009C0540">
        <w:t>I</w:t>
      </w:r>
      <w:r w:rsidRPr="001B3C3D">
        <w:t xml:space="preserve"> - </w:t>
      </w:r>
      <w:r w:rsidRPr="0021493C">
        <w:rPr>
          <w:b w:val="0"/>
          <w:bCs w:val="0"/>
        </w:rPr>
        <w:t>Solicitação de Dispensa do Termo de Consentimento Livre e Esclarecido</w:t>
      </w:r>
      <w:bookmarkEnd w:id="1036"/>
      <w:bookmarkEnd w:id="1037"/>
    </w:p>
    <w:p w14:paraId="52402DC8" w14:textId="22E9C32E" w:rsidR="003310E2" w:rsidRPr="0021493C" w:rsidRDefault="003310E2" w:rsidP="0021493C">
      <w:pPr>
        <w:spacing w:before="78"/>
        <w:jc w:val="right"/>
        <w:rPr>
          <w:sz w:val="22"/>
        </w:rPr>
      </w:pPr>
      <w:r>
        <w:t>Porto Alegre, 10 de julho de</w:t>
      </w:r>
      <w:r>
        <w:rPr>
          <w:spacing w:val="-6"/>
        </w:rPr>
        <w:t xml:space="preserve"> </w:t>
      </w:r>
      <w:r>
        <w:t>2021</w:t>
      </w:r>
    </w:p>
    <w:p w14:paraId="6147CCD6" w14:textId="48845D53" w:rsidR="003310E2" w:rsidRDefault="003310E2" w:rsidP="003310E2">
      <w:pPr>
        <w:spacing w:line="355" w:lineRule="auto"/>
        <w:ind w:left="101" w:right="116" w:firstLine="708"/>
        <w:jc w:val="both"/>
      </w:pPr>
      <w:r>
        <w:t>Eu, Manoela Domingues Martins, pesquisadora responsável pelo projeto intitulado “RELAÇÃO DE VARIANTES GENÉTICAS ASSOCIADAS À FARMACOCINÉTICA E FARMACODINÂMICA</w:t>
      </w:r>
      <w:r>
        <w:rPr>
          <w:spacing w:val="-11"/>
        </w:rPr>
        <w:t xml:space="preserve"> </w:t>
      </w:r>
      <w:r>
        <w:t>COM</w:t>
      </w:r>
      <w:r>
        <w:rPr>
          <w:spacing w:val="-10"/>
        </w:rPr>
        <w:t xml:space="preserve"> </w:t>
      </w:r>
      <w:r>
        <w:t>A</w:t>
      </w:r>
      <w:r>
        <w:rPr>
          <w:spacing w:val="-10"/>
        </w:rPr>
        <w:t xml:space="preserve"> </w:t>
      </w:r>
      <w:r>
        <w:t>TOXICIDADE</w:t>
      </w:r>
      <w:r>
        <w:rPr>
          <w:spacing w:val="-11"/>
        </w:rPr>
        <w:t xml:space="preserve"> </w:t>
      </w:r>
      <w:r>
        <w:t>E</w:t>
      </w:r>
      <w:r>
        <w:rPr>
          <w:spacing w:val="-10"/>
        </w:rPr>
        <w:t xml:space="preserve"> </w:t>
      </w:r>
      <w:r>
        <w:t>SOBREVIDA</w:t>
      </w:r>
      <w:r>
        <w:rPr>
          <w:spacing w:val="-12"/>
        </w:rPr>
        <w:t xml:space="preserve"> </w:t>
      </w:r>
      <w:r>
        <w:t>DOS</w:t>
      </w:r>
      <w:r>
        <w:rPr>
          <w:spacing w:val="-9"/>
        </w:rPr>
        <w:t xml:space="preserve"> </w:t>
      </w:r>
      <w:r>
        <w:t>TRATAMENTOS</w:t>
      </w:r>
    </w:p>
    <w:p w14:paraId="1A8A196B" w14:textId="49BD2903" w:rsidR="003310E2" w:rsidRDefault="003310E2" w:rsidP="003310E2">
      <w:pPr>
        <w:pStyle w:val="Corpodetexto"/>
        <w:spacing w:before="7" w:line="360" w:lineRule="auto"/>
        <w:ind w:left="101" w:right="118"/>
        <w:jc w:val="both"/>
      </w:pPr>
      <w:r>
        <w:t>ANTINEOPLÁSICOS EM PACIENTES PEDIÁTRICOS” solicito perante este Comitê de Ética em Pesquisa a dispensa da aplicação do Termo de Consentimento Livre e Esclarecido.</w:t>
      </w:r>
    </w:p>
    <w:p w14:paraId="2DE16C23" w14:textId="39850ECC" w:rsidR="003310E2" w:rsidRPr="0021493C" w:rsidRDefault="003310E2" w:rsidP="0021493C">
      <w:pPr>
        <w:pStyle w:val="Corpodetexto"/>
        <w:spacing w:before="159"/>
        <w:ind w:left="809"/>
        <w:jc w:val="both"/>
      </w:pPr>
      <w:r>
        <w:t>A dispensa se pauta nas seguintes justificativas:</w:t>
      </w:r>
    </w:p>
    <w:p w14:paraId="3BFE5634" w14:textId="33656565" w:rsidR="003310E2" w:rsidRDefault="003310E2" w:rsidP="003310E2">
      <w:pPr>
        <w:pStyle w:val="PargrafodaLista"/>
        <w:widowControl w:val="0"/>
        <w:numPr>
          <w:ilvl w:val="0"/>
          <w:numId w:val="11"/>
        </w:numPr>
        <w:tabs>
          <w:tab w:val="left" w:pos="822"/>
        </w:tabs>
        <w:autoSpaceDE w:val="0"/>
        <w:autoSpaceDN w:val="0"/>
        <w:spacing w:after="0" w:line="355" w:lineRule="auto"/>
        <w:ind w:right="116"/>
        <w:contextualSpacing w:val="0"/>
        <w:jc w:val="both"/>
      </w:pPr>
      <w:r>
        <w:t>trata-se de um estudo observacional retrospectivo com utilização de dados e material biológico coletados em pesquisa prévia aprovada pelo Comitê de Ética em</w:t>
      </w:r>
      <w:r>
        <w:rPr>
          <w:spacing w:val="-11"/>
        </w:rPr>
        <w:t xml:space="preserve"> </w:t>
      </w:r>
      <w:r>
        <w:t>Pesquisa</w:t>
      </w:r>
      <w:r>
        <w:rPr>
          <w:spacing w:val="-12"/>
        </w:rPr>
        <w:t xml:space="preserve"> </w:t>
      </w:r>
      <w:r>
        <w:t>do</w:t>
      </w:r>
      <w:r>
        <w:rPr>
          <w:spacing w:val="-11"/>
        </w:rPr>
        <w:t xml:space="preserve"> </w:t>
      </w:r>
      <w:r>
        <w:t>Hospital</w:t>
      </w:r>
      <w:r>
        <w:rPr>
          <w:spacing w:val="-10"/>
        </w:rPr>
        <w:t xml:space="preserve"> </w:t>
      </w:r>
      <w:r>
        <w:t>de</w:t>
      </w:r>
      <w:r>
        <w:rPr>
          <w:spacing w:val="-12"/>
        </w:rPr>
        <w:t xml:space="preserve"> </w:t>
      </w:r>
      <w:r>
        <w:t>Clínicas</w:t>
      </w:r>
      <w:r>
        <w:rPr>
          <w:spacing w:val="-11"/>
        </w:rPr>
        <w:t xml:space="preserve"> </w:t>
      </w:r>
      <w:r>
        <w:t>de</w:t>
      </w:r>
      <w:r>
        <w:rPr>
          <w:spacing w:val="-12"/>
        </w:rPr>
        <w:t xml:space="preserve"> </w:t>
      </w:r>
      <w:r>
        <w:t>Porto</w:t>
      </w:r>
      <w:r>
        <w:rPr>
          <w:spacing w:val="-10"/>
        </w:rPr>
        <w:t xml:space="preserve"> </w:t>
      </w:r>
      <w:r>
        <w:t>Alegre</w:t>
      </w:r>
      <w:r>
        <w:rPr>
          <w:spacing w:val="-12"/>
        </w:rPr>
        <w:t xml:space="preserve"> </w:t>
      </w:r>
      <w:r>
        <w:t>sob</w:t>
      </w:r>
      <w:r>
        <w:rPr>
          <w:spacing w:val="-11"/>
        </w:rPr>
        <w:t xml:space="preserve"> </w:t>
      </w:r>
      <w:r>
        <w:t>número</w:t>
      </w:r>
      <w:r>
        <w:rPr>
          <w:spacing w:val="-11"/>
        </w:rPr>
        <w:t xml:space="preserve"> </w:t>
      </w:r>
      <w:r>
        <w:t>de</w:t>
      </w:r>
      <w:r>
        <w:rPr>
          <w:spacing w:val="-11"/>
        </w:rPr>
        <w:t xml:space="preserve"> </w:t>
      </w:r>
      <w:r>
        <w:t>protocolo</w:t>
      </w:r>
      <w:r>
        <w:rPr>
          <w:spacing w:val="-11"/>
        </w:rPr>
        <w:t xml:space="preserve"> </w:t>
      </w:r>
      <w:r>
        <w:t>14- 0581;</w:t>
      </w:r>
    </w:p>
    <w:p w14:paraId="273DDA6A" w14:textId="3CFF77E4" w:rsidR="003310E2" w:rsidRDefault="003310E2" w:rsidP="003310E2">
      <w:pPr>
        <w:pStyle w:val="PargrafodaLista"/>
        <w:widowControl w:val="0"/>
        <w:numPr>
          <w:ilvl w:val="0"/>
          <w:numId w:val="11"/>
        </w:numPr>
        <w:tabs>
          <w:tab w:val="left" w:pos="822"/>
        </w:tabs>
        <w:autoSpaceDE w:val="0"/>
        <w:autoSpaceDN w:val="0"/>
        <w:spacing w:before="1" w:after="0" w:line="352" w:lineRule="auto"/>
        <w:ind w:right="117"/>
        <w:contextualSpacing w:val="0"/>
        <w:jc w:val="both"/>
      </w:pPr>
      <w:r>
        <w:t xml:space="preserve">o banco de dados de responsabilidade do pesquisador do estudo prévio será disponibilizado em Excel (formato </w:t>
      </w:r>
      <w:proofErr w:type="spellStart"/>
      <w:r>
        <w:t>xlsx</w:t>
      </w:r>
      <w:proofErr w:type="spellEnd"/>
      <w:r>
        <w:t>), codificado, sem informações como nome do paciente e data de</w:t>
      </w:r>
      <w:r>
        <w:rPr>
          <w:spacing w:val="-2"/>
        </w:rPr>
        <w:t xml:space="preserve"> </w:t>
      </w:r>
      <w:r>
        <w:t>nascimento;</w:t>
      </w:r>
    </w:p>
    <w:p w14:paraId="0AF0DFF7" w14:textId="10E240A7" w:rsidR="003310E2" w:rsidRDefault="003310E2" w:rsidP="003310E2">
      <w:pPr>
        <w:pStyle w:val="PargrafodaLista"/>
        <w:widowControl w:val="0"/>
        <w:numPr>
          <w:ilvl w:val="0"/>
          <w:numId w:val="11"/>
        </w:numPr>
        <w:tabs>
          <w:tab w:val="left" w:pos="822"/>
        </w:tabs>
        <w:autoSpaceDE w:val="0"/>
        <w:autoSpaceDN w:val="0"/>
        <w:spacing w:before="8" w:after="0" w:line="348" w:lineRule="auto"/>
        <w:ind w:right="119"/>
        <w:contextualSpacing w:val="0"/>
        <w:jc w:val="both"/>
      </w:pPr>
      <w:r>
        <w:t>a</w:t>
      </w:r>
      <w:r>
        <w:rPr>
          <w:spacing w:val="-11"/>
        </w:rPr>
        <w:t xml:space="preserve"> </w:t>
      </w:r>
      <w:r>
        <w:t>participação</w:t>
      </w:r>
      <w:r>
        <w:rPr>
          <w:spacing w:val="-10"/>
        </w:rPr>
        <w:t xml:space="preserve"> </w:t>
      </w:r>
      <w:r>
        <w:t>foi</w:t>
      </w:r>
      <w:r>
        <w:rPr>
          <w:spacing w:val="-8"/>
        </w:rPr>
        <w:t xml:space="preserve"> </w:t>
      </w:r>
      <w:r>
        <w:t>voluntária</w:t>
      </w:r>
      <w:r>
        <w:rPr>
          <w:spacing w:val="-11"/>
        </w:rPr>
        <w:t xml:space="preserve"> </w:t>
      </w:r>
      <w:r>
        <w:t>mediante</w:t>
      </w:r>
      <w:r>
        <w:rPr>
          <w:spacing w:val="-11"/>
        </w:rPr>
        <w:t xml:space="preserve"> </w:t>
      </w:r>
      <w:r>
        <w:t>consentimento</w:t>
      </w:r>
      <w:r>
        <w:rPr>
          <w:spacing w:val="-9"/>
        </w:rPr>
        <w:t xml:space="preserve"> </w:t>
      </w:r>
      <w:r>
        <w:t>por</w:t>
      </w:r>
      <w:r>
        <w:rPr>
          <w:spacing w:val="-10"/>
        </w:rPr>
        <w:t xml:space="preserve"> </w:t>
      </w:r>
      <w:r>
        <w:t>meio</w:t>
      </w:r>
      <w:r>
        <w:rPr>
          <w:spacing w:val="-9"/>
        </w:rPr>
        <w:t xml:space="preserve"> </w:t>
      </w:r>
      <w:r>
        <w:t>do</w:t>
      </w:r>
      <w:r>
        <w:rPr>
          <w:spacing w:val="-10"/>
        </w:rPr>
        <w:t xml:space="preserve"> </w:t>
      </w:r>
      <w:r>
        <w:t>TCLE</w:t>
      </w:r>
      <w:r>
        <w:rPr>
          <w:spacing w:val="-12"/>
        </w:rPr>
        <w:t xml:space="preserve"> </w:t>
      </w:r>
      <w:r>
        <w:t>assinado por pacientes ou responsáveis no momento da realização do estudo</w:t>
      </w:r>
      <w:r>
        <w:rPr>
          <w:spacing w:val="-4"/>
        </w:rPr>
        <w:t xml:space="preserve"> </w:t>
      </w:r>
      <w:r>
        <w:t>14-0581.</w:t>
      </w:r>
    </w:p>
    <w:p w14:paraId="55CCB6D5" w14:textId="25A8C5E2" w:rsidR="003310E2" w:rsidRDefault="003310E2" w:rsidP="003310E2">
      <w:pPr>
        <w:pStyle w:val="Corpodetexto"/>
        <w:spacing w:line="360" w:lineRule="auto"/>
        <w:ind w:left="101" w:right="119" w:firstLine="708"/>
        <w:jc w:val="both"/>
      </w:pPr>
      <w:r>
        <w:t>Declaro que o acesso à base de dados terá apenas fins científicos e será realizado somente após aprovação do projeto de pesquisa pelo Comitê de Ética. Os pesquisadores se</w:t>
      </w:r>
      <w:r>
        <w:rPr>
          <w:spacing w:val="-6"/>
        </w:rPr>
        <w:t xml:space="preserve"> </w:t>
      </w:r>
      <w:r>
        <w:t>comprometem</w:t>
      </w:r>
      <w:r>
        <w:rPr>
          <w:spacing w:val="-1"/>
        </w:rPr>
        <w:t xml:space="preserve"> </w:t>
      </w:r>
      <w:r>
        <w:t>em</w:t>
      </w:r>
      <w:r>
        <w:rPr>
          <w:spacing w:val="-3"/>
        </w:rPr>
        <w:t xml:space="preserve"> </w:t>
      </w:r>
      <w:r>
        <w:t>manter</w:t>
      </w:r>
      <w:r>
        <w:rPr>
          <w:spacing w:val="-6"/>
        </w:rPr>
        <w:t xml:space="preserve"> </w:t>
      </w:r>
      <w:r>
        <w:t>o</w:t>
      </w:r>
      <w:r>
        <w:rPr>
          <w:spacing w:val="-4"/>
        </w:rPr>
        <w:t xml:space="preserve"> </w:t>
      </w:r>
      <w:r>
        <w:t>sigilo</w:t>
      </w:r>
      <w:r>
        <w:rPr>
          <w:spacing w:val="-4"/>
        </w:rPr>
        <w:t xml:space="preserve"> </w:t>
      </w:r>
      <w:r>
        <w:t>das</w:t>
      </w:r>
      <w:r>
        <w:rPr>
          <w:spacing w:val="-4"/>
        </w:rPr>
        <w:t xml:space="preserve"> </w:t>
      </w:r>
      <w:r>
        <w:t>informações</w:t>
      </w:r>
      <w:r>
        <w:rPr>
          <w:spacing w:val="-5"/>
        </w:rPr>
        <w:t xml:space="preserve"> </w:t>
      </w:r>
      <w:r>
        <w:t>levantadas</w:t>
      </w:r>
      <w:r>
        <w:rPr>
          <w:spacing w:val="-4"/>
        </w:rPr>
        <w:t xml:space="preserve"> </w:t>
      </w:r>
      <w:r>
        <w:t>através</w:t>
      </w:r>
      <w:r>
        <w:rPr>
          <w:spacing w:val="-4"/>
        </w:rPr>
        <w:t xml:space="preserve"> </w:t>
      </w:r>
      <w:r>
        <w:t>da</w:t>
      </w:r>
      <w:r>
        <w:rPr>
          <w:spacing w:val="-3"/>
        </w:rPr>
        <w:t xml:space="preserve"> </w:t>
      </w:r>
      <w:r>
        <w:t>assinatura</w:t>
      </w:r>
      <w:r>
        <w:rPr>
          <w:spacing w:val="-5"/>
        </w:rPr>
        <w:t xml:space="preserve"> </w:t>
      </w:r>
      <w:r>
        <w:t>de Termo de Compromisso de Uso de Dados e Termo de Compromisso de Uso de Material Biológico. Nestes termos, me comprometo a cumprir todas as diretrizes e normas reguladoras descritas na Resolução CNS n° 466/12 e suas</w:t>
      </w:r>
      <w:r>
        <w:rPr>
          <w:spacing w:val="-7"/>
        </w:rPr>
        <w:t xml:space="preserve"> </w:t>
      </w:r>
      <w:r>
        <w:t>complementares.</w:t>
      </w:r>
    </w:p>
    <w:p w14:paraId="213B6DA1" w14:textId="096461E6" w:rsidR="00E7459A" w:rsidRDefault="006E7B9B" w:rsidP="0021493C">
      <w:pPr>
        <w:pStyle w:val="Corpodetexto"/>
        <w:spacing w:before="5"/>
        <w:rPr>
          <w:rFonts w:cs="Times New Roman"/>
          <w:szCs w:val="24"/>
        </w:rPr>
      </w:pPr>
      <w:r>
        <w:rPr>
          <w:noProof/>
        </w:rPr>
        <mc:AlternateContent>
          <mc:Choice Requires="wpg">
            <w:drawing>
              <wp:anchor distT="0" distB="0" distL="0" distR="0" simplePos="0" relativeHeight="251659776" behindDoc="0" locked="0" layoutInCell="1" allowOverlap="1" wp14:anchorId="52A00555" wp14:editId="0DC0A89E">
                <wp:simplePos x="0" y="0"/>
                <wp:positionH relativeFrom="page">
                  <wp:posOffset>3038475</wp:posOffset>
                </wp:positionH>
                <wp:positionV relativeFrom="paragraph">
                  <wp:posOffset>5715</wp:posOffset>
                </wp:positionV>
                <wp:extent cx="1835150" cy="9206230"/>
                <wp:effectExtent l="0" t="0" r="12700" b="13970"/>
                <wp:wrapNone/>
                <wp:docPr id="5" name="Agrupar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5150" cy="9206230"/>
                          <a:chOff x="4603" y="159"/>
                          <a:chExt cx="2890" cy="14498"/>
                        </a:xfrm>
                      </wpg:grpSpPr>
                      <wps:wsp>
                        <wps:cNvPr id="7" name="Text Box 6"/>
                        <wps:cNvSpPr txBox="1">
                          <a:spLocks noChangeArrowheads="1"/>
                        </wps:cNvSpPr>
                        <wps:spPr bwMode="auto">
                          <a:xfrm>
                            <a:off x="4680" y="13089"/>
                            <a:ext cx="2813"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977E7" w14:textId="77777777" w:rsidR="003310E2" w:rsidRDefault="003310E2" w:rsidP="003310E2">
                              <w:pPr>
                                <w:rPr>
                                  <w:sz w:val="26"/>
                                </w:rPr>
                              </w:pPr>
                            </w:p>
                            <w:p w14:paraId="0079B396" w14:textId="77777777" w:rsidR="003310E2" w:rsidRDefault="003310E2" w:rsidP="003310E2">
                              <w:pPr>
                                <w:rPr>
                                  <w:sz w:val="26"/>
                                </w:rPr>
                              </w:pPr>
                            </w:p>
                            <w:p w14:paraId="57EB2CBA" w14:textId="77777777" w:rsidR="003310E2" w:rsidRDefault="003310E2" w:rsidP="003310E2">
                              <w:pPr>
                                <w:rPr>
                                  <w:sz w:val="26"/>
                                </w:rPr>
                              </w:pPr>
                            </w:p>
                            <w:p w14:paraId="741FADFD" w14:textId="77777777" w:rsidR="003310E2" w:rsidRDefault="003310E2" w:rsidP="003310E2">
                              <w:pPr>
                                <w:spacing w:before="204"/>
                              </w:pPr>
                              <w:r>
                                <w:t>Manoela Domingues Martins</w:t>
                              </w:r>
                            </w:p>
                          </w:txbxContent>
                        </wps:txbx>
                        <wps:bodyPr rot="0" vert="horz" wrap="square" lIns="0" tIns="0" rIns="0" bIns="0" anchor="t" anchorCtr="0" upright="1">
                          <a:noAutofit/>
                        </wps:bodyPr>
                      </wps:wsp>
                      <pic:pic xmlns:pic="http://schemas.openxmlformats.org/drawingml/2006/picture">
                        <pic:nvPicPr>
                          <pic:cNvPr id="8"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603" y="159"/>
                            <a:ext cx="2684" cy="15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A00555" id="Agrupar 5" o:spid="_x0000_s1026" style="position:absolute;margin-left:239.25pt;margin-top:.45pt;width:144.5pt;height:724.9pt;z-index:251659776;mso-wrap-distance-left:0;mso-wrap-distance-right:0;mso-position-horizontal-relative:page" coordorigin="4603,159" coordsize="2890,14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">
                <v:shapetype id="_x0000_t202" coordsize="21600,21600" o:spt="202" path="m,l,21600r21600,l21600,xe">
                  <v:stroke joinstyle="miter"/>
                  <v:path gradientshapeok="t" o:connecttype="rect"/>
                </v:shapetype>
                <v:shape id="Text Box 6" o:spid="_x0000_s1027" type="#_x0000_t202" style="position:absolute;left:4680;top:13089;width:281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FF977E7" w14:textId="77777777" w:rsidR="003310E2" w:rsidRDefault="003310E2" w:rsidP="003310E2">
                        <w:pPr>
                          <w:rPr>
                            <w:sz w:val="26"/>
                          </w:rPr>
                        </w:pPr>
                      </w:p>
                      <w:p w14:paraId="0079B396" w14:textId="77777777" w:rsidR="003310E2" w:rsidRDefault="003310E2" w:rsidP="003310E2">
                        <w:pPr>
                          <w:rPr>
                            <w:sz w:val="26"/>
                          </w:rPr>
                        </w:pPr>
                      </w:p>
                      <w:p w14:paraId="57EB2CBA" w14:textId="77777777" w:rsidR="003310E2" w:rsidRDefault="003310E2" w:rsidP="003310E2">
                        <w:pPr>
                          <w:rPr>
                            <w:sz w:val="26"/>
                          </w:rPr>
                        </w:pPr>
                      </w:p>
                      <w:p w14:paraId="741FADFD" w14:textId="77777777" w:rsidR="003310E2" w:rsidRDefault="003310E2" w:rsidP="003310E2">
                        <w:pPr>
                          <w:spacing w:before="204"/>
                        </w:pPr>
                        <w:r>
                          <w:t>Manoela Domingues Martins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4603;top:159;width:2684;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">
                  <v:imagedata r:id="rId25" o:title=""/>
                </v:shape>
                <w10:wrap anchorx="page"/>
              </v:group>
            </w:pict>
          </mc:Fallback>
        </mc:AlternateContent>
      </w:r>
      <w:r w:rsidR="00E7459A" w:rsidRPr="00F17A96">
        <w:rPr>
          <w:rFonts w:cs="Times New Roman"/>
          <w:szCs w:val="24"/>
        </w:rPr>
        <w:cr/>
      </w:r>
    </w:p>
    <w:p w14:paraId="7FE987EF" w14:textId="17074C15" w:rsidR="00E7459A" w:rsidRDefault="00E7459A" w:rsidP="00E7459A">
      <w:pPr>
        <w:spacing w:line="360" w:lineRule="auto"/>
        <w:jc w:val="center"/>
        <w:rPr>
          <w:rFonts w:cs="Times New Roman"/>
          <w:szCs w:val="24"/>
        </w:rPr>
      </w:pPr>
    </w:p>
    <w:p w14:paraId="5B6B6491" w14:textId="55C1D06B" w:rsidR="00DD63CA" w:rsidRPr="001B3C3D" w:rsidRDefault="006E7B9B" w:rsidP="0021493C">
      <w:pPr>
        <w:spacing w:line="36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sidR="00E7459A">
        <w:rPr>
          <w:rFonts w:cs="Times New Roman"/>
          <w:szCs w:val="24"/>
        </w:rPr>
        <w:t>Manoela Domingues Martins</w:t>
      </w:r>
    </w:p>
    <w:p w14:paraId="796B4D7A" w14:textId="77777777" w:rsidR="0043620C" w:rsidRDefault="0043620C" w:rsidP="0021493C">
      <w:pPr>
        <w:pStyle w:val="Estilo1lj"/>
      </w:pPr>
      <w:bookmarkStart w:id="1038" w:name="_Toc63267977"/>
    </w:p>
    <w:p w14:paraId="2C6B3E18" w14:textId="0D29032B" w:rsidR="00C555FB" w:rsidRPr="001B3C3D" w:rsidRDefault="00C555FB" w:rsidP="0021493C">
      <w:pPr>
        <w:pStyle w:val="Estilo1lj"/>
      </w:pPr>
      <w:bookmarkStart w:id="1039" w:name="_Toc81230830"/>
      <w:r w:rsidRPr="00681F8A">
        <w:lastRenderedPageBreak/>
        <w:t>ANEXO I</w:t>
      </w:r>
      <w:r w:rsidR="009C0540">
        <w:t>V</w:t>
      </w:r>
      <w:r w:rsidRPr="001B3C3D">
        <w:t xml:space="preserve"> - </w:t>
      </w:r>
      <w:r w:rsidRPr="009E798F">
        <w:t>Declaração de Cumprimento da Lei Geral de Proteção de Dados</w:t>
      </w:r>
      <w:bookmarkEnd w:id="1038"/>
      <w:bookmarkEnd w:id="1039"/>
    </w:p>
    <w:p w14:paraId="2D8DB7D6" w14:textId="30D25A12" w:rsidR="00C555FB" w:rsidRDefault="00C555FB">
      <w:pPr>
        <w:rPr>
          <w:rFonts w:cs="Times New Roman"/>
          <w:color w:val="212121"/>
          <w:shd w:val="clear" w:color="auto" w:fill="FFFFFF"/>
        </w:rPr>
      </w:pPr>
    </w:p>
    <w:p w14:paraId="709DF166" w14:textId="77777777" w:rsidR="00B63196" w:rsidRPr="002A658A" w:rsidRDefault="00B63196" w:rsidP="00B63196">
      <w:pPr>
        <w:jc w:val="center"/>
        <w:rPr>
          <w:rFonts w:ascii="Arial" w:hAnsi="Arial" w:cs="Arial"/>
          <w:b/>
          <w:bCs/>
          <w:sz w:val="22"/>
        </w:rPr>
      </w:pPr>
      <w:r w:rsidRPr="002A658A">
        <w:rPr>
          <w:rFonts w:ascii="Arial" w:hAnsi="Arial" w:cs="Arial"/>
          <w:b/>
          <w:bCs/>
          <w:sz w:val="22"/>
        </w:rPr>
        <w:t xml:space="preserve">HOSPITAL DE CLÍNICAS DE PORTO ALEGRE </w:t>
      </w:r>
    </w:p>
    <w:p w14:paraId="7642CC4A" w14:textId="77777777" w:rsidR="00B63196" w:rsidRPr="002A658A" w:rsidRDefault="00B63196" w:rsidP="00B63196">
      <w:pPr>
        <w:jc w:val="center"/>
        <w:rPr>
          <w:rFonts w:ascii="Arial" w:hAnsi="Arial" w:cs="Arial"/>
          <w:b/>
          <w:bCs/>
          <w:sz w:val="22"/>
        </w:rPr>
      </w:pPr>
      <w:r w:rsidRPr="002A658A">
        <w:rPr>
          <w:rFonts w:ascii="Arial" w:hAnsi="Arial" w:cs="Arial"/>
          <w:b/>
          <w:bCs/>
          <w:sz w:val="22"/>
        </w:rPr>
        <w:t xml:space="preserve">GRUPO DE PESQUISA E PÓS-GRADUAÇÃO </w:t>
      </w:r>
    </w:p>
    <w:p w14:paraId="7BA424FF" w14:textId="77777777" w:rsidR="00B63196" w:rsidRPr="002A658A" w:rsidRDefault="00B63196" w:rsidP="00B63196">
      <w:pPr>
        <w:jc w:val="center"/>
        <w:rPr>
          <w:rFonts w:ascii="Arial" w:hAnsi="Arial" w:cs="Arial"/>
          <w:b/>
          <w:bCs/>
          <w:sz w:val="22"/>
        </w:rPr>
      </w:pPr>
    </w:p>
    <w:p w14:paraId="632C3D0D" w14:textId="77777777" w:rsidR="00B63196" w:rsidRPr="002A658A" w:rsidRDefault="00B63196" w:rsidP="00B63196">
      <w:pPr>
        <w:jc w:val="center"/>
        <w:rPr>
          <w:rFonts w:ascii="Arial" w:hAnsi="Arial" w:cs="Arial"/>
          <w:b/>
          <w:bCs/>
          <w:sz w:val="22"/>
        </w:rPr>
      </w:pPr>
      <w:r w:rsidRPr="002A658A">
        <w:rPr>
          <w:rFonts w:ascii="Arial" w:hAnsi="Arial" w:cs="Arial"/>
          <w:b/>
          <w:bCs/>
          <w:sz w:val="22"/>
        </w:rPr>
        <w:t>COMITÊ DE ÉTICA EM PESQUISA – CEP HCPA</w:t>
      </w:r>
    </w:p>
    <w:p w14:paraId="332F03A6" w14:textId="77777777" w:rsidR="00B63196" w:rsidRPr="002A658A" w:rsidRDefault="00B63196" w:rsidP="00B63196">
      <w:pPr>
        <w:spacing w:line="360" w:lineRule="auto"/>
        <w:jc w:val="center"/>
        <w:rPr>
          <w:rFonts w:ascii="Arial" w:hAnsi="Arial" w:cs="Arial"/>
          <w:b/>
          <w:bCs/>
          <w:sz w:val="22"/>
        </w:rPr>
      </w:pPr>
    </w:p>
    <w:p w14:paraId="33246E62" w14:textId="038B8302" w:rsidR="00B63196" w:rsidRPr="002A658A" w:rsidRDefault="00B63196" w:rsidP="00681F8A">
      <w:pPr>
        <w:spacing w:line="360" w:lineRule="auto"/>
        <w:jc w:val="center"/>
        <w:rPr>
          <w:rFonts w:ascii="Arial" w:hAnsi="Arial" w:cs="Arial"/>
          <w:b/>
          <w:bCs/>
          <w:sz w:val="22"/>
        </w:rPr>
      </w:pPr>
      <w:r w:rsidRPr="002A658A">
        <w:rPr>
          <w:rFonts w:ascii="Arial" w:hAnsi="Arial" w:cs="Arial"/>
          <w:b/>
          <w:bCs/>
          <w:sz w:val="22"/>
        </w:rPr>
        <w:t>DECLARAÇÃO DE CONHECIMENTO E CUMPRIMENTO DA LEI GERAL DE PROTEÇÃO DE DADOS PARA PESQUISAS AVALIADAS PELO CEP HCPA</w:t>
      </w:r>
    </w:p>
    <w:p w14:paraId="2695E2A2" w14:textId="63E8AEAA" w:rsidR="00B63196" w:rsidRPr="001B3C3D" w:rsidRDefault="00B63196" w:rsidP="00681F8A">
      <w:pPr>
        <w:jc w:val="both"/>
        <w:rPr>
          <w:rFonts w:ascii="Arial" w:hAnsi="Arial" w:cs="Arial"/>
          <w:color w:val="000000"/>
          <w:lang w:val="es-ES"/>
        </w:rPr>
      </w:pPr>
      <w:r w:rsidRPr="004D6C61">
        <w:rPr>
          <w:rFonts w:ascii="Arial" w:hAnsi="Arial" w:cs="Arial"/>
          <w:b/>
          <w:bCs/>
          <w:szCs w:val="24"/>
        </w:rPr>
        <w:t xml:space="preserve">Título do projeto: </w:t>
      </w:r>
      <w:r w:rsidR="00FA1F70" w:rsidRPr="00FA1F70">
        <w:rPr>
          <w:rFonts w:ascii="Arial" w:hAnsi="Arial" w:cs="Arial"/>
          <w:b/>
          <w:bCs/>
          <w:szCs w:val="24"/>
        </w:rPr>
        <w:t xml:space="preserve">ASSOCIAÇÃO DE VARIANTES GENÉTICAS E O DESENVOLVIMENTO DE MUCOSITE ORAL EM PACIENTES PEDIÁTRICOS COM LEUCEMIA E LINFOMA EM TRATAMENTO </w:t>
      </w:r>
    </w:p>
    <w:p w14:paraId="5F242DBA" w14:textId="77777777" w:rsidR="00B63196" w:rsidRPr="002A658A" w:rsidRDefault="00B63196" w:rsidP="00B63196">
      <w:pPr>
        <w:spacing w:line="360" w:lineRule="auto"/>
        <w:ind w:firstLine="708"/>
        <w:jc w:val="both"/>
        <w:rPr>
          <w:rFonts w:ascii="Arial" w:hAnsi="Arial" w:cs="Arial"/>
          <w:sz w:val="22"/>
        </w:rPr>
      </w:pPr>
      <w:r w:rsidRPr="002A658A">
        <w:rPr>
          <w:rFonts w:ascii="Arial" w:hAnsi="Arial" w:cs="Arial"/>
          <w:sz w:val="22"/>
        </w:rPr>
        <w:t>Os pesquisadores declaram conhecer e cumprir os requisitos da Lei Geral de Proteção de Dados (</w:t>
      </w:r>
      <w:hyperlink r:id="rId26" w:history="1">
        <w:r w:rsidRPr="002A658A">
          <w:rPr>
            <w:rStyle w:val="Hyperlink"/>
            <w:rFonts w:ascii="Arial" w:hAnsi="Arial" w:cs="Arial"/>
            <w:sz w:val="22"/>
          </w:rPr>
          <w:t>Lei Nº 13.709, de 14 de agosto de 2018)</w:t>
        </w:r>
      </w:hyperlink>
      <w:r w:rsidRPr="002A658A">
        <w:rPr>
          <w:rFonts w:ascii="Arial" w:hAnsi="Arial" w:cs="Arial"/>
          <w:sz w:val="22"/>
        </w:rPr>
        <w:t xml:space="preserve"> quanto ao tratamento de dados pessoais e dados pessoais sensíveis que serão utilizados para a execução do presente projeto de pesquisa.  </w:t>
      </w:r>
    </w:p>
    <w:p w14:paraId="09FB205A" w14:textId="77777777" w:rsidR="00B63196" w:rsidRPr="004D6C61" w:rsidRDefault="00B63196" w:rsidP="00B63196">
      <w:pPr>
        <w:spacing w:line="360" w:lineRule="auto"/>
        <w:ind w:firstLine="708"/>
        <w:jc w:val="both"/>
        <w:rPr>
          <w:rFonts w:ascii="Arial" w:hAnsi="Arial" w:cs="Arial"/>
          <w:sz w:val="22"/>
        </w:rPr>
      </w:pPr>
      <w:r w:rsidRPr="002A658A">
        <w:rPr>
          <w:rFonts w:ascii="Arial" w:hAnsi="Arial" w:cs="Arial"/>
          <w:sz w:val="22"/>
        </w:rPr>
        <w:t xml:space="preserve">Declaram estar cientes que o acesso e o tratamento dos dados deverão ocorrer de acordo com o descrito na versão do projeto aprovada pelo CEP HCPA. </w:t>
      </w:r>
    </w:p>
    <w:p w14:paraId="6B115DCA" w14:textId="77777777" w:rsidR="001B3C3D" w:rsidRDefault="00B63196" w:rsidP="001B3C3D">
      <w:pPr>
        <w:spacing w:line="360" w:lineRule="auto"/>
        <w:ind w:firstLine="708"/>
        <w:jc w:val="center"/>
        <w:rPr>
          <w:rFonts w:ascii="Arial" w:hAnsi="Arial" w:cs="Arial"/>
          <w:sz w:val="22"/>
        </w:rPr>
      </w:pPr>
      <w:r w:rsidRPr="002A658A">
        <w:rPr>
          <w:rFonts w:ascii="Arial" w:hAnsi="Arial" w:cs="Arial"/>
          <w:sz w:val="22"/>
        </w:rPr>
        <w:t>Nome                                                                  Assinatu</w:t>
      </w:r>
      <w:r w:rsidR="001B3C3D">
        <w:rPr>
          <w:rFonts w:ascii="Arial" w:hAnsi="Arial" w:cs="Arial"/>
          <w:sz w:val="22"/>
        </w:rPr>
        <w:t>ra</w:t>
      </w:r>
    </w:p>
    <w:p w14:paraId="75332721" w14:textId="1DE165F6" w:rsidR="00B63196" w:rsidRPr="002A658A" w:rsidRDefault="00B63196" w:rsidP="00681F8A">
      <w:pPr>
        <w:spacing w:line="360" w:lineRule="auto"/>
        <w:ind w:firstLine="708"/>
        <w:rPr>
          <w:rFonts w:ascii="Arial" w:hAnsi="Arial" w:cs="Arial"/>
          <w:sz w:val="22"/>
        </w:rPr>
      </w:pPr>
      <w:r w:rsidRPr="002A658A">
        <w:rPr>
          <w:rFonts w:ascii="Arial" w:hAnsi="Arial" w:cs="Arial"/>
          <w:sz w:val="22"/>
        </w:rPr>
        <w:t>Amanda de Farias Gabriel</w:t>
      </w:r>
    </w:p>
    <w:p w14:paraId="467110FA" w14:textId="77777777" w:rsidR="00B63196" w:rsidRPr="002A658A" w:rsidRDefault="00B63196" w:rsidP="00681F8A">
      <w:pPr>
        <w:spacing w:line="240" w:lineRule="auto"/>
        <w:ind w:firstLine="708"/>
        <w:jc w:val="both"/>
        <w:rPr>
          <w:rFonts w:ascii="Arial" w:hAnsi="Arial" w:cs="Arial"/>
          <w:sz w:val="22"/>
        </w:rPr>
      </w:pPr>
      <w:proofErr w:type="spellStart"/>
      <w:r w:rsidRPr="002A658A">
        <w:rPr>
          <w:rFonts w:ascii="Arial" w:hAnsi="Arial" w:cs="Arial"/>
          <w:sz w:val="22"/>
        </w:rPr>
        <w:t>Andre</w:t>
      </w:r>
      <w:proofErr w:type="spellEnd"/>
      <w:r w:rsidRPr="002A658A">
        <w:rPr>
          <w:rFonts w:ascii="Arial" w:hAnsi="Arial" w:cs="Arial"/>
          <w:sz w:val="22"/>
        </w:rPr>
        <w:t xml:space="preserve"> </w:t>
      </w:r>
      <w:proofErr w:type="spellStart"/>
      <w:r w:rsidRPr="002A658A">
        <w:rPr>
          <w:rFonts w:ascii="Arial" w:hAnsi="Arial" w:cs="Arial"/>
          <w:sz w:val="22"/>
        </w:rPr>
        <w:t>Tesainer</w:t>
      </w:r>
      <w:proofErr w:type="spellEnd"/>
      <w:r w:rsidRPr="002A658A">
        <w:rPr>
          <w:rFonts w:ascii="Arial" w:hAnsi="Arial" w:cs="Arial"/>
          <w:sz w:val="22"/>
        </w:rPr>
        <w:t xml:space="preserve"> </w:t>
      </w:r>
      <w:proofErr w:type="spellStart"/>
      <w:r w:rsidRPr="002A658A">
        <w:rPr>
          <w:rFonts w:ascii="Arial" w:hAnsi="Arial" w:cs="Arial"/>
          <w:sz w:val="22"/>
        </w:rPr>
        <w:t>Brunetto</w:t>
      </w:r>
      <w:proofErr w:type="spellEnd"/>
    </w:p>
    <w:p w14:paraId="7AA5278D" w14:textId="77777777" w:rsidR="00B63196" w:rsidRPr="002A658A" w:rsidRDefault="00B63196" w:rsidP="00681F8A">
      <w:pPr>
        <w:spacing w:line="240" w:lineRule="auto"/>
        <w:ind w:firstLine="708"/>
        <w:jc w:val="both"/>
        <w:rPr>
          <w:rFonts w:ascii="Arial" w:hAnsi="Arial" w:cs="Arial"/>
          <w:sz w:val="22"/>
        </w:rPr>
      </w:pPr>
      <w:r w:rsidRPr="002A658A">
        <w:rPr>
          <w:rFonts w:ascii="Arial" w:hAnsi="Arial" w:cs="Arial"/>
          <w:sz w:val="22"/>
        </w:rPr>
        <w:t>Lauro José Gregianin</w:t>
      </w:r>
    </w:p>
    <w:p w14:paraId="2CEB392B" w14:textId="77777777" w:rsidR="00B63196" w:rsidRDefault="00B63196" w:rsidP="00681F8A">
      <w:pPr>
        <w:spacing w:line="240" w:lineRule="auto"/>
        <w:ind w:firstLine="708"/>
        <w:jc w:val="both"/>
        <w:rPr>
          <w:rFonts w:ascii="Arial" w:hAnsi="Arial" w:cs="Arial"/>
          <w:sz w:val="22"/>
        </w:rPr>
      </w:pPr>
      <w:r>
        <w:rPr>
          <w:rFonts w:ascii="Arial" w:hAnsi="Arial" w:cs="Arial"/>
          <w:sz w:val="22"/>
        </w:rPr>
        <w:t>Luísa Comerlato Jardim</w:t>
      </w:r>
    </w:p>
    <w:p w14:paraId="56FD04A8" w14:textId="77777777" w:rsidR="00B63196" w:rsidRPr="002A658A" w:rsidRDefault="00B63196" w:rsidP="00681F8A">
      <w:pPr>
        <w:spacing w:line="240" w:lineRule="auto"/>
        <w:ind w:firstLine="708"/>
        <w:jc w:val="both"/>
        <w:rPr>
          <w:rFonts w:ascii="Arial" w:hAnsi="Arial" w:cs="Arial"/>
          <w:sz w:val="22"/>
        </w:rPr>
      </w:pPr>
      <w:r w:rsidRPr="002A658A">
        <w:rPr>
          <w:rFonts w:ascii="Arial" w:hAnsi="Arial" w:cs="Arial"/>
          <w:sz w:val="22"/>
        </w:rPr>
        <w:t>Manoela Domingues Martins</w:t>
      </w:r>
    </w:p>
    <w:p w14:paraId="43A8794C" w14:textId="77777777" w:rsidR="00B63196" w:rsidRDefault="00B63196" w:rsidP="00681F8A">
      <w:pPr>
        <w:spacing w:line="240" w:lineRule="auto"/>
        <w:ind w:firstLine="708"/>
        <w:jc w:val="both"/>
        <w:rPr>
          <w:rFonts w:ascii="Arial" w:hAnsi="Arial" w:cs="Arial"/>
          <w:sz w:val="22"/>
        </w:rPr>
      </w:pPr>
      <w:r>
        <w:rPr>
          <w:rFonts w:ascii="Arial" w:hAnsi="Arial" w:cs="Arial"/>
          <w:sz w:val="22"/>
        </w:rPr>
        <w:t xml:space="preserve">Marco </w:t>
      </w:r>
      <w:proofErr w:type="spellStart"/>
      <w:r>
        <w:rPr>
          <w:rFonts w:ascii="Arial" w:hAnsi="Arial" w:cs="Arial"/>
          <w:sz w:val="22"/>
        </w:rPr>
        <w:t>Antonio</w:t>
      </w:r>
      <w:proofErr w:type="spellEnd"/>
      <w:r>
        <w:rPr>
          <w:rFonts w:ascii="Arial" w:hAnsi="Arial" w:cs="Arial"/>
          <w:sz w:val="22"/>
        </w:rPr>
        <w:t xml:space="preserve"> </w:t>
      </w:r>
      <w:proofErr w:type="spellStart"/>
      <w:r>
        <w:rPr>
          <w:rFonts w:ascii="Arial" w:hAnsi="Arial" w:cs="Arial"/>
          <w:sz w:val="22"/>
        </w:rPr>
        <w:t>Trevizani</w:t>
      </w:r>
      <w:proofErr w:type="spellEnd"/>
      <w:r>
        <w:rPr>
          <w:rFonts w:ascii="Arial" w:hAnsi="Arial" w:cs="Arial"/>
          <w:sz w:val="22"/>
        </w:rPr>
        <w:t xml:space="preserve"> Martins</w:t>
      </w:r>
    </w:p>
    <w:p w14:paraId="31423167" w14:textId="3B2FCEB1" w:rsidR="00B63196" w:rsidRPr="002A658A" w:rsidRDefault="00B63196" w:rsidP="00681F8A">
      <w:pPr>
        <w:spacing w:line="240" w:lineRule="auto"/>
        <w:ind w:firstLine="708"/>
        <w:jc w:val="both"/>
        <w:rPr>
          <w:rFonts w:ascii="Arial" w:hAnsi="Arial" w:cs="Arial"/>
          <w:sz w:val="22"/>
        </w:rPr>
      </w:pPr>
      <w:r w:rsidRPr="002A658A">
        <w:rPr>
          <w:rFonts w:ascii="Arial" w:hAnsi="Arial" w:cs="Arial"/>
          <w:sz w:val="22"/>
        </w:rPr>
        <w:t>Mariana Rodrigues Botton</w:t>
      </w:r>
    </w:p>
    <w:p w14:paraId="536DF942" w14:textId="77777777" w:rsidR="00B63196" w:rsidRPr="002A658A" w:rsidRDefault="00B63196" w:rsidP="00681F8A">
      <w:pPr>
        <w:spacing w:line="240" w:lineRule="auto"/>
        <w:ind w:firstLine="708"/>
        <w:jc w:val="both"/>
        <w:rPr>
          <w:rFonts w:ascii="Arial" w:hAnsi="Arial" w:cs="Arial"/>
          <w:sz w:val="22"/>
        </w:rPr>
      </w:pPr>
      <w:r w:rsidRPr="002A658A">
        <w:rPr>
          <w:rFonts w:ascii="Arial" w:hAnsi="Arial" w:cs="Arial"/>
          <w:sz w:val="22"/>
        </w:rPr>
        <w:t>Marina Curra</w:t>
      </w:r>
    </w:p>
    <w:p w14:paraId="3D0045B3" w14:textId="34192BBA" w:rsidR="00B63196" w:rsidRPr="002A658A" w:rsidRDefault="00120507" w:rsidP="00681F8A">
      <w:pPr>
        <w:spacing w:line="240" w:lineRule="auto"/>
        <w:ind w:firstLine="708"/>
        <w:jc w:val="both"/>
        <w:rPr>
          <w:rFonts w:ascii="Arial" w:hAnsi="Arial" w:cs="Arial"/>
          <w:sz w:val="22"/>
        </w:rPr>
      </w:pPr>
      <w:r>
        <w:rPr>
          <w:noProof/>
          <w:lang w:val="en-US"/>
        </w:rPr>
        <w:drawing>
          <wp:anchor distT="0" distB="0" distL="114300" distR="114300" simplePos="0" relativeHeight="251658752" behindDoc="0" locked="0" layoutInCell="1" allowOverlap="1" wp14:anchorId="3D40FA0E" wp14:editId="44AF46BA">
            <wp:simplePos x="0" y="0"/>
            <wp:positionH relativeFrom="column">
              <wp:posOffset>2958465</wp:posOffset>
            </wp:positionH>
            <wp:positionV relativeFrom="paragraph">
              <wp:posOffset>147320</wp:posOffset>
            </wp:positionV>
            <wp:extent cx="1371600" cy="40005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68783" t="51065" r="5820" b="35760"/>
                    <a:stretch/>
                  </pic:blipFill>
                  <pic:spPr bwMode="auto">
                    <a:xfrm>
                      <a:off x="0" y="0"/>
                      <a:ext cx="1371600" cy="4000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63196" w:rsidRPr="002A658A">
        <w:rPr>
          <w:rFonts w:ascii="Arial" w:hAnsi="Arial" w:cs="Arial"/>
          <w:sz w:val="22"/>
        </w:rPr>
        <w:t>Marina Siebert</w:t>
      </w:r>
    </w:p>
    <w:p w14:paraId="4E7EAD02" w14:textId="77777777" w:rsidR="00B63196" w:rsidRPr="002A658A" w:rsidRDefault="00B63196" w:rsidP="00681F8A">
      <w:pPr>
        <w:spacing w:line="240" w:lineRule="auto"/>
        <w:ind w:firstLine="708"/>
        <w:jc w:val="both"/>
        <w:rPr>
          <w:rFonts w:ascii="Arial" w:hAnsi="Arial" w:cs="Arial"/>
          <w:sz w:val="22"/>
        </w:rPr>
      </w:pPr>
      <w:r>
        <w:rPr>
          <w:rFonts w:ascii="Arial" w:hAnsi="Arial" w:cs="Arial"/>
          <w:sz w:val="22"/>
        </w:rPr>
        <w:t>Renata de Almeida Zieger</w:t>
      </w:r>
    </w:p>
    <w:p w14:paraId="1C4374C8" w14:textId="644F91CD" w:rsidR="00B63196" w:rsidRDefault="00B63196" w:rsidP="00681F8A">
      <w:pPr>
        <w:spacing w:line="240" w:lineRule="auto"/>
        <w:ind w:firstLine="708"/>
        <w:jc w:val="both"/>
        <w:rPr>
          <w:rFonts w:ascii="Arial" w:hAnsi="Arial" w:cs="Arial"/>
          <w:sz w:val="22"/>
        </w:rPr>
      </w:pPr>
      <w:r w:rsidRPr="002A658A">
        <w:rPr>
          <w:rFonts w:ascii="Arial" w:hAnsi="Arial" w:cs="Arial"/>
          <w:sz w:val="22"/>
        </w:rPr>
        <w:t>Ursula da Silveira Matte</w:t>
      </w:r>
      <w:r>
        <w:rPr>
          <w:rFonts w:ascii="Arial" w:hAnsi="Arial" w:cs="Arial"/>
          <w:sz w:val="22"/>
        </w:rPr>
        <w:t xml:space="preserve">          </w:t>
      </w:r>
    </w:p>
    <w:p w14:paraId="6192DD1F" w14:textId="07CD7E12" w:rsidR="00C23936" w:rsidRDefault="00C23936" w:rsidP="00C23936">
      <w:pPr>
        <w:spacing w:line="276" w:lineRule="auto"/>
        <w:jc w:val="both"/>
        <w:rPr>
          <w:rFonts w:ascii="Arial" w:hAnsi="Arial" w:cs="Arial"/>
          <w:sz w:val="22"/>
        </w:rPr>
      </w:pPr>
    </w:p>
    <w:p w14:paraId="4AFFE7AA" w14:textId="435E3CE7" w:rsidR="00C23936" w:rsidRPr="002A658A" w:rsidRDefault="00C23936" w:rsidP="001B3C3D">
      <w:pPr>
        <w:spacing w:line="480" w:lineRule="auto"/>
        <w:ind w:firstLine="708"/>
        <w:jc w:val="center"/>
        <w:rPr>
          <w:rFonts w:ascii="Arial" w:hAnsi="Arial" w:cs="Arial"/>
          <w:sz w:val="22"/>
          <w:u w:val="single"/>
        </w:rPr>
      </w:pPr>
      <w:r w:rsidRPr="002A658A">
        <w:rPr>
          <w:rFonts w:ascii="Arial" w:hAnsi="Arial" w:cs="Arial"/>
          <w:sz w:val="22"/>
        </w:rPr>
        <w:t xml:space="preserve">Data </w:t>
      </w:r>
      <w:r w:rsidR="008F4D01">
        <w:rPr>
          <w:rFonts w:ascii="Arial" w:hAnsi="Arial" w:cs="Arial"/>
          <w:sz w:val="22"/>
          <w:u w:val="single"/>
        </w:rPr>
        <w:t>09</w:t>
      </w:r>
      <w:r w:rsidRPr="002A658A">
        <w:rPr>
          <w:rFonts w:ascii="Arial" w:hAnsi="Arial" w:cs="Arial"/>
          <w:sz w:val="22"/>
          <w:u w:val="single"/>
        </w:rPr>
        <w:t xml:space="preserve"> </w:t>
      </w:r>
      <w:r w:rsidRPr="002A658A">
        <w:rPr>
          <w:rFonts w:ascii="Arial" w:hAnsi="Arial" w:cs="Arial"/>
          <w:sz w:val="22"/>
        </w:rPr>
        <w:t>/</w:t>
      </w:r>
      <w:r w:rsidRPr="002A658A">
        <w:rPr>
          <w:rFonts w:ascii="Arial" w:hAnsi="Arial" w:cs="Arial"/>
          <w:sz w:val="22"/>
          <w:u w:val="single"/>
        </w:rPr>
        <w:t xml:space="preserve"> 0</w:t>
      </w:r>
      <w:r w:rsidR="008F4D01">
        <w:rPr>
          <w:rFonts w:ascii="Arial" w:hAnsi="Arial" w:cs="Arial"/>
          <w:sz w:val="22"/>
          <w:u w:val="single"/>
        </w:rPr>
        <w:t>3</w:t>
      </w:r>
      <w:r w:rsidRPr="002A658A">
        <w:rPr>
          <w:rFonts w:ascii="Arial" w:hAnsi="Arial" w:cs="Arial"/>
          <w:sz w:val="22"/>
          <w:u w:val="single"/>
        </w:rPr>
        <w:t xml:space="preserve"> </w:t>
      </w:r>
      <w:r w:rsidRPr="002A658A">
        <w:rPr>
          <w:rFonts w:ascii="Arial" w:hAnsi="Arial" w:cs="Arial"/>
          <w:sz w:val="22"/>
        </w:rPr>
        <w:t>/</w:t>
      </w:r>
      <w:r w:rsidRPr="002A658A">
        <w:rPr>
          <w:rFonts w:ascii="Arial" w:hAnsi="Arial" w:cs="Arial"/>
          <w:sz w:val="22"/>
          <w:u w:val="single"/>
        </w:rPr>
        <w:t xml:space="preserve"> 2021</w:t>
      </w:r>
    </w:p>
    <w:p w14:paraId="17FF31C2" w14:textId="56D6B477" w:rsidR="001B3C3D" w:rsidRPr="0021493C" w:rsidRDefault="001B3C3D" w:rsidP="0021493C">
      <w:pPr>
        <w:pStyle w:val="Estilo1lj"/>
        <w:jc w:val="center"/>
        <w:rPr>
          <w:rFonts w:cs="Times New Roman"/>
        </w:rPr>
      </w:pPr>
      <w:bookmarkStart w:id="1040" w:name="_Toc81230831"/>
      <w:r w:rsidRPr="00681F8A">
        <w:lastRenderedPageBreak/>
        <w:t>ANEXO V</w:t>
      </w:r>
      <w:r>
        <w:t xml:space="preserve"> </w:t>
      </w:r>
      <w:r w:rsidRPr="00681F8A">
        <w:t>-</w:t>
      </w:r>
      <w:r w:rsidRPr="009C44E8">
        <w:t xml:space="preserve"> </w:t>
      </w:r>
      <w:r w:rsidRPr="009E798F">
        <w:rPr>
          <w:rFonts w:cs="Times New Roman"/>
        </w:rPr>
        <w:t>Orçamento</w:t>
      </w:r>
      <w:bookmarkEnd w:id="1040"/>
    </w:p>
    <w:p w14:paraId="0A25894F" w14:textId="77777777" w:rsidR="001B3C3D" w:rsidRPr="001B3C3D" w:rsidRDefault="001B3C3D" w:rsidP="001B3C3D"/>
    <w:p w14:paraId="0570409C" w14:textId="172B9C85" w:rsidR="001B3C3D" w:rsidRDefault="001B3C3D" w:rsidP="00C23936">
      <w:pPr>
        <w:spacing w:line="276" w:lineRule="auto"/>
        <w:jc w:val="both"/>
        <w:rPr>
          <w:rFonts w:ascii="Arial" w:hAnsi="Arial" w:cs="Arial"/>
          <w:sz w:val="22"/>
        </w:rPr>
      </w:pPr>
      <w:r w:rsidRPr="0032755A">
        <w:rPr>
          <w:rFonts w:cs="Times New Roman"/>
          <w:noProof/>
          <w:lang w:val="en-US"/>
        </w:rPr>
        <w:drawing>
          <wp:inline distT="0" distB="0" distL="0" distR="0" wp14:anchorId="7F205116" wp14:editId="10125699">
            <wp:extent cx="5400040" cy="44138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1695" t="24771" r="49742" b="4829"/>
                    <a:stretch>
                      <a:fillRect/>
                    </a:stretch>
                  </pic:blipFill>
                  <pic:spPr bwMode="auto">
                    <a:xfrm>
                      <a:off x="0" y="0"/>
                      <a:ext cx="5400040" cy="4413885"/>
                    </a:xfrm>
                    <a:prstGeom prst="rect">
                      <a:avLst/>
                    </a:prstGeom>
                    <a:solidFill>
                      <a:srgbClr val="FFFFFF"/>
                    </a:solidFill>
                    <a:ln>
                      <a:noFill/>
                    </a:ln>
                  </pic:spPr>
                </pic:pic>
              </a:graphicData>
            </a:graphic>
          </wp:inline>
        </w:drawing>
      </w:r>
    </w:p>
    <w:bookmarkEnd w:id="3"/>
    <w:p w14:paraId="63B04D7C" w14:textId="77777777" w:rsidR="003166D8" w:rsidRPr="0032755A" w:rsidRDefault="003166D8" w:rsidP="00E156F6">
      <w:pPr>
        <w:jc w:val="both"/>
        <w:rPr>
          <w:rFonts w:cs="Times New Roman"/>
          <w:sz w:val="20"/>
          <w:szCs w:val="20"/>
        </w:rPr>
      </w:pPr>
    </w:p>
    <w:sectPr w:rsidR="003166D8" w:rsidRPr="0032755A" w:rsidSect="004E08EF">
      <w:headerReference w:type="default" r:id="rId29"/>
      <w:type w:val="continuous"/>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1" w:author="Luísa Jardim" w:date="2022-05-19T14:20:00Z" w:initials="LJ">
    <w:p w14:paraId="24E3012B" w14:textId="77777777" w:rsidR="00A44056" w:rsidRDefault="00A44056" w:rsidP="005A7DBE">
      <w:pPr>
        <w:pStyle w:val="Textodecomentrio"/>
      </w:pPr>
      <w:r>
        <w:rPr>
          <w:rStyle w:val="Refdecomentrio"/>
        </w:rPr>
        <w:annotationRef/>
      </w:r>
      <w:r>
        <w:t>Confirmar metodologia genética</w:t>
      </w:r>
    </w:p>
  </w:comment>
  <w:comment w:id="615" w:author="Luísa Jardim" w:date="2022-05-19T14:22:00Z" w:initials="LJ">
    <w:p w14:paraId="3D87707C" w14:textId="77777777" w:rsidR="00663825" w:rsidRDefault="00663825" w:rsidP="0011062E">
      <w:pPr>
        <w:pStyle w:val="Textodecomentrio"/>
      </w:pPr>
      <w:r>
        <w:rPr>
          <w:rStyle w:val="Refdecomentrio"/>
        </w:rPr>
        <w:annotationRef/>
      </w:r>
      <w:r>
        <w:t>Definir análise. Olhar trabalho da Re.</w:t>
      </w:r>
    </w:p>
  </w:comment>
  <w:comment w:id="630" w:author="Luísa Jardim" w:date="2022-05-19T14:24:00Z" w:initials="LJ">
    <w:p w14:paraId="0B0E5754" w14:textId="77777777" w:rsidR="005E3BB9" w:rsidRDefault="005E3BB9" w:rsidP="00C828FC">
      <w:pPr>
        <w:pStyle w:val="Textodecomentrio"/>
      </w:pPr>
      <w:r>
        <w:rPr>
          <w:rStyle w:val="Refdecomentrio"/>
        </w:rPr>
        <w:annotationRef/>
      </w:r>
      <w:r>
        <w:t>Foi aprovada alguma verba?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E3012B" w15:done="0"/>
  <w15:commentEx w15:paraId="3D87707C" w15:done="0"/>
  <w15:commentEx w15:paraId="0B0E57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0D0B4" w16cex:dateUtc="2022-05-19T17:20:00Z"/>
  <w16cex:commentExtensible w16cex:durableId="2630D12A" w16cex:dateUtc="2022-05-19T17:22:00Z"/>
  <w16cex:commentExtensible w16cex:durableId="2630D184" w16cex:dateUtc="2022-05-19T1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E3012B" w16cid:durableId="2630D0B4"/>
  <w16cid:commentId w16cid:paraId="3D87707C" w16cid:durableId="2630D12A"/>
  <w16cid:commentId w16cid:paraId="0B0E5754" w16cid:durableId="2630D1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E146F" w14:textId="77777777" w:rsidR="00381CD5" w:rsidRDefault="00381CD5" w:rsidP="00345CD7">
      <w:pPr>
        <w:spacing w:after="0" w:line="240" w:lineRule="auto"/>
      </w:pPr>
      <w:r>
        <w:separator/>
      </w:r>
    </w:p>
  </w:endnote>
  <w:endnote w:type="continuationSeparator" w:id="0">
    <w:p w14:paraId="09E4B37E" w14:textId="77777777" w:rsidR="00381CD5" w:rsidRDefault="00381CD5" w:rsidP="00345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man"/>
    <w:panose1 w:val="02020603050405020304"/>
    <w:charset w:val="00"/>
    <w:family w:val="roman"/>
    <w:pitch w:val="variable"/>
    <w:sig w:usb0="E0002EFF" w:usb1="C000785B" w:usb2="00000009" w:usb3="00000000" w:csb0="000001FF" w:csb1="00000000"/>
  </w:font>
  <w:font w:name="ArialMT">
    <w:altName w:val="Arial"/>
    <w:charset w:val="00"/>
    <w:family w:val="swiss"/>
    <w:pitch w:val="default"/>
  </w:font>
  <w:font w:name="TimesNewRomanPSMT">
    <w:altName w:val="Times New Roman"/>
    <w:charset w:val="00"/>
    <w:family w:val="roman"/>
    <w:pitch w:val="default"/>
  </w:font>
  <w:font w:name="Yu Mincho">
    <w:charset w:val="80"/>
    <w:family w:val="roman"/>
    <w:pitch w:val="variable"/>
    <w:sig w:usb0="800002E7" w:usb1="2AC7FCFF" w:usb2="00000012" w:usb3="00000000" w:csb0="0002009F" w:csb1="00000000"/>
  </w:font>
  <w:font w:name="inherit">
    <w:altName w:val="Cambria"/>
    <w:charset w:val="00"/>
    <w:family w:val="roman"/>
    <w:pitch w:val="default"/>
  </w:font>
  <w:font w:name="AdvTT3713a231">
    <w:altName w:val="Cambria"/>
    <w:panose1 w:val="00000000000000000000"/>
    <w:charset w:val="00"/>
    <w:family w:val="roman"/>
    <w:notTrueType/>
    <w:pitch w:val="default"/>
    <w:sig w:usb0="00000003" w:usb1="00000000" w:usb2="00000000" w:usb3="00000000" w:csb0="00000001" w:csb1="00000000"/>
  </w:font>
  <w:font w:name="font466">
    <w:altName w:val="MS PMincho"/>
    <w:charset w:val="80"/>
    <w:family w:val="roman"/>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Roman">
    <w:altName w:val="Times New Roman"/>
    <w:charset w:val="00"/>
    <w:family w:val="roman"/>
    <w:pitch w:val="default"/>
  </w:font>
  <w:font w:name="AvantGarde">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DE416" w14:textId="77777777" w:rsidR="000A039A" w:rsidRDefault="000A039A">
    <w:pPr>
      <w:pStyle w:val="Corpodetexto"/>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7E003" w14:textId="77777777" w:rsidR="00381CD5" w:rsidRDefault="00381CD5" w:rsidP="00345CD7">
      <w:pPr>
        <w:spacing w:after="0" w:line="240" w:lineRule="auto"/>
      </w:pPr>
      <w:r>
        <w:separator/>
      </w:r>
    </w:p>
  </w:footnote>
  <w:footnote w:type="continuationSeparator" w:id="0">
    <w:p w14:paraId="6C3EF2F5" w14:textId="77777777" w:rsidR="00381CD5" w:rsidRDefault="00381CD5" w:rsidP="00345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2432" w14:textId="77777777" w:rsidR="000A039A" w:rsidRDefault="000A039A">
    <w:pPr>
      <w:pStyle w:val="Corpodetexto"/>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982052"/>
      <w:docPartObj>
        <w:docPartGallery w:val="Page Numbers (Top of Page)"/>
        <w:docPartUnique/>
      </w:docPartObj>
    </w:sdtPr>
    <w:sdtEndPr/>
    <w:sdtContent>
      <w:p w14:paraId="5D810D38" w14:textId="7CE8B7DF" w:rsidR="00E11BF3" w:rsidRDefault="00E11BF3">
        <w:pPr>
          <w:pStyle w:val="Cabealho"/>
          <w:jc w:val="right"/>
        </w:pPr>
        <w:r>
          <w:fldChar w:fldCharType="begin"/>
        </w:r>
        <w:r>
          <w:instrText>PAGE   \* MERGEFORMAT</w:instrText>
        </w:r>
        <w:r>
          <w:fldChar w:fldCharType="separate"/>
        </w:r>
        <w:r>
          <w:t>2</w:t>
        </w:r>
        <w:r>
          <w:fldChar w:fldCharType="end"/>
        </w:r>
      </w:p>
    </w:sdtContent>
  </w:sdt>
  <w:p w14:paraId="40221A40" w14:textId="77777777" w:rsidR="00E26201" w:rsidRDefault="00E26201">
    <w:pPr>
      <w:pStyle w:val="Corpodetexto"/>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271783"/>
      <w:docPartObj>
        <w:docPartGallery w:val="Page Numbers (Top of Page)"/>
        <w:docPartUnique/>
      </w:docPartObj>
    </w:sdtPr>
    <w:sdtEndPr/>
    <w:sdtContent>
      <w:p w14:paraId="280FA310" w14:textId="77777777" w:rsidR="00E11BF3" w:rsidRDefault="00E11BF3">
        <w:pPr>
          <w:pStyle w:val="Cabealho"/>
          <w:jc w:val="right"/>
        </w:pPr>
        <w:r>
          <w:fldChar w:fldCharType="begin"/>
        </w:r>
        <w:r>
          <w:instrText>PAGE   \* MERGEFORMAT</w:instrText>
        </w:r>
        <w:r>
          <w:fldChar w:fldCharType="separate"/>
        </w:r>
        <w:r>
          <w:t>2</w:t>
        </w:r>
        <w:r>
          <w:fldChar w:fldCharType="end"/>
        </w:r>
      </w:p>
    </w:sdtContent>
  </w:sdt>
  <w:p w14:paraId="7AEF5ADA" w14:textId="77777777" w:rsidR="00E11BF3" w:rsidRDefault="00E11BF3">
    <w:pPr>
      <w:pStyle w:val="Corpodetexto"/>
      <w:spacing w:line="14"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404316"/>
      <w:docPartObj>
        <w:docPartGallery w:val="Page Numbers (Top of Page)"/>
        <w:docPartUnique/>
      </w:docPartObj>
    </w:sdtPr>
    <w:sdtEndPr/>
    <w:sdtContent>
      <w:p w14:paraId="7977401C" w14:textId="2648C2F7" w:rsidR="00336430" w:rsidRDefault="00336430">
        <w:pPr>
          <w:pStyle w:val="Cabealho"/>
          <w:jc w:val="right"/>
        </w:pPr>
        <w:r>
          <w:fldChar w:fldCharType="begin"/>
        </w:r>
        <w:r>
          <w:instrText>PAGE   \* MERGEFORMAT</w:instrText>
        </w:r>
        <w:r>
          <w:fldChar w:fldCharType="separate"/>
        </w:r>
        <w:r>
          <w:t>2</w:t>
        </w:r>
        <w:r>
          <w:fldChar w:fldCharType="end"/>
        </w:r>
      </w:p>
    </w:sdtContent>
  </w:sdt>
  <w:p w14:paraId="5F4413ED" w14:textId="77777777" w:rsidR="002C4B70" w:rsidRDefault="002C4B70">
    <w:pPr>
      <w:pStyle w:val="Corpodetexto"/>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1070"/>
        </w:tabs>
        <w:ind w:left="107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6F3F63"/>
    <w:multiLevelType w:val="hybridMultilevel"/>
    <w:tmpl w:val="DB6C6C62"/>
    <w:lvl w:ilvl="0" w:tplc="58263BA6">
      <w:start w:val="1"/>
      <w:numFmt w:val="decimal"/>
      <w:lvlText w:val="%1."/>
      <w:lvlJc w:val="left"/>
      <w:pPr>
        <w:ind w:left="720" w:hanging="360"/>
      </w:pPr>
      <w:rPr>
        <w:rFonts w:ascii="Times New Roman" w:eastAsiaTheme="minorHAnsi" w:hAnsi="Times New Roman" w:cs="Times New Roman" w:hint="default"/>
        <w:b/>
        <w:color w:val="0563C1" w:themeColor="hyperlink"/>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2733006"/>
    <w:multiLevelType w:val="hybridMultilevel"/>
    <w:tmpl w:val="0FB635E6"/>
    <w:lvl w:ilvl="0" w:tplc="0D2EEE64">
      <w:numFmt w:val="bullet"/>
      <w:lvlText w:val="•"/>
      <w:lvlJc w:val="left"/>
      <w:pPr>
        <w:ind w:left="100" w:hanging="143"/>
      </w:pPr>
      <w:rPr>
        <w:rFonts w:ascii="Arial" w:eastAsia="Arial" w:hAnsi="Arial" w:cs="Arial" w:hint="default"/>
        <w:w w:val="100"/>
        <w:sz w:val="20"/>
        <w:szCs w:val="20"/>
        <w:lang w:val="pt-PT" w:eastAsia="en-US" w:bidi="ar-SA"/>
      </w:rPr>
    </w:lvl>
    <w:lvl w:ilvl="1" w:tplc="29040B90">
      <w:numFmt w:val="bullet"/>
      <w:lvlText w:val="•"/>
      <w:lvlJc w:val="left"/>
      <w:pPr>
        <w:ind w:left="1106" w:hanging="143"/>
      </w:pPr>
      <w:rPr>
        <w:rFonts w:hint="default"/>
        <w:lang w:val="pt-PT" w:eastAsia="en-US" w:bidi="ar-SA"/>
      </w:rPr>
    </w:lvl>
    <w:lvl w:ilvl="2" w:tplc="E612EE2E">
      <w:numFmt w:val="bullet"/>
      <w:lvlText w:val="•"/>
      <w:lvlJc w:val="left"/>
      <w:pPr>
        <w:ind w:left="2112" w:hanging="143"/>
      </w:pPr>
      <w:rPr>
        <w:rFonts w:hint="default"/>
        <w:lang w:val="pt-PT" w:eastAsia="en-US" w:bidi="ar-SA"/>
      </w:rPr>
    </w:lvl>
    <w:lvl w:ilvl="3" w:tplc="0B6689C0">
      <w:numFmt w:val="bullet"/>
      <w:lvlText w:val="•"/>
      <w:lvlJc w:val="left"/>
      <w:pPr>
        <w:ind w:left="3118" w:hanging="143"/>
      </w:pPr>
      <w:rPr>
        <w:rFonts w:hint="default"/>
        <w:lang w:val="pt-PT" w:eastAsia="en-US" w:bidi="ar-SA"/>
      </w:rPr>
    </w:lvl>
    <w:lvl w:ilvl="4" w:tplc="0E52A888">
      <w:numFmt w:val="bullet"/>
      <w:lvlText w:val="•"/>
      <w:lvlJc w:val="left"/>
      <w:pPr>
        <w:ind w:left="4124" w:hanging="143"/>
      </w:pPr>
      <w:rPr>
        <w:rFonts w:hint="default"/>
        <w:lang w:val="pt-PT" w:eastAsia="en-US" w:bidi="ar-SA"/>
      </w:rPr>
    </w:lvl>
    <w:lvl w:ilvl="5" w:tplc="1A2C49F4">
      <w:numFmt w:val="bullet"/>
      <w:lvlText w:val="•"/>
      <w:lvlJc w:val="left"/>
      <w:pPr>
        <w:ind w:left="5130" w:hanging="143"/>
      </w:pPr>
      <w:rPr>
        <w:rFonts w:hint="default"/>
        <w:lang w:val="pt-PT" w:eastAsia="en-US" w:bidi="ar-SA"/>
      </w:rPr>
    </w:lvl>
    <w:lvl w:ilvl="6" w:tplc="7EA27F3E">
      <w:numFmt w:val="bullet"/>
      <w:lvlText w:val="•"/>
      <w:lvlJc w:val="left"/>
      <w:pPr>
        <w:ind w:left="6136" w:hanging="143"/>
      </w:pPr>
      <w:rPr>
        <w:rFonts w:hint="default"/>
        <w:lang w:val="pt-PT" w:eastAsia="en-US" w:bidi="ar-SA"/>
      </w:rPr>
    </w:lvl>
    <w:lvl w:ilvl="7" w:tplc="F03001C4">
      <w:numFmt w:val="bullet"/>
      <w:lvlText w:val="•"/>
      <w:lvlJc w:val="left"/>
      <w:pPr>
        <w:ind w:left="7142" w:hanging="143"/>
      </w:pPr>
      <w:rPr>
        <w:rFonts w:hint="default"/>
        <w:lang w:val="pt-PT" w:eastAsia="en-US" w:bidi="ar-SA"/>
      </w:rPr>
    </w:lvl>
    <w:lvl w:ilvl="8" w:tplc="F9840068">
      <w:numFmt w:val="bullet"/>
      <w:lvlText w:val="•"/>
      <w:lvlJc w:val="left"/>
      <w:pPr>
        <w:ind w:left="8148" w:hanging="143"/>
      </w:pPr>
      <w:rPr>
        <w:rFonts w:hint="default"/>
        <w:lang w:val="pt-PT" w:eastAsia="en-US" w:bidi="ar-SA"/>
      </w:rPr>
    </w:lvl>
  </w:abstractNum>
  <w:abstractNum w:abstractNumId="4" w15:restartNumberingAfterBreak="0">
    <w:nsid w:val="03481363"/>
    <w:multiLevelType w:val="hybridMultilevel"/>
    <w:tmpl w:val="AE185A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6F754F1"/>
    <w:multiLevelType w:val="hybridMultilevel"/>
    <w:tmpl w:val="1B3889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4C3A9C"/>
    <w:multiLevelType w:val="multilevel"/>
    <w:tmpl w:val="5BE00F8C"/>
    <w:lvl w:ilvl="0">
      <w:start w:val="3"/>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7" w15:restartNumberingAfterBreak="0">
    <w:nsid w:val="114703E3"/>
    <w:multiLevelType w:val="hybridMultilevel"/>
    <w:tmpl w:val="8424F61C"/>
    <w:lvl w:ilvl="0" w:tplc="20A856DA">
      <w:start w:val="1"/>
      <w:numFmt w:val="lowerLetter"/>
      <w:lvlText w:val="%1)"/>
      <w:lvlJc w:val="left"/>
      <w:pPr>
        <w:ind w:left="100" w:hanging="236"/>
      </w:pPr>
      <w:rPr>
        <w:rFonts w:ascii="Arial" w:eastAsia="Arial" w:hAnsi="Arial" w:cs="Arial" w:hint="default"/>
        <w:w w:val="100"/>
        <w:sz w:val="20"/>
        <w:szCs w:val="20"/>
        <w:lang w:val="pt-PT" w:eastAsia="en-US" w:bidi="ar-SA"/>
      </w:rPr>
    </w:lvl>
    <w:lvl w:ilvl="1" w:tplc="5DD87F52">
      <w:numFmt w:val="bullet"/>
      <w:lvlText w:val="•"/>
      <w:lvlJc w:val="left"/>
      <w:pPr>
        <w:ind w:left="1106" w:hanging="236"/>
      </w:pPr>
      <w:rPr>
        <w:rFonts w:hint="default"/>
        <w:lang w:val="pt-PT" w:eastAsia="en-US" w:bidi="ar-SA"/>
      </w:rPr>
    </w:lvl>
    <w:lvl w:ilvl="2" w:tplc="FBE2949A">
      <w:numFmt w:val="bullet"/>
      <w:lvlText w:val="•"/>
      <w:lvlJc w:val="left"/>
      <w:pPr>
        <w:ind w:left="2112" w:hanging="236"/>
      </w:pPr>
      <w:rPr>
        <w:rFonts w:hint="default"/>
        <w:lang w:val="pt-PT" w:eastAsia="en-US" w:bidi="ar-SA"/>
      </w:rPr>
    </w:lvl>
    <w:lvl w:ilvl="3" w:tplc="7528E75E">
      <w:numFmt w:val="bullet"/>
      <w:lvlText w:val="•"/>
      <w:lvlJc w:val="left"/>
      <w:pPr>
        <w:ind w:left="3118" w:hanging="236"/>
      </w:pPr>
      <w:rPr>
        <w:rFonts w:hint="default"/>
        <w:lang w:val="pt-PT" w:eastAsia="en-US" w:bidi="ar-SA"/>
      </w:rPr>
    </w:lvl>
    <w:lvl w:ilvl="4" w:tplc="C1EE6B6A">
      <w:numFmt w:val="bullet"/>
      <w:lvlText w:val="•"/>
      <w:lvlJc w:val="left"/>
      <w:pPr>
        <w:ind w:left="4124" w:hanging="236"/>
      </w:pPr>
      <w:rPr>
        <w:rFonts w:hint="default"/>
        <w:lang w:val="pt-PT" w:eastAsia="en-US" w:bidi="ar-SA"/>
      </w:rPr>
    </w:lvl>
    <w:lvl w:ilvl="5" w:tplc="31141D36">
      <w:numFmt w:val="bullet"/>
      <w:lvlText w:val="•"/>
      <w:lvlJc w:val="left"/>
      <w:pPr>
        <w:ind w:left="5130" w:hanging="236"/>
      </w:pPr>
      <w:rPr>
        <w:rFonts w:hint="default"/>
        <w:lang w:val="pt-PT" w:eastAsia="en-US" w:bidi="ar-SA"/>
      </w:rPr>
    </w:lvl>
    <w:lvl w:ilvl="6" w:tplc="FA309CE2">
      <w:numFmt w:val="bullet"/>
      <w:lvlText w:val="•"/>
      <w:lvlJc w:val="left"/>
      <w:pPr>
        <w:ind w:left="6136" w:hanging="236"/>
      </w:pPr>
      <w:rPr>
        <w:rFonts w:hint="default"/>
        <w:lang w:val="pt-PT" w:eastAsia="en-US" w:bidi="ar-SA"/>
      </w:rPr>
    </w:lvl>
    <w:lvl w:ilvl="7" w:tplc="0BB6C0E0">
      <w:numFmt w:val="bullet"/>
      <w:lvlText w:val="•"/>
      <w:lvlJc w:val="left"/>
      <w:pPr>
        <w:ind w:left="7142" w:hanging="236"/>
      </w:pPr>
      <w:rPr>
        <w:rFonts w:hint="default"/>
        <w:lang w:val="pt-PT" w:eastAsia="en-US" w:bidi="ar-SA"/>
      </w:rPr>
    </w:lvl>
    <w:lvl w:ilvl="8" w:tplc="FE76B7E2">
      <w:numFmt w:val="bullet"/>
      <w:lvlText w:val="•"/>
      <w:lvlJc w:val="left"/>
      <w:pPr>
        <w:ind w:left="8148" w:hanging="236"/>
      </w:pPr>
      <w:rPr>
        <w:rFonts w:hint="default"/>
        <w:lang w:val="pt-PT" w:eastAsia="en-US" w:bidi="ar-SA"/>
      </w:rPr>
    </w:lvl>
  </w:abstractNum>
  <w:abstractNum w:abstractNumId="8" w15:restartNumberingAfterBreak="0">
    <w:nsid w:val="11DC6311"/>
    <w:multiLevelType w:val="hybridMultilevel"/>
    <w:tmpl w:val="87461B92"/>
    <w:lvl w:ilvl="0" w:tplc="05CE046A">
      <w:numFmt w:val="bullet"/>
      <w:lvlText w:val=""/>
      <w:lvlJc w:val="left"/>
      <w:pPr>
        <w:ind w:left="821" w:hanging="360"/>
      </w:pPr>
      <w:rPr>
        <w:rFonts w:ascii="Symbol" w:eastAsia="Symbol" w:hAnsi="Symbol" w:cs="Symbol" w:hint="default"/>
        <w:w w:val="100"/>
        <w:sz w:val="24"/>
        <w:szCs w:val="24"/>
        <w:lang w:val="pt-PT" w:eastAsia="en-US" w:bidi="ar-SA"/>
      </w:rPr>
    </w:lvl>
    <w:lvl w:ilvl="1" w:tplc="D6E21BCC">
      <w:numFmt w:val="bullet"/>
      <w:lvlText w:val="•"/>
      <w:lvlJc w:val="left"/>
      <w:pPr>
        <w:ind w:left="1610" w:hanging="360"/>
      </w:pPr>
      <w:rPr>
        <w:lang w:val="pt-PT" w:eastAsia="en-US" w:bidi="ar-SA"/>
      </w:rPr>
    </w:lvl>
    <w:lvl w:ilvl="2" w:tplc="AB209C32">
      <w:numFmt w:val="bullet"/>
      <w:lvlText w:val="•"/>
      <w:lvlJc w:val="left"/>
      <w:pPr>
        <w:ind w:left="2401" w:hanging="360"/>
      </w:pPr>
      <w:rPr>
        <w:lang w:val="pt-PT" w:eastAsia="en-US" w:bidi="ar-SA"/>
      </w:rPr>
    </w:lvl>
    <w:lvl w:ilvl="3" w:tplc="AEC2F8B6">
      <w:numFmt w:val="bullet"/>
      <w:lvlText w:val="•"/>
      <w:lvlJc w:val="left"/>
      <w:pPr>
        <w:ind w:left="3191" w:hanging="360"/>
      </w:pPr>
      <w:rPr>
        <w:lang w:val="pt-PT" w:eastAsia="en-US" w:bidi="ar-SA"/>
      </w:rPr>
    </w:lvl>
    <w:lvl w:ilvl="4" w:tplc="F7365770">
      <w:numFmt w:val="bullet"/>
      <w:lvlText w:val="•"/>
      <w:lvlJc w:val="left"/>
      <w:pPr>
        <w:ind w:left="3982" w:hanging="360"/>
      </w:pPr>
      <w:rPr>
        <w:lang w:val="pt-PT" w:eastAsia="en-US" w:bidi="ar-SA"/>
      </w:rPr>
    </w:lvl>
    <w:lvl w:ilvl="5" w:tplc="E6EEE18C">
      <w:numFmt w:val="bullet"/>
      <w:lvlText w:val="•"/>
      <w:lvlJc w:val="left"/>
      <w:pPr>
        <w:ind w:left="4773" w:hanging="360"/>
      </w:pPr>
      <w:rPr>
        <w:lang w:val="pt-PT" w:eastAsia="en-US" w:bidi="ar-SA"/>
      </w:rPr>
    </w:lvl>
    <w:lvl w:ilvl="6" w:tplc="77EC29C4">
      <w:numFmt w:val="bullet"/>
      <w:lvlText w:val="•"/>
      <w:lvlJc w:val="left"/>
      <w:pPr>
        <w:ind w:left="5563" w:hanging="360"/>
      </w:pPr>
      <w:rPr>
        <w:lang w:val="pt-PT" w:eastAsia="en-US" w:bidi="ar-SA"/>
      </w:rPr>
    </w:lvl>
    <w:lvl w:ilvl="7" w:tplc="8AE6132C">
      <w:numFmt w:val="bullet"/>
      <w:lvlText w:val="•"/>
      <w:lvlJc w:val="left"/>
      <w:pPr>
        <w:ind w:left="6354" w:hanging="360"/>
      </w:pPr>
      <w:rPr>
        <w:lang w:val="pt-PT" w:eastAsia="en-US" w:bidi="ar-SA"/>
      </w:rPr>
    </w:lvl>
    <w:lvl w:ilvl="8" w:tplc="C4CEB8C2">
      <w:numFmt w:val="bullet"/>
      <w:lvlText w:val="•"/>
      <w:lvlJc w:val="left"/>
      <w:pPr>
        <w:ind w:left="7145" w:hanging="360"/>
      </w:pPr>
      <w:rPr>
        <w:lang w:val="pt-PT" w:eastAsia="en-US" w:bidi="ar-SA"/>
      </w:rPr>
    </w:lvl>
  </w:abstractNum>
  <w:abstractNum w:abstractNumId="9" w15:restartNumberingAfterBreak="0">
    <w:nsid w:val="12AA33AE"/>
    <w:multiLevelType w:val="hybridMultilevel"/>
    <w:tmpl w:val="76E0E5C2"/>
    <w:lvl w:ilvl="0" w:tplc="B448C9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2DC3E61"/>
    <w:multiLevelType w:val="multilevel"/>
    <w:tmpl w:val="B576F07C"/>
    <w:lvl w:ilvl="0">
      <w:start w:val="2"/>
      <w:numFmt w:val="decimal"/>
      <w:lvlText w:val="%1."/>
      <w:lvlJc w:val="left"/>
      <w:pPr>
        <w:ind w:left="360" w:hanging="360"/>
      </w:pPr>
      <w:rPr>
        <w:rFonts w:hint="default"/>
      </w:rPr>
    </w:lvl>
    <w:lvl w:ilvl="1">
      <w:start w:val="2"/>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11" w15:restartNumberingAfterBreak="0">
    <w:nsid w:val="188601FA"/>
    <w:multiLevelType w:val="hybridMultilevel"/>
    <w:tmpl w:val="7B2E37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C63D1C"/>
    <w:multiLevelType w:val="multilevel"/>
    <w:tmpl w:val="4B3A5D7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6F7195"/>
    <w:multiLevelType w:val="multilevel"/>
    <w:tmpl w:val="664CEF4E"/>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473AC3"/>
    <w:multiLevelType w:val="multilevel"/>
    <w:tmpl w:val="1CA8A982"/>
    <w:lvl w:ilvl="0">
      <w:start w:val="3"/>
      <w:numFmt w:val="decimal"/>
      <w:lvlText w:val="%1"/>
      <w:lvlJc w:val="left"/>
      <w:pPr>
        <w:ind w:left="480" w:hanging="480"/>
      </w:pPr>
      <w:rPr>
        <w:rFonts w:hint="default"/>
      </w:rPr>
    </w:lvl>
    <w:lvl w:ilvl="1">
      <w:start w:val="2"/>
      <w:numFmt w:val="decimal"/>
      <w:lvlText w:val="%1.%2"/>
      <w:lvlJc w:val="left"/>
      <w:pPr>
        <w:ind w:left="482" w:hanging="480"/>
      </w:pPr>
      <w:rPr>
        <w:rFonts w:hint="default"/>
      </w:rPr>
    </w:lvl>
    <w:lvl w:ilvl="2">
      <w:start w:val="2"/>
      <w:numFmt w:val="decimal"/>
      <w:lvlText w:val="%1.%2.%3"/>
      <w:lvlJc w:val="left"/>
      <w:pPr>
        <w:ind w:left="724" w:hanging="720"/>
      </w:pPr>
      <w:rPr>
        <w:rFonts w:hint="default"/>
      </w:rPr>
    </w:lvl>
    <w:lvl w:ilvl="3">
      <w:start w:val="1"/>
      <w:numFmt w:val="decimal"/>
      <w:lvlText w:val="%1.%2.%3.%4"/>
      <w:lvlJc w:val="left"/>
      <w:pPr>
        <w:ind w:left="726" w:hanging="720"/>
      </w:pPr>
      <w:rPr>
        <w:rFonts w:hint="default"/>
      </w:rPr>
    </w:lvl>
    <w:lvl w:ilvl="4">
      <w:start w:val="1"/>
      <w:numFmt w:val="decimal"/>
      <w:lvlText w:val="%1.%2.%3.%4.%5"/>
      <w:lvlJc w:val="left"/>
      <w:pPr>
        <w:ind w:left="1088" w:hanging="1080"/>
      </w:pPr>
      <w:rPr>
        <w:rFonts w:hint="default"/>
      </w:rPr>
    </w:lvl>
    <w:lvl w:ilvl="5">
      <w:start w:val="1"/>
      <w:numFmt w:val="decimal"/>
      <w:lvlText w:val="%1.%2.%3.%4.%5.%6"/>
      <w:lvlJc w:val="left"/>
      <w:pPr>
        <w:ind w:left="1090" w:hanging="1080"/>
      </w:pPr>
      <w:rPr>
        <w:rFonts w:hint="default"/>
      </w:rPr>
    </w:lvl>
    <w:lvl w:ilvl="6">
      <w:start w:val="1"/>
      <w:numFmt w:val="decimal"/>
      <w:lvlText w:val="%1.%2.%3.%4.%5.%6.%7"/>
      <w:lvlJc w:val="left"/>
      <w:pPr>
        <w:ind w:left="1452" w:hanging="1440"/>
      </w:pPr>
      <w:rPr>
        <w:rFonts w:hint="default"/>
      </w:rPr>
    </w:lvl>
    <w:lvl w:ilvl="7">
      <w:start w:val="1"/>
      <w:numFmt w:val="decimal"/>
      <w:lvlText w:val="%1.%2.%3.%4.%5.%6.%7.%8"/>
      <w:lvlJc w:val="left"/>
      <w:pPr>
        <w:ind w:left="1454" w:hanging="1440"/>
      </w:pPr>
      <w:rPr>
        <w:rFonts w:hint="default"/>
      </w:rPr>
    </w:lvl>
    <w:lvl w:ilvl="8">
      <w:start w:val="1"/>
      <w:numFmt w:val="decimal"/>
      <w:lvlText w:val="%1.%2.%3.%4.%5.%6.%7.%8.%9"/>
      <w:lvlJc w:val="left"/>
      <w:pPr>
        <w:ind w:left="1816" w:hanging="1800"/>
      </w:pPr>
      <w:rPr>
        <w:rFonts w:hint="default"/>
      </w:rPr>
    </w:lvl>
  </w:abstractNum>
  <w:abstractNum w:abstractNumId="15" w15:restartNumberingAfterBreak="0">
    <w:nsid w:val="2FF037ED"/>
    <w:multiLevelType w:val="multilevel"/>
    <w:tmpl w:val="60A882AC"/>
    <w:lvl w:ilvl="0">
      <w:start w:val="3"/>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5"/>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6" w15:restartNumberingAfterBreak="0">
    <w:nsid w:val="367555AB"/>
    <w:multiLevelType w:val="hybridMultilevel"/>
    <w:tmpl w:val="1F380D8E"/>
    <w:lvl w:ilvl="0" w:tplc="5DAA9D5A">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7091E98"/>
    <w:multiLevelType w:val="multilevel"/>
    <w:tmpl w:val="A3F6A508"/>
    <w:lvl w:ilvl="0">
      <w:start w:val="3"/>
      <w:numFmt w:val="decimal"/>
      <w:lvlText w:val="%1"/>
      <w:lvlJc w:val="left"/>
      <w:pPr>
        <w:ind w:left="360" w:hanging="360"/>
      </w:pPr>
      <w:rPr>
        <w:rFonts w:hint="default"/>
      </w:rPr>
    </w:lvl>
    <w:lvl w:ilvl="1">
      <w:start w:val="5"/>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18" w15:restartNumberingAfterBreak="0">
    <w:nsid w:val="3AB2712E"/>
    <w:multiLevelType w:val="multilevel"/>
    <w:tmpl w:val="7D8CEB30"/>
    <w:lvl w:ilvl="0">
      <w:start w:val="3"/>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FAA1B68"/>
    <w:multiLevelType w:val="multilevel"/>
    <w:tmpl w:val="1AA69C62"/>
    <w:lvl w:ilvl="0">
      <w:start w:val="3"/>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4CA45D4"/>
    <w:multiLevelType w:val="hybridMultilevel"/>
    <w:tmpl w:val="5F5A8FD6"/>
    <w:lvl w:ilvl="0" w:tplc="9132A98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640545A"/>
    <w:multiLevelType w:val="multilevel"/>
    <w:tmpl w:val="DEF4CEC0"/>
    <w:lvl w:ilvl="0">
      <w:start w:val="1"/>
      <w:numFmt w:val="decimal"/>
      <w:lvlText w:val="%1."/>
      <w:lvlJc w:val="left"/>
      <w:pPr>
        <w:ind w:left="720" w:hanging="360"/>
      </w:pPr>
      <w:rPr>
        <w:rFonts w:hint="default"/>
      </w:rPr>
    </w:lvl>
    <w:lvl w:ilvl="1">
      <w:start w:val="9"/>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6586593"/>
    <w:multiLevelType w:val="multilevel"/>
    <w:tmpl w:val="F6D28818"/>
    <w:lvl w:ilvl="0">
      <w:start w:val="3"/>
      <w:numFmt w:val="decimal"/>
      <w:lvlText w:val="%1"/>
      <w:lvlJc w:val="left"/>
      <w:pPr>
        <w:ind w:left="360" w:hanging="360"/>
      </w:pPr>
      <w:rPr>
        <w:rFonts w:hint="default"/>
      </w:rPr>
    </w:lvl>
    <w:lvl w:ilvl="1">
      <w:start w:val="6"/>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23" w15:restartNumberingAfterBreak="0">
    <w:nsid w:val="4C301A68"/>
    <w:multiLevelType w:val="multilevel"/>
    <w:tmpl w:val="3822D582"/>
    <w:lvl w:ilvl="0">
      <w:start w:val="1"/>
      <w:numFmt w:val="decimal"/>
      <w:pStyle w:val="titlj1"/>
      <w:lvlText w:val="%1."/>
      <w:lvlJc w:val="left"/>
      <w:pPr>
        <w:ind w:left="720" w:hanging="360"/>
      </w:pPr>
      <w:rPr>
        <w:rFonts w:hint="default"/>
      </w:rPr>
    </w:lvl>
    <w:lvl w:ilvl="1">
      <w:start w:val="1"/>
      <w:numFmt w:val="decimal"/>
      <w:pStyle w:val="tit2lj"/>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1D1F77"/>
    <w:multiLevelType w:val="multilevel"/>
    <w:tmpl w:val="C086454A"/>
    <w:lvl w:ilvl="0">
      <w:start w:val="3"/>
      <w:numFmt w:val="decimal"/>
      <w:lvlText w:val="%1"/>
      <w:lvlJc w:val="left"/>
      <w:pPr>
        <w:ind w:left="360" w:hanging="360"/>
      </w:pPr>
      <w:rPr>
        <w:rFonts w:hint="default"/>
      </w:rPr>
    </w:lvl>
    <w:lvl w:ilvl="1">
      <w:start w:val="5"/>
      <w:numFmt w:val="decimal"/>
      <w:lvlText w:val="%1.%2"/>
      <w:lvlJc w:val="left"/>
      <w:pPr>
        <w:ind w:left="362" w:hanging="36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726" w:hanging="720"/>
      </w:pPr>
      <w:rPr>
        <w:rFonts w:hint="default"/>
      </w:rPr>
    </w:lvl>
    <w:lvl w:ilvl="4">
      <w:start w:val="1"/>
      <w:numFmt w:val="decimal"/>
      <w:lvlText w:val="%1.%2.%3.%4.%5"/>
      <w:lvlJc w:val="left"/>
      <w:pPr>
        <w:ind w:left="1088" w:hanging="1080"/>
      </w:pPr>
      <w:rPr>
        <w:rFonts w:hint="default"/>
      </w:rPr>
    </w:lvl>
    <w:lvl w:ilvl="5">
      <w:start w:val="1"/>
      <w:numFmt w:val="decimal"/>
      <w:lvlText w:val="%1.%2.%3.%4.%5.%6"/>
      <w:lvlJc w:val="left"/>
      <w:pPr>
        <w:ind w:left="1090" w:hanging="1080"/>
      </w:pPr>
      <w:rPr>
        <w:rFonts w:hint="default"/>
      </w:rPr>
    </w:lvl>
    <w:lvl w:ilvl="6">
      <w:start w:val="1"/>
      <w:numFmt w:val="decimal"/>
      <w:lvlText w:val="%1.%2.%3.%4.%5.%6.%7"/>
      <w:lvlJc w:val="left"/>
      <w:pPr>
        <w:ind w:left="1452" w:hanging="1440"/>
      </w:pPr>
      <w:rPr>
        <w:rFonts w:hint="default"/>
      </w:rPr>
    </w:lvl>
    <w:lvl w:ilvl="7">
      <w:start w:val="1"/>
      <w:numFmt w:val="decimal"/>
      <w:lvlText w:val="%1.%2.%3.%4.%5.%6.%7.%8"/>
      <w:lvlJc w:val="left"/>
      <w:pPr>
        <w:ind w:left="1454" w:hanging="1440"/>
      </w:pPr>
      <w:rPr>
        <w:rFonts w:hint="default"/>
      </w:rPr>
    </w:lvl>
    <w:lvl w:ilvl="8">
      <w:start w:val="1"/>
      <w:numFmt w:val="decimal"/>
      <w:lvlText w:val="%1.%2.%3.%4.%5.%6.%7.%8.%9"/>
      <w:lvlJc w:val="left"/>
      <w:pPr>
        <w:ind w:left="1816" w:hanging="1800"/>
      </w:pPr>
      <w:rPr>
        <w:rFonts w:hint="default"/>
      </w:rPr>
    </w:lvl>
  </w:abstractNum>
  <w:abstractNum w:abstractNumId="25" w15:restartNumberingAfterBreak="0">
    <w:nsid w:val="5C266FB9"/>
    <w:multiLevelType w:val="multilevel"/>
    <w:tmpl w:val="CAACE158"/>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5C5037BC"/>
    <w:multiLevelType w:val="hybridMultilevel"/>
    <w:tmpl w:val="C3AE7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3EC14E2"/>
    <w:multiLevelType w:val="multilevel"/>
    <w:tmpl w:val="069E3E4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677D66"/>
    <w:multiLevelType w:val="hybridMultilevel"/>
    <w:tmpl w:val="2AD453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15:restartNumberingAfterBreak="0">
    <w:nsid w:val="70BB09D1"/>
    <w:multiLevelType w:val="multilevel"/>
    <w:tmpl w:val="069E3E4C"/>
    <w:lvl w:ilvl="0">
      <w:start w:val="2"/>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216168C"/>
    <w:multiLevelType w:val="multilevel"/>
    <w:tmpl w:val="069E3E4C"/>
    <w:lvl w:ilvl="0">
      <w:start w:val="2"/>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9545ED0"/>
    <w:multiLevelType w:val="multilevel"/>
    <w:tmpl w:val="069E3E4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A9452CC"/>
    <w:multiLevelType w:val="multilevel"/>
    <w:tmpl w:val="61963CB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7DA872F3"/>
    <w:multiLevelType w:val="hybridMultilevel"/>
    <w:tmpl w:val="041C23AE"/>
    <w:lvl w:ilvl="0" w:tplc="FA46D1C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7795870">
    <w:abstractNumId w:val="0"/>
  </w:num>
  <w:num w:numId="2" w16cid:durableId="21901976">
    <w:abstractNumId w:val="5"/>
  </w:num>
  <w:num w:numId="3" w16cid:durableId="612051634">
    <w:abstractNumId w:val="21"/>
  </w:num>
  <w:num w:numId="4" w16cid:durableId="386950150">
    <w:abstractNumId w:val="4"/>
  </w:num>
  <w:num w:numId="5" w16cid:durableId="193883397">
    <w:abstractNumId w:val="11"/>
  </w:num>
  <w:num w:numId="6" w16cid:durableId="1412311404">
    <w:abstractNumId w:val="23"/>
  </w:num>
  <w:num w:numId="7" w16cid:durableId="1335912171">
    <w:abstractNumId w:val="1"/>
  </w:num>
  <w:num w:numId="8" w16cid:durableId="713311983">
    <w:abstractNumId w:val="28"/>
  </w:num>
  <w:num w:numId="9" w16cid:durableId="314114859">
    <w:abstractNumId w:val="2"/>
  </w:num>
  <w:num w:numId="10" w16cid:durableId="1033992908">
    <w:abstractNumId w:val="26"/>
  </w:num>
  <w:num w:numId="11" w16cid:durableId="355735442">
    <w:abstractNumId w:val="8"/>
  </w:num>
  <w:num w:numId="12" w16cid:durableId="463349440">
    <w:abstractNumId w:val="7"/>
  </w:num>
  <w:num w:numId="13" w16cid:durableId="1982804550">
    <w:abstractNumId w:val="3"/>
  </w:num>
  <w:num w:numId="14" w16cid:durableId="1427191428">
    <w:abstractNumId w:val="9"/>
  </w:num>
  <w:num w:numId="15" w16cid:durableId="58939881">
    <w:abstractNumId w:val="20"/>
  </w:num>
  <w:num w:numId="16" w16cid:durableId="1919704211">
    <w:abstractNumId w:val="16"/>
  </w:num>
  <w:num w:numId="17" w16cid:durableId="1536698023">
    <w:abstractNumId w:val="33"/>
  </w:num>
  <w:num w:numId="18" w16cid:durableId="863635766">
    <w:abstractNumId w:val="30"/>
  </w:num>
  <w:num w:numId="19" w16cid:durableId="1586917876">
    <w:abstractNumId w:val="10"/>
  </w:num>
  <w:num w:numId="20" w16cid:durableId="1784380196">
    <w:abstractNumId w:val="31"/>
  </w:num>
  <w:num w:numId="21" w16cid:durableId="1749376215">
    <w:abstractNumId w:val="27"/>
  </w:num>
  <w:num w:numId="22" w16cid:durableId="1448887734">
    <w:abstractNumId w:val="12"/>
  </w:num>
  <w:num w:numId="23" w16cid:durableId="1417167311">
    <w:abstractNumId w:val="15"/>
  </w:num>
  <w:num w:numId="24" w16cid:durableId="2141148546">
    <w:abstractNumId w:val="6"/>
  </w:num>
  <w:num w:numId="25" w16cid:durableId="463431169">
    <w:abstractNumId w:val="32"/>
  </w:num>
  <w:num w:numId="26" w16cid:durableId="158228824">
    <w:abstractNumId w:val="29"/>
  </w:num>
  <w:num w:numId="27" w16cid:durableId="2127041484">
    <w:abstractNumId w:val="17"/>
  </w:num>
  <w:num w:numId="28" w16cid:durableId="553933756">
    <w:abstractNumId w:val="22"/>
  </w:num>
  <w:num w:numId="29" w16cid:durableId="857738716">
    <w:abstractNumId w:val="18"/>
  </w:num>
  <w:num w:numId="30" w16cid:durableId="1339308087">
    <w:abstractNumId w:val="25"/>
  </w:num>
  <w:num w:numId="31" w16cid:durableId="143088002">
    <w:abstractNumId w:val="14"/>
  </w:num>
  <w:num w:numId="32" w16cid:durableId="409041489">
    <w:abstractNumId w:val="24"/>
  </w:num>
  <w:num w:numId="33" w16cid:durableId="1201628847">
    <w:abstractNumId w:val="19"/>
  </w:num>
  <w:num w:numId="34" w16cid:durableId="93528680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ísa Jardim">
    <w15:presenceInfo w15:providerId="Windows Live" w15:userId="a7402c1b37df4f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6F6"/>
    <w:rsid w:val="000034AE"/>
    <w:rsid w:val="00003746"/>
    <w:rsid w:val="00003911"/>
    <w:rsid w:val="0001128B"/>
    <w:rsid w:val="000120D7"/>
    <w:rsid w:val="00012F73"/>
    <w:rsid w:val="000215E1"/>
    <w:rsid w:val="00022ED9"/>
    <w:rsid w:val="00027126"/>
    <w:rsid w:val="000278D7"/>
    <w:rsid w:val="00032EEA"/>
    <w:rsid w:val="00034A7E"/>
    <w:rsid w:val="000357F1"/>
    <w:rsid w:val="00036A16"/>
    <w:rsid w:val="0003754D"/>
    <w:rsid w:val="00044B7C"/>
    <w:rsid w:val="000527CB"/>
    <w:rsid w:val="00053453"/>
    <w:rsid w:val="00056D0C"/>
    <w:rsid w:val="00056E51"/>
    <w:rsid w:val="00062FA9"/>
    <w:rsid w:val="000638EB"/>
    <w:rsid w:val="00066156"/>
    <w:rsid w:val="0007269C"/>
    <w:rsid w:val="00076999"/>
    <w:rsid w:val="00082C74"/>
    <w:rsid w:val="00082D84"/>
    <w:rsid w:val="000878C1"/>
    <w:rsid w:val="00090E06"/>
    <w:rsid w:val="0009141E"/>
    <w:rsid w:val="00092538"/>
    <w:rsid w:val="00092DBB"/>
    <w:rsid w:val="000A039A"/>
    <w:rsid w:val="000A41B4"/>
    <w:rsid w:val="000A47B4"/>
    <w:rsid w:val="000B178E"/>
    <w:rsid w:val="000B2AA8"/>
    <w:rsid w:val="000B449A"/>
    <w:rsid w:val="000C089F"/>
    <w:rsid w:val="000C287B"/>
    <w:rsid w:val="000C598A"/>
    <w:rsid w:val="000C7EB2"/>
    <w:rsid w:val="000D24F4"/>
    <w:rsid w:val="000D29AC"/>
    <w:rsid w:val="000D3AFA"/>
    <w:rsid w:val="000D7237"/>
    <w:rsid w:val="000E55B2"/>
    <w:rsid w:val="000E7135"/>
    <w:rsid w:val="000F480C"/>
    <w:rsid w:val="000F5F96"/>
    <w:rsid w:val="00100E2F"/>
    <w:rsid w:val="00101A42"/>
    <w:rsid w:val="00104E76"/>
    <w:rsid w:val="00105E63"/>
    <w:rsid w:val="0010756C"/>
    <w:rsid w:val="00110BC1"/>
    <w:rsid w:val="001131D3"/>
    <w:rsid w:val="001163E1"/>
    <w:rsid w:val="00117F6F"/>
    <w:rsid w:val="00120507"/>
    <w:rsid w:val="001228C4"/>
    <w:rsid w:val="0012437A"/>
    <w:rsid w:val="0012627C"/>
    <w:rsid w:val="00131C22"/>
    <w:rsid w:val="001366B8"/>
    <w:rsid w:val="001431BE"/>
    <w:rsid w:val="001448C5"/>
    <w:rsid w:val="00144A01"/>
    <w:rsid w:val="00146483"/>
    <w:rsid w:val="00147A74"/>
    <w:rsid w:val="00151BCD"/>
    <w:rsid w:val="0016012E"/>
    <w:rsid w:val="00160B0B"/>
    <w:rsid w:val="00162D31"/>
    <w:rsid w:val="001649D6"/>
    <w:rsid w:val="00165EF0"/>
    <w:rsid w:val="00166284"/>
    <w:rsid w:val="0016633C"/>
    <w:rsid w:val="001776EF"/>
    <w:rsid w:val="001834D0"/>
    <w:rsid w:val="001876F6"/>
    <w:rsid w:val="00192514"/>
    <w:rsid w:val="001A0FB0"/>
    <w:rsid w:val="001A168B"/>
    <w:rsid w:val="001A6195"/>
    <w:rsid w:val="001A6FE4"/>
    <w:rsid w:val="001B0B7F"/>
    <w:rsid w:val="001B3C3D"/>
    <w:rsid w:val="001B3E22"/>
    <w:rsid w:val="001B689F"/>
    <w:rsid w:val="001B7A09"/>
    <w:rsid w:val="001C2283"/>
    <w:rsid w:val="001C44D5"/>
    <w:rsid w:val="001D019B"/>
    <w:rsid w:val="001D1B15"/>
    <w:rsid w:val="001D1C99"/>
    <w:rsid w:val="001E2824"/>
    <w:rsid w:val="001E3172"/>
    <w:rsid w:val="001F08DA"/>
    <w:rsid w:val="001F0EC6"/>
    <w:rsid w:val="001F237F"/>
    <w:rsid w:val="0020243C"/>
    <w:rsid w:val="00202464"/>
    <w:rsid w:val="002033BC"/>
    <w:rsid w:val="00205F1E"/>
    <w:rsid w:val="002118E0"/>
    <w:rsid w:val="00211DD3"/>
    <w:rsid w:val="0021297B"/>
    <w:rsid w:val="00212C1C"/>
    <w:rsid w:val="00214543"/>
    <w:rsid w:val="0021493C"/>
    <w:rsid w:val="00215073"/>
    <w:rsid w:val="002151D7"/>
    <w:rsid w:val="002179F0"/>
    <w:rsid w:val="00217E9D"/>
    <w:rsid w:val="00221605"/>
    <w:rsid w:val="00221C40"/>
    <w:rsid w:val="002261D4"/>
    <w:rsid w:val="00227531"/>
    <w:rsid w:val="00232873"/>
    <w:rsid w:val="002328D3"/>
    <w:rsid w:val="002337CE"/>
    <w:rsid w:val="002363DF"/>
    <w:rsid w:val="00236EB7"/>
    <w:rsid w:val="00237167"/>
    <w:rsid w:val="0024517C"/>
    <w:rsid w:val="002511E8"/>
    <w:rsid w:val="00251490"/>
    <w:rsid w:val="00254AEE"/>
    <w:rsid w:val="0026486C"/>
    <w:rsid w:val="00274993"/>
    <w:rsid w:val="002755AF"/>
    <w:rsid w:val="002771D3"/>
    <w:rsid w:val="00281FFC"/>
    <w:rsid w:val="00282E84"/>
    <w:rsid w:val="00290F3E"/>
    <w:rsid w:val="0029317A"/>
    <w:rsid w:val="0029572B"/>
    <w:rsid w:val="00297C05"/>
    <w:rsid w:val="002A11F0"/>
    <w:rsid w:val="002A2788"/>
    <w:rsid w:val="002A6866"/>
    <w:rsid w:val="002B366E"/>
    <w:rsid w:val="002B4691"/>
    <w:rsid w:val="002B49D3"/>
    <w:rsid w:val="002B685E"/>
    <w:rsid w:val="002C4B70"/>
    <w:rsid w:val="002C5081"/>
    <w:rsid w:val="002C5496"/>
    <w:rsid w:val="002C5E65"/>
    <w:rsid w:val="002C62E4"/>
    <w:rsid w:val="002C631B"/>
    <w:rsid w:val="002D1401"/>
    <w:rsid w:val="002D1891"/>
    <w:rsid w:val="002D5B51"/>
    <w:rsid w:val="002D6346"/>
    <w:rsid w:val="002D6BC3"/>
    <w:rsid w:val="002D7507"/>
    <w:rsid w:val="002E1955"/>
    <w:rsid w:val="002E3674"/>
    <w:rsid w:val="002E6580"/>
    <w:rsid w:val="002F0723"/>
    <w:rsid w:val="002F4E8E"/>
    <w:rsid w:val="00303412"/>
    <w:rsid w:val="00304431"/>
    <w:rsid w:val="003062F3"/>
    <w:rsid w:val="00313D82"/>
    <w:rsid w:val="003166D8"/>
    <w:rsid w:val="00321331"/>
    <w:rsid w:val="0032157E"/>
    <w:rsid w:val="00323F82"/>
    <w:rsid w:val="00325105"/>
    <w:rsid w:val="0032755A"/>
    <w:rsid w:val="003310E2"/>
    <w:rsid w:val="003315AE"/>
    <w:rsid w:val="003320D3"/>
    <w:rsid w:val="00332260"/>
    <w:rsid w:val="003342B2"/>
    <w:rsid w:val="003349B6"/>
    <w:rsid w:val="003351F9"/>
    <w:rsid w:val="00336430"/>
    <w:rsid w:val="0034233A"/>
    <w:rsid w:val="00342FE2"/>
    <w:rsid w:val="00343EDA"/>
    <w:rsid w:val="003453E0"/>
    <w:rsid w:val="00345CD7"/>
    <w:rsid w:val="00347F21"/>
    <w:rsid w:val="00352ABF"/>
    <w:rsid w:val="003531A1"/>
    <w:rsid w:val="00353D78"/>
    <w:rsid w:val="00356F8D"/>
    <w:rsid w:val="00357D26"/>
    <w:rsid w:val="003657BC"/>
    <w:rsid w:val="00376E16"/>
    <w:rsid w:val="003778B5"/>
    <w:rsid w:val="00380AAC"/>
    <w:rsid w:val="00381299"/>
    <w:rsid w:val="00381B62"/>
    <w:rsid w:val="00381CD5"/>
    <w:rsid w:val="0038420D"/>
    <w:rsid w:val="00384B54"/>
    <w:rsid w:val="003863DC"/>
    <w:rsid w:val="0039024F"/>
    <w:rsid w:val="00392149"/>
    <w:rsid w:val="00392353"/>
    <w:rsid w:val="0039302C"/>
    <w:rsid w:val="003930A9"/>
    <w:rsid w:val="00393ACF"/>
    <w:rsid w:val="00393E58"/>
    <w:rsid w:val="00394530"/>
    <w:rsid w:val="00394A8C"/>
    <w:rsid w:val="00395C31"/>
    <w:rsid w:val="003969B5"/>
    <w:rsid w:val="00397B19"/>
    <w:rsid w:val="00397B69"/>
    <w:rsid w:val="003A0F66"/>
    <w:rsid w:val="003A17F2"/>
    <w:rsid w:val="003A586F"/>
    <w:rsid w:val="003B343E"/>
    <w:rsid w:val="003B5F71"/>
    <w:rsid w:val="003B648F"/>
    <w:rsid w:val="003C0418"/>
    <w:rsid w:val="003C0965"/>
    <w:rsid w:val="003C2E76"/>
    <w:rsid w:val="003C60CF"/>
    <w:rsid w:val="003C6F8A"/>
    <w:rsid w:val="003D72AD"/>
    <w:rsid w:val="003D78AC"/>
    <w:rsid w:val="003E1773"/>
    <w:rsid w:val="003E5678"/>
    <w:rsid w:val="003E56B9"/>
    <w:rsid w:val="003E580E"/>
    <w:rsid w:val="003E771C"/>
    <w:rsid w:val="003F0450"/>
    <w:rsid w:val="003F0C70"/>
    <w:rsid w:val="003F0DA7"/>
    <w:rsid w:val="003F502E"/>
    <w:rsid w:val="003F74D9"/>
    <w:rsid w:val="0040050E"/>
    <w:rsid w:val="0040223B"/>
    <w:rsid w:val="0040746A"/>
    <w:rsid w:val="004079F6"/>
    <w:rsid w:val="00407B22"/>
    <w:rsid w:val="00414D48"/>
    <w:rsid w:val="0042021B"/>
    <w:rsid w:val="004246C4"/>
    <w:rsid w:val="004268AD"/>
    <w:rsid w:val="00427789"/>
    <w:rsid w:val="0043121E"/>
    <w:rsid w:val="00431F97"/>
    <w:rsid w:val="0043620C"/>
    <w:rsid w:val="004363E9"/>
    <w:rsid w:val="0043792C"/>
    <w:rsid w:val="00446AD7"/>
    <w:rsid w:val="004559B1"/>
    <w:rsid w:val="0046022C"/>
    <w:rsid w:val="004615BC"/>
    <w:rsid w:val="00464D0A"/>
    <w:rsid w:val="0046625C"/>
    <w:rsid w:val="004664D0"/>
    <w:rsid w:val="0046696D"/>
    <w:rsid w:val="004728BB"/>
    <w:rsid w:val="00472EC0"/>
    <w:rsid w:val="00474114"/>
    <w:rsid w:val="00485BA3"/>
    <w:rsid w:val="0048691F"/>
    <w:rsid w:val="004A2109"/>
    <w:rsid w:val="004A2603"/>
    <w:rsid w:val="004A498C"/>
    <w:rsid w:val="004A4B1F"/>
    <w:rsid w:val="004A6E85"/>
    <w:rsid w:val="004A7E94"/>
    <w:rsid w:val="004B0DCF"/>
    <w:rsid w:val="004B76CB"/>
    <w:rsid w:val="004C0FF1"/>
    <w:rsid w:val="004C2442"/>
    <w:rsid w:val="004C6654"/>
    <w:rsid w:val="004D693B"/>
    <w:rsid w:val="004D6CED"/>
    <w:rsid w:val="004D7CAB"/>
    <w:rsid w:val="004E08EF"/>
    <w:rsid w:val="004E223F"/>
    <w:rsid w:val="004E3A6F"/>
    <w:rsid w:val="004E7420"/>
    <w:rsid w:val="004F342F"/>
    <w:rsid w:val="004F77D4"/>
    <w:rsid w:val="00500D9C"/>
    <w:rsid w:val="005024C5"/>
    <w:rsid w:val="005074CD"/>
    <w:rsid w:val="00511155"/>
    <w:rsid w:val="00520AAF"/>
    <w:rsid w:val="00522334"/>
    <w:rsid w:val="00524A61"/>
    <w:rsid w:val="00526B1A"/>
    <w:rsid w:val="00542185"/>
    <w:rsid w:val="00543526"/>
    <w:rsid w:val="005521B2"/>
    <w:rsid w:val="00552278"/>
    <w:rsid w:val="0055382F"/>
    <w:rsid w:val="00555098"/>
    <w:rsid w:val="00556E54"/>
    <w:rsid w:val="00557A2F"/>
    <w:rsid w:val="00565439"/>
    <w:rsid w:val="00570940"/>
    <w:rsid w:val="005713D8"/>
    <w:rsid w:val="00571DAE"/>
    <w:rsid w:val="00572EF4"/>
    <w:rsid w:val="005744AE"/>
    <w:rsid w:val="00577B3B"/>
    <w:rsid w:val="0058035A"/>
    <w:rsid w:val="0058123D"/>
    <w:rsid w:val="00585DF3"/>
    <w:rsid w:val="005862E5"/>
    <w:rsid w:val="0058790C"/>
    <w:rsid w:val="00590D0F"/>
    <w:rsid w:val="00596FDF"/>
    <w:rsid w:val="005A032F"/>
    <w:rsid w:val="005A0A4B"/>
    <w:rsid w:val="005A2DD5"/>
    <w:rsid w:val="005A7D36"/>
    <w:rsid w:val="005B49DD"/>
    <w:rsid w:val="005B652A"/>
    <w:rsid w:val="005B7092"/>
    <w:rsid w:val="005C18C6"/>
    <w:rsid w:val="005C37EC"/>
    <w:rsid w:val="005C67DE"/>
    <w:rsid w:val="005C7106"/>
    <w:rsid w:val="005C7583"/>
    <w:rsid w:val="005C7A27"/>
    <w:rsid w:val="005D01FD"/>
    <w:rsid w:val="005D22F7"/>
    <w:rsid w:val="005D54D4"/>
    <w:rsid w:val="005E13C8"/>
    <w:rsid w:val="005E2F72"/>
    <w:rsid w:val="005E3BB9"/>
    <w:rsid w:val="005F22DE"/>
    <w:rsid w:val="005F7759"/>
    <w:rsid w:val="006038D0"/>
    <w:rsid w:val="00610B53"/>
    <w:rsid w:val="00610B5B"/>
    <w:rsid w:val="00617BC8"/>
    <w:rsid w:val="00617DF6"/>
    <w:rsid w:val="006341F3"/>
    <w:rsid w:val="00636E37"/>
    <w:rsid w:val="00636E81"/>
    <w:rsid w:val="00642BE4"/>
    <w:rsid w:val="006441D9"/>
    <w:rsid w:val="00644B0F"/>
    <w:rsid w:val="0064583C"/>
    <w:rsid w:val="00650EBD"/>
    <w:rsid w:val="00655062"/>
    <w:rsid w:val="006559C1"/>
    <w:rsid w:val="00657302"/>
    <w:rsid w:val="00661699"/>
    <w:rsid w:val="00662831"/>
    <w:rsid w:val="00662B61"/>
    <w:rsid w:val="00662DFE"/>
    <w:rsid w:val="00663825"/>
    <w:rsid w:val="00664DD9"/>
    <w:rsid w:val="00673DDF"/>
    <w:rsid w:val="006804F2"/>
    <w:rsid w:val="00681F8A"/>
    <w:rsid w:val="00683B70"/>
    <w:rsid w:val="00695202"/>
    <w:rsid w:val="00695CED"/>
    <w:rsid w:val="00696580"/>
    <w:rsid w:val="006976BB"/>
    <w:rsid w:val="006A7293"/>
    <w:rsid w:val="006B3C78"/>
    <w:rsid w:val="006B5D11"/>
    <w:rsid w:val="006B5D26"/>
    <w:rsid w:val="006B6A3A"/>
    <w:rsid w:val="006B70E7"/>
    <w:rsid w:val="006C2CA2"/>
    <w:rsid w:val="006C4809"/>
    <w:rsid w:val="006D592F"/>
    <w:rsid w:val="006D5A83"/>
    <w:rsid w:val="006D62B3"/>
    <w:rsid w:val="006E188F"/>
    <w:rsid w:val="006E25F5"/>
    <w:rsid w:val="006E38AE"/>
    <w:rsid w:val="006E7B2D"/>
    <w:rsid w:val="006E7B9B"/>
    <w:rsid w:val="006F11F3"/>
    <w:rsid w:val="006F2FED"/>
    <w:rsid w:val="006F5DBD"/>
    <w:rsid w:val="006F64FB"/>
    <w:rsid w:val="006F7840"/>
    <w:rsid w:val="006F7CAB"/>
    <w:rsid w:val="00700FEA"/>
    <w:rsid w:val="00703431"/>
    <w:rsid w:val="0070362E"/>
    <w:rsid w:val="00706BA7"/>
    <w:rsid w:val="00707484"/>
    <w:rsid w:val="0071007A"/>
    <w:rsid w:val="00713FB1"/>
    <w:rsid w:val="00717DA1"/>
    <w:rsid w:val="0073115C"/>
    <w:rsid w:val="007338F3"/>
    <w:rsid w:val="007366A4"/>
    <w:rsid w:val="007430A7"/>
    <w:rsid w:val="00744BF7"/>
    <w:rsid w:val="00746E3B"/>
    <w:rsid w:val="007557CA"/>
    <w:rsid w:val="00755F4E"/>
    <w:rsid w:val="00760B78"/>
    <w:rsid w:val="00764192"/>
    <w:rsid w:val="00766923"/>
    <w:rsid w:val="00773225"/>
    <w:rsid w:val="00773553"/>
    <w:rsid w:val="00773DA7"/>
    <w:rsid w:val="00780DBF"/>
    <w:rsid w:val="00783192"/>
    <w:rsid w:val="00787EB6"/>
    <w:rsid w:val="007907C4"/>
    <w:rsid w:val="00793A6B"/>
    <w:rsid w:val="00796597"/>
    <w:rsid w:val="007A0E4D"/>
    <w:rsid w:val="007A5ED0"/>
    <w:rsid w:val="007A662F"/>
    <w:rsid w:val="007B6CCF"/>
    <w:rsid w:val="007B6F39"/>
    <w:rsid w:val="007B740E"/>
    <w:rsid w:val="007C5AB2"/>
    <w:rsid w:val="007D0FCD"/>
    <w:rsid w:val="007D223F"/>
    <w:rsid w:val="007D540E"/>
    <w:rsid w:val="007D767D"/>
    <w:rsid w:val="007E2594"/>
    <w:rsid w:val="007E36ED"/>
    <w:rsid w:val="007F3AAF"/>
    <w:rsid w:val="007F6937"/>
    <w:rsid w:val="008024B5"/>
    <w:rsid w:val="00802E19"/>
    <w:rsid w:val="00802F84"/>
    <w:rsid w:val="008065FD"/>
    <w:rsid w:val="00807C08"/>
    <w:rsid w:val="0081080D"/>
    <w:rsid w:val="008110DB"/>
    <w:rsid w:val="008145FD"/>
    <w:rsid w:val="008166F5"/>
    <w:rsid w:val="00816E09"/>
    <w:rsid w:val="00825727"/>
    <w:rsid w:val="008258DD"/>
    <w:rsid w:val="00836C60"/>
    <w:rsid w:val="00837037"/>
    <w:rsid w:val="00840924"/>
    <w:rsid w:val="00844134"/>
    <w:rsid w:val="00845AA3"/>
    <w:rsid w:val="00847DF0"/>
    <w:rsid w:val="00851D77"/>
    <w:rsid w:val="00852961"/>
    <w:rsid w:val="008560A3"/>
    <w:rsid w:val="00866B0E"/>
    <w:rsid w:val="00867920"/>
    <w:rsid w:val="00874F16"/>
    <w:rsid w:val="0087741B"/>
    <w:rsid w:val="00880FD6"/>
    <w:rsid w:val="008818D6"/>
    <w:rsid w:val="008859BA"/>
    <w:rsid w:val="00890565"/>
    <w:rsid w:val="00893379"/>
    <w:rsid w:val="00895C72"/>
    <w:rsid w:val="0089761C"/>
    <w:rsid w:val="008A0854"/>
    <w:rsid w:val="008A08EF"/>
    <w:rsid w:val="008A6D6B"/>
    <w:rsid w:val="008B1235"/>
    <w:rsid w:val="008B5B88"/>
    <w:rsid w:val="008B6342"/>
    <w:rsid w:val="008B719D"/>
    <w:rsid w:val="008C3B89"/>
    <w:rsid w:val="008D0578"/>
    <w:rsid w:val="008D6CB3"/>
    <w:rsid w:val="008D7D6B"/>
    <w:rsid w:val="008E1550"/>
    <w:rsid w:val="008E3369"/>
    <w:rsid w:val="008E34A3"/>
    <w:rsid w:val="008E4238"/>
    <w:rsid w:val="008E61C2"/>
    <w:rsid w:val="008E6489"/>
    <w:rsid w:val="008F0721"/>
    <w:rsid w:val="008F4D01"/>
    <w:rsid w:val="008F555B"/>
    <w:rsid w:val="008F78C2"/>
    <w:rsid w:val="009036BC"/>
    <w:rsid w:val="00903FD9"/>
    <w:rsid w:val="00904371"/>
    <w:rsid w:val="00906C89"/>
    <w:rsid w:val="00907AA2"/>
    <w:rsid w:val="00907D3A"/>
    <w:rsid w:val="00922387"/>
    <w:rsid w:val="00923BF3"/>
    <w:rsid w:val="00925D92"/>
    <w:rsid w:val="0093181B"/>
    <w:rsid w:val="00933912"/>
    <w:rsid w:val="009348B3"/>
    <w:rsid w:val="009365C9"/>
    <w:rsid w:val="00937029"/>
    <w:rsid w:val="00940C88"/>
    <w:rsid w:val="00942A33"/>
    <w:rsid w:val="00944F68"/>
    <w:rsid w:val="00944FFE"/>
    <w:rsid w:val="00953429"/>
    <w:rsid w:val="009560A5"/>
    <w:rsid w:val="009644A0"/>
    <w:rsid w:val="009745BC"/>
    <w:rsid w:val="00981419"/>
    <w:rsid w:val="0098361C"/>
    <w:rsid w:val="00987505"/>
    <w:rsid w:val="00987CD1"/>
    <w:rsid w:val="00996A45"/>
    <w:rsid w:val="00996ADC"/>
    <w:rsid w:val="00997811"/>
    <w:rsid w:val="009A097C"/>
    <w:rsid w:val="009A2B64"/>
    <w:rsid w:val="009A3EBC"/>
    <w:rsid w:val="009A53F4"/>
    <w:rsid w:val="009B2903"/>
    <w:rsid w:val="009B2D01"/>
    <w:rsid w:val="009C0540"/>
    <w:rsid w:val="009C44E8"/>
    <w:rsid w:val="009D3FA5"/>
    <w:rsid w:val="009D4B7F"/>
    <w:rsid w:val="009D6093"/>
    <w:rsid w:val="009E0E98"/>
    <w:rsid w:val="009E2162"/>
    <w:rsid w:val="009E2445"/>
    <w:rsid w:val="009E4CDB"/>
    <w:rsid w:val="009E5ABE"/>
    <w:rsid w:val="009E798F"/>
    <w:rsid w:val="009F0706"/>
    <w:rsid w:val="009F5EDF"/>
    <w:rsid w:val="00A0221A"/>
    <w:rsid w:val="00A043D1"/>
    <w:rsid w:val="00A043DA"/>
    <w:rsid w:val="00A04E69"/>
    <w:rsid w:val="00A0781C"/>
    <w:rsid w:val="00A110A1"/>
    <w:rsid w:val="00A165E2"/>
    <w:rsid w:val="00A169E8"/>
    <w:rsid w:val="00A17249"/>
    <w:rsid w:val="00A22FEE"/>
    <w:rsid w:val="00A23669"/>
    <w:rsid w:val="00A27520"/>
    <w:rsid w:val="00A44056"/>
    <w:rsid w:val="00A5550C"/>
    <w:rsid w:val="00A56B17"/>
    <w:rsid w:val="00A631CB"/>
    <w:rsid w:val="00A64CED"/>
    <w:rsid w:val="00A730C0"/>
    <w:rsid w:val="00A74217"/>
    <w:rsid w:val="00A74F3E"/>
    <w:rsid w:val="00A82789"/>
    <w:rsid w:val="00A83F50"/>
    <w:rsid w:val="00A86287"/>
    <w:rsid w:val="00A91608"/>
    <w:rsid w:val="00A91DD0"/>
    <w:rsid w:val="00A920DF"/>
    <w:rsid w:val="00A92FE4"/>
    <w:rsid w:val="00A97BFF"/>
    <w:rsid w:val="00AA0873"/>
    <w:rsid w:val="00AA2120"/>
    <w:rsid w:val="00AA4E96"/>
    <w:rsid w:val="00AB47E4"/>
    <w:rsid w:val="00AB64E6"/>
    <w:rsid w:val="00AB6916"/>
    <w:rsid w:val="00AB6C29"/>
    <w:rsid w:val="00AB7741"/>
    <w:rsid w:val="00AC035F"/>
    <w:rsid w:val="00AC065B"/>
    <w:rsid w:val="00AC2343"/>
    <w:rsid w:val="00AC471A"/>
    <w:rsid w:val="00AD019D"/>
    <w:rsid w:val="00AD07CD"/>
    <w:rsid w:val="00AD16D3"/>
    <w:rsid w:val="00AD23D3"/>
    <w:rsid w:val="00AD3F35"/>
    <w:rsid w:val="00AD51F2"/>
    <w:rsid w:val="00AD531A"/>
    <w:rsid w:val="00AD6C80"/>
    <w:rsid w:val="00AE3D1C"/>
    <w:rsid w:val="00AF37DD"/>
    <w:rsid w:val="00B04986"/>
    <w:rsid w:val="00B04AA0"/>
    <w:rsid w:val="00B07337"/>
    <w:rsid w:val="00B10525"/>
    <w:rsid w:val="00B144E4"/>
    <w:rsid w:val="00B204F3"/>
    <w:rsid w:val="00B2224E"/>
    <w:rsid w:val="00B2379C"/>
    <w:rsid w:val="00B26229"/>
    <w:rsid w:val="00B3284D"/>
    <w:rsid w:val="00B35258"/>
    <w:rsid w:val="00B40C9B"/>
    <w:rsid w:val="00B53047"/>
    <w:rsid w:val="00B546BA"/>
    <w:rsid w:val="00B57A89"/>
    <w:rsid w:val="00B57C35"/>
    <w:rsid w:val="00B60435"/>
    <w:rsid w:val="00B62BC9"/>
    <w:rsid w:val="00B63196"/>
    <w:rsid w:val="00B65FA4"/>
    <w:rsid w:val="00B66D67"/>
    <w:rsid w:val="00B67D95"/>
    <w:rsid w:val="00B7133F"/>
    <w:rsid w:val="00B772E4"/>
    <w:rsid w:val="00B824D6"/>
    <w:rsid w:val="00B85ABA"/>
    <w:rsid w:val="00B969CA"/>
    <w:rsid w:val="00B96B18"/>
    <w:rsid w:val="00BA64B1"/>
    <w:rsid w:val="00BA7368"/>
    <w:rsid w:val="00BA7E06"/>
    <w:rsid w:val="00BB2FFE"/>
    <w:rsid w:val="00BB68F7"/>
    <w:rsid w:val="00BC2652"/>
    <w:rsid w:val="00BD0A53"/>
    <w:rsid w:val="00BD4D40"/>
    <w:rsid w:val="00BD5BB1"/>
    <w:rsid w:val="00BE11E9"/>
    <w:rsid w:val="00BE3724"/>
    <w:rsid w:val="00BE400F"/>
    <w:rsid w:val="00BE40C4"/>
    <w:rsid w:val="00BE53E5"/>
    <w:rsid w:val="00C03494"/>
    <w:rsid w:val="00C03C25"/>
    <w:rsid w:val="00C135ED"/>
    <w:rsid w:val="00C13977"/>
    <w:rsid w:val="00C20540"/>
    <w:rsid w:val="00C21E7F"/>
    <w:rsid w:val="00C23936"/>
    <w:rsid w:val="00C2501F"/>
    <w:rsid w:val="00C25DFF"/>
    <w:rsid w:val="00C32F40"/>
    <w:rsid w:val="00C33579"/>
    <w:rsid w:val="00C35410"/>
    <w:rsid w:val="00C362FE"/>
    <w:rsid w:val="00C479DC"/>
    <w:rsid w:val="00C47A95"/>
    <w:rsid w:val="00C47E3C"/>
    <w:rsid w:val="00C555FB"/>
    <w:rsid w:val="00C61774"/>
    <w:rsid w:val="00C63095"/>
    <w:rsid w:val="00C63430"/>
    <w:rsid w:val="00C662AF"/>
    <w:rsid w:val="00C70CEF"/>
    <w:rsid w:val="00C71F04"/>
    <w:rsid w:val="00C778C2"/>
    <w:rsid w:val="00C821F7"/>
    <w:rsid w:val="00C86448"/>
    <w:rsid w:val="00C90767"/>
    <w:rsid w:val="00C97A4D"/>
    <w:rsid w:val="00CA24E7"/>
    <w:rsid w:val="00CA35F6"/>
    <w:rsid w:val="00CA3F4E"/>
    <w:rsid w:val="00CA402E"/>
    <w:rsid w:val="00CA75B6"/>
    <w:rsid w:val="00CB4BCB"/>
    <w:rsid w:val="00CB550C"/>
    <w:rsid w:val="00CB5D00"/>
    <w:rsid w:val="00CB62DA"/>
    <w:rsid w:val="00CB6C09"/>
    <w:rsid w:val="00CC10EA"/>
    <w:rsid w:val="00CC3E9D"/>
    <w:rsid w:val="00CC4503"/>
    <w:rsid w:val="00CD1127"/>
    <w:rsid w:val="00CD5634"/>
    <w:rsid w:val="00CD5658"/>
    <w:rsid w:val="00CD5AD5"/>
    <w:rsid w:val="00CE50DB"/>
    <w:rsid w:val="00CE6F11"/>
    <w:rsid w:val="00CE75B2"/>
    <w:rsid w:val="00CF3D70"/>
    <w:rsid w:val="00CF54A2"/>
    <w:rsid w:val="00CF6867"/>
    <w:rsid w:val="00D01CCD"/>
    <w:rsid w:val="00D02774"/>
    <w:rsid w:val="00D02C73"/>
    <w:rsid w:val="00D052FF"/>
    <w:rsid w:val="00D13A2A"/>
    <w:rsid w:val="00D156FC"/>
    <w:rsid w:val="00D2265A"/>
    <w:rsid w:val="00D22DDE"/>
    <w:rsid w:val="00D25CF3"/>
    <w:rsid w:val="00D276D3"/>
    <w:rsid w:val="00D314EC"/>
    <w:rsid w:val="00D32DE7"/>
    <w:rsid w:val="00D336FD"/>
    <w:rsid w:val="00D37972"/>
    <w:rsid w:val="00D41090"/>
    <w:rsid w:val="00D5406D"/>
    <w:rsid w:val="00D54EE2"/>
    <w:rsid w:val="00D5642D"/>
    <w:rsid w:val="00D62D7B"/>
    <w:rsid w:val="00D671DF"/>
    <w:rsid w:val="00D70304"/>
    <w:rsid w:val="00D72160"/>
    <w:rsid w:val="00D743E6"/>
    <w:rsid w:val="00D745F1"/>
    <w:rsid w:val="00D810DB"/>
    <w:rsid w:val="00D815EE"/>
    <w:rsid w:val="00D87B5C"/>
    <w:rsid w:val="00D9124A"/>
    <w:rsid w:val="00D955D7"/>
    <w:rsid w:val="00DA1653"/>
    <w:rsid w:val="00DA2135"/>
    <w:rsid w:val="00DA5D39"/>
    <w:rsid w:val="00DB1AAE"/>
    <w:rsid w:val="00DB3924"/>
    <w:rsid w:val="00DC19E0"/>
    <w:rsid w:val="00DC1AAC"/>
    <w:rsid w:val="00DC29EF"/>
    <w:rsid w:val="00DC330F"/>
    <w:rsid w:val="00DC38BC"/>
    <w:rsid w:val="00DD0DA2"/>
    <w:rsid w:val="00DD2B1B"/>
    <w:rsid w:val="00DD2BF8"/>
    <w:rsid w:val="00DD3BD9"/>
    <w:rsid w:val="00DD63CA"/>
    <w:rsid w:val="00DD7DEF"/>
    <w:rsid w:val="00DE1324"/>
    <w:rsid w:val="00DE2379"/>
    <w:rsid w:val="00DE566A"/>
    <w:rsid w:val="00DE71E8"/>
    <w:rsid w:val="00DF388C"/>
    <w:rsid w:val="00DF65FA"/>
    <w:rsid w:val="00DF767A"/>
    <w:rsid w:val="00E041F5"/>
    <w:rsid w:val="00E042D9"/>
    <w:rsid w:val="00E11BF3"/>
    <w:rsid w:val="00E156F6"/>
    <w:rsid w:val="00E16057"/>
    <w:rsid w:val="00E21576"/>
    <w:rsid w:val="00E2403D"/>
    <w:rsid w:val="00E2420D"/>
    <w:rsid w:val="00E26201"/>
    <w:rsid w:val="00E264EC"/>
    <w:rsid w:val="00E327BD"/>
    <w:rsid w:val="00E32BE4"/>
    <w:rsid w:val="00E3461E"/>
    <w:rsid w:val="00E3777A"/>
    <w:rsid w:val="00E45252"/>
    <w:rsid w:val="00E458C9"/>
    <w:rsid w:val="00E50F5F"/>
    <w:rsid w:val="00E5257B"/>
    <w:rsid w:val="00E52B82"/>
    <w:rsid w:val="00E52ED9"/>
    <w:rsid w:val="00E54717"/>
    <w:rsid w:val="00E54B9F"/>
    <w:rsid w:val="00E56421"/>
    <w:rsid w:val="00E60F24"/>
    <w:rsid w:val="00E64923"/>
    <w:rsid w:val="00E6628C"/>
    <w:rsid w:val="00E73AE1"/>
    <w:rsid w:val="00E7459A"/>
    <w:rsid w:val="00E822CC"/>
    <w:rsid w:val="00E85770"/>
    <w:rsid w:val="00E85A1B"/>
    <w:rsid w:val="00E91511"/>
    <w:rsid w:val="00E93B61"/>
    <w:rsid w:val="00E953B7"/>
    <w:rsid w:val="00EA6D30"/>
    <w:rsid w:val="00EA71C7"/>
    <w:rsid w:val="00EB162F"/>
    <w:rsid w:val="00EB69B4"/>
    <w:rsid w:val="00EC1C00"/>
    <w:rsid w:val="00ED2405"/>
    <w:rsid w:val="00ED4FAA"/>
    <w:rsid w:val="00ED668F"/>
    <w:rsid w:val="00ED7BA9"/>
    <w:rsid w:val="00EE2EB2"/>
    <w:rsid w:val="00EE3275"/>
    <w:rsid w:val="00EE458B"/>
    <w:rsid w:val="00EE52D8"/>
    <w:rsid w:val="00EE6DC5"/>
    <w:rsid w:val="00EF3BD0"/>
    <w:rsid w:val="00EF5355"/>
    <w:rsid w:val="00F03DD6"/>
    <w:rsid w:val="00F03FD6"/>
    <w:rsid w:val="00F05AAB"/>
    <w:rsid w:val="00F068DA"/>
    <w:rsid w:val="00F25805"/>
    <w:rsid w:val="00F30025"/>
    <w:rsid w:val="00F32C39"/>
    <w:rsid w:val="00F40709"/>
    <w:rsid w:val="00F456AE"/>
    <w:rsid w:val="00F46923"/>
    <w:rsid w:val="00F51296"/>
    <w:rsid w:val="00F512DB"/>
    <w:rsid w:val="00F53D34"/>
    <w:rsid w:val="00F5576E"/>
    <w:rsid w:val="00F57064"/>
    <w:rsid w:val="00F5778A"/>
    <w:rsid w:val="00F66DF5"/>
    <w:rsid w:val="00F72625"/>
    <w:rsid w:val="00F822F6"/>
    <w:rsid w:val="00F848A3"/>
    <w:rsid w:val="00F87E4F"/>
    <w:rsid w:val="00F90C3E"/>
    <w:rsid w:val="00F941D9"/>
    <w:rsid w:val="00F954D3"/>
    <w:rsid w:val="00F95F1F"/>
    <w:rsid w:val="00F9657E"/>
    <w:rsid w:val="00FA1F70"/>
    <w:rsid w:val="00FA3870"/>
    <w:rsid w:val="00FA5231"/>
    <w:rsid w:val="00FA5570"/>
    <w:rsid w:val="00FB18BE"/>
    <w:rsid w:val="00FB20EF"/>
    <w:rsid w:val="00FB3DD8"/>
    <w:rsid w:val="00FB5A2D"/>
    <w:rsid w:val="00FC0B5E"/>
    <w:rsid w:val="00FC31E6"/>
    <w:rsid w:val="00FC34EA"/>
    <w:rsid w:val="00FD017A"/>
    <w:rsid w:val="00FD2C69"/>
    <w:rsid w:val="00FD2C9F"/>
    <w:rsid w:val="00FD36F5"/>
    <w:rsid w:val="00FD587B"/>
    <w:rsid w:val="00FD657E"/>
    <w:rsid w:val="00FD78DD"/>
    <w:rsid w:val="00FE192A"/>
    <w:rsid w:val="00FE2EBE"/>
    <w:rsid w:val="00FE44A3"/>
    <w:rsid w:val="00FE5856"/>
    <w:rsid w:val="00FE59FA"/>
    <w:rsid w:val="00FF4487"/>
    <w:rsid w:val="00FF5CFC"/>
    <w:rsid w:val="00FF6B5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EC60A2"/>
  <w15:docId w15:val="{B8ED83D1-22F3-4690-B647-0AF536FE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E9D"/>
    <w:rPr>
      <w:rFonts w:ascii="Times New Roman" w:hAnsi="Times New Roman"/>
      <w:sz w:val="24"/>
    </w:rPr>
  </w:style>
  <w:style w:type="paragraph" w:styleId="Ttulo1">
    <w:name w:val="heading 1"/>
    <w:basedOn w:val="Normal"/>
    <w:next w:val="Normal"/>
    <w:link w:val="Ttulo1Char"/>
    <w:uiPriority w:val="9"/>
    <w:qFormat/>
    <w:rsid w:val="00DB3924"/>
    <w:pPr>
      <w:keepNext/>
      <w:keepLines/>
      <w:spacing w:before="240" w:after="0"/>
      <w:outlineLvl w:val="0"/>
    </w:pPr>
    <w:rPr>
      <w:rFonts w:eastAsiaTheme="majorEastAsia" w:cstheme="majorBidi"/>
      <w:szCs w:val="32"/>
    </w:rPr>
  </w:style>
  <w:style w:type="paragraph" w:styleId="Ttulo2">
    <w:name w:val="heading 2"/>
    <w:basedOn w:val="Normal"/>
    <w:next w:val="Corpodetexto"/>
    <w:link w:val="Ttulo2Char"/>
    <w:qFormat/>
    <w:rsid w:val="005A0A4B"/>
    <w:pPr>
      <w:keepNext/>
      <w:keepLines/>
      <w:widowControl w:val="0"/>
      <w:numPr>
        <w:ilvl w:val="1"/>
        <w:numId w:val="1"/>
      </w:numPr>
      <w:suppressAutoHyphens/>
      <w:spacing w:before="200" w:after="0" w:line="240" w:lineRule="auto"/>
      <w:outlineLvl w:val="1"/>
    </w:pPr>
    <w:rPr>
      <w:rFonts w:ascii="Cambria" w:eastAsia="Arial Unicode MS" w:hAnsi="Cambria" w:cs="Cambria"/>
      <w:b/>
      <w:bCs/>
      <w:i/>
      <w:iCs/>
      <w:color w:val="4F81BD"/>
      <w:kern w:val="1"/>
      <w:sz w:val="26"/>
      <w:szCs w:val="26"/>
      <w:lang w:eastAsia="hi-IN" w:bidi="hi-IN"/>
    </w:rPr>
  </w:style>
  <w:style w:type="paragraph" w:styleId="Ttulo3">
    <w:name w:val="heading 3"/>
    <w:basedOn w:val="Normal"/>
    <w:next w:val="Normal"/>
    <w:link w:val="Ttulo3Char"/>
    <w:uiPriority w:val="9"/>
    <w:semiHidden/>
    <w:unhideWhenUsed/>
    <w:qFormat/>
    <w:rsid w:val="00F66D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unhideWhenUsed/>
    <w:rsid w:val="00407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40746A"/>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773225"/>
    <w:rPr>
      <w:color w:val="0563C1" w:themeColor="hyperlink"/>
      <w:u w:val="single"/>
    </w:rPr>
  </w:style>
  <w:style w:type="character" w:customStyle="1" w:styleId="MenoPendente1">
    <w:name w:val="Menção Pendente1"/>
    <w:basedOn w:val="Fontepargpadro"/>
    <w:uiPriority w:val="99"/>
    <w:semiHidden/>
    <w:unhideWhenUsed/>
    <w:rsid w:val="00773225"/>
    <w:rPr>
      <w:color w:val="605E5C"/>
      <w:shd w:val="clear" w:color="auto" w:fill="E1DFDD"/>
    </w:rPr>
  </w:style>
  <w:style w:type="character" w:styleId="Refdecomentrio">
    <w:name w:val="annotation reference"/>
    <w:basedOn w:val="Fontepargpadro"/>
    <w:uiPriority w:val="99"/>
    <w:semiHidden/>
    <w:unhideWhenUsed/>
    <w:rsid w:val="00556E54"/>
    <w:rPr>
      <w:sz w:val="16"/>
      <w:szCs w:val="16"/>
    </w:rPr>
  </w:style>
  <w:style w:type="paragraph" w:styleId="Textodecomentrio">
    <w:name w:val="annotation text"/>
    <w:basedOn w:val="Normal"/>
    <w:link w:val="TextodecomentrioChar"/>
    <w:uiPriority w:val="99"/>
    <w:unhideWhenUsed/>
    <w:rsid w:val="00556E54"/>
    <w:pPr>
      <w:spacing w:line="240" w:lineRule="auto"/>
    </w:pPr>
    <w:rPr>
      <w:sz w:val="20"/>
      <w:szCs w:val="20"/>
    </w:rPr>
  </w:style>
  <w:style w:type="character" w:customStyle="1" w:styleId="TextodecomentrioChar">
    <w:name w:val="Texto de comentário Char"/>
    <w:basedOn w:val="Fontepargpadro"/>
    <w:link w:val="Textodecomentrio"/>
    <w:uiPriority w:val="99"/>
    <w:rsid w:val="00556E54"/>
    <w:rPr>
      <w:sz w:val="20"/>
      <w:szCs w:val="20"/>
    </w:rPr>
  </w:style>
  <w:style w:type="paragraph" w:styleId="PargrafodaLista">
    <w:name w:val="List Paragraph"/>
    <w:basedOn w:val="Normal"/>
    <w:link w:val="PargrafodaListaChar"/>
    <w:uiPriority w:val="1"/>
    <w:qFormat/>
    <w:rsid w:val="00556E54"/>
    <w:pPr>
      <w:ind w:left="720"/>
      <w:contextualSpacing/>
    </w:pPr>
  </w:style>
  <w:style w:type="paragraph" w:styleId="Textodebalo">
    <w:name w:val="Balloon Text"/>
    <w:basedOn w:val="Normal"/>
    <w:link w:val="TextodebaloChar"/>
    <w:uiPriority w:val="99"/>
    <w:semiHidden/>
    <w:unhideWhenUsed/>
    <w:rsid w:val="00556E5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56E54"/>
    <w:rPr>
      <w:rFonts w:ascii="Segoe UI" w:hAnsi="Segoe UI" w:cs="Segoe UI"/>
      <w:sz w:val="18"/>
      <w:szCs w:val="18"/>
    </w:rPr>
  </w:style>
  <w:style w:type="paragraph" w:customStyle="1" w:styleId="PargrafodaLista1">
    <w:name w:val="Parágrafo da Lista1"/>
    <w:basedOn w:val="Normal"/>
    <w:rsid w:val="0003754D"/>
    <w:pPr>
      <w:widowControl w:val="0"/>
      <w:suppressAutoHyphens/>
      <w:spacing w:after="0" w:line="240" w:lineRule="auto"/>
      <w:ind w:left="720" w:firstLine="709"/>
    </w:pPr>
    <w:rPr>
      <w:rFonts w:eastAsia="Arial Unicode MS" w:cs="Arial Unicode MS"/>
      <w:kern w:val="2"/>
      <w:szCs w:val="24"/>
      <w:lang w:eastAsia="hi-IN" w:bidi="hi-IN"/>
    </w:rPr>
  </w:style>
  <w:style w:type="paragraph" w:styleId="Assuntodocomentrio">
    <w:name w:val="annotation subject"/>
    <w:basedOn w:val="Textodecomentrio"/>
    <w:next w:val="Textodecomentrio"/>
    <w:link w:val="AssuntodocomentrioChar"/>
    <w:uiPriority w:val="99"/>
    <w:semiHidden/>
    <w:unhideWhenUsed/>
    <w:rsid w:val="0003754D"/>
    <w:rPr>
      <w:b/>
      <w:bCs/>
    </w:rPr>
  </w:style>
  <w:style w:type="character" w:customStyle="1" w:styleId="AssuntodocomentrioChar">
    <w:name w:val="Assunto do comentário Char"/>
    <w:basedOn w:val="TextodecomentrioChar"/>
    <w:link w:val="Assuntodocomentrio"/>
    <w:uiPriority w:val="99"/>
    <w:semiHidden/>
    <w:rsid w:val="0003754D"/>
    <w:rPr>
      <w:b/>
      <w:bCs/>
      <w:sz w:val="20"/>
      <w:szCs w:val="20"/>
    </w:rPr>
  </w:style>
  <w:style w:type="paragraph" w:customStyle="1" w:styleId="Contedodetabela">
    <w:name w:val="Conteúdo de tabela"/>
    <w:basedOn w:val="Normal"/>
    <w:rsid w:val="0024517C"/>
    <w:pPr>
      <w:widowControl w:val="0"/>
      <w:suppressLineNumbers/>
      <w:suppressAutoHyphens/>
      <w:spacing w:after="0" w:line="240" w:lineRule="auto"/>
    </w:pPr>
    <w:rPr>
      <w:rFonts w:eastAsia="Arial Unicode MS" w:cs="Arial Unicode MS"/>
      <w:kern w:val="2"/>
      <w:szCs w:val="24"/>
      <w:lang w:eastAsia="hi-IN" w:bidi="hi-IN"/>
    </w:rPr>
  </w:style>
  <w:style w:type="paragraph" w:customStyle="1" w:styleId="c-bibliographic-informationcitation">
    <w:name w:val="c-bibliographic-information__citation"/>
    <w:basedOn w:val="Normal"/>
    <w:rsid w:val="0026486C"/>
    <w:pPr>
      <w:spacing w:before="100" w:beforeAutospacing="1" w:after="100" w:afterAutospacing="1" w:line="240" w:lineRule="auto"/>
    </w:pPr>
    <w:rPr>
      <w:rFonts w:eastAsia="Times New Roman" w:cs="Times New Roman"/>
      <w:szCs w:val="24"/>
      <w:lang w:eastAsia="pt-BR"/>
    </w:rPr>
  </w:style>
  <w:style w:type="paragraph" w:customStyle="1" w:styleId="Textodetabela">
    <w:name w:val="Texto de tabela"/>
    <w:basedOn w:val="Normal"/>
    <w:autoRedefine/>
    <w:rsid w:val="004D6CED"/>
    <w:pPr>
      <w:keepNext/>
      <w:keepLines/>
      <w:widowControl w:val="0"/>
      <w:tabs>
        <w:tab w:val="left" w:pos="648"/>
        <w:tab w:val="left" w:pos="851"/>
      </w:tabs>
      <w:spacing w:before="40" w:after="40" w:line="240" w:lineRule="auto"/>
      <w:jc w:val="both"/>
      <w:outlineLvl w:val="5"/>
    </w:pPr>
    <w:rPr>
      <w:rFonts w:eastAsia="Times New Roman" w:cs="Times New Roman"/>
      <w:sz w:val="20"/>
      <w:szCs w:val="20"/>
      <w:lang w:eastAsia="pt-BR"/>
    </w:rPr>
  </w:style>
  <w:style w:type="paragraph" w:customStyle="1" w:styleId="SemEspaamento1">
    <w:name w:val="Sem Espaçamento1"/>
    <w:link w:val="NoSpacingChar1"/>
    <w:uiPriority w:val="1"/>
    <w:qFormat/>
    <w:rsid w:val="00464D0A"/>
    <w:pPr>
      <w:spacing w:after="0" w:line="240" w:lineRule="auto"/>
    </w:pPr>
    <w:rPr>
      <w:rFonts w:ascii="Calibri" w:eastAsia="Calibri" w:hAnsi="Calibri" w:cs="Times New Roman"/>
    </w:rPr>
  </w:style>
  <w:style w:type="character" w:customStyle="1" w:styleId="NoSpacingChar1">
    <w:name w:val="No Spacing Char1"/>
    <w:link w:val="SemEspaamento1"/>
    <w:uiPriority w:val="1"/>
    <w:rsid w:val="00464D0A"/>
    <w:rPr>
      <w:rFonts w:ascii="Calibri" w:eastAsia="Calibri" w:hAnsi="Calibri" w:cs="Times New Roman"/>
    </w:rPr>
  </w:style>
  <w:style w:type="paragraph" w:customStyle="1" w:styleId="Default">
    <w:name w:val="Default"/>
    <w:rsid w:val="003F0DA7"/>
    <w:pPr>
      <w:autoSpaceDE w:val="0"/>
      <w:autoSpaceDN w:val="0"/>
      <w:adjustRightInd w:val="0"/>
      <w:spacing w:after="0" w:line="240" w:lineRule="auto"/>
    </w:pPr>
    <w:rPr>
      <w:rFonts w:ascii="Times" w:hAnsi="Times" w:cs="Times"/>
      <w:color w:val="000000"/>
      <w:sz w:val="24"/>
      <w:szCs w:val="24"/>
    </w:rPr>
  </w:style>
  <w:style w:type="character" w:customStyle="1" w:styleId="A6">
    <w:name w:val="A6"/>
    <w:uiPriority w:val="99"/>
    <w:rsid w:val="003F0DA7"/>
    <w:rPr>
      <w:rFonts w:cs="Times"/>
      <w:b/>
      <w:bCs/>
      <w:color w:val="000000"/>
      <w:sz w:val="36"/>
      <w:szCs w:val="36"/>
    </w:rPr>
  </w:style>
  <w:style w:type="paragraph" w:customStyle="1" w:styleId="WW-Padro">
    <w:name w:val="WW-Padrão"/>
    <w:rsid w:val="008110DB"/>
    <w:pPr>
      <w:tabs>
        <w:tab w:val="left" w:pos="708"/>
      </w:tabs>
      <w:suppressAutoHyphens/>
      <w:spacing w:after="200" w:line="360" w:lineRule="atLeast"/>
      <w:ind w:firstLine="709"/>
      <w:jc w:val="both"/>
    </w:pPr>
    <w:rPr>
      <w:rFonts w:ascii="Times New Roman" w:eastAsia="Times New Roman" w:hAnsi="Times New Roman" w:cs="Arial Unicode MS"/>
      <w:sz w:val="24"/>
      <w:szCs w:val="24"/>
      <w:lang w:eastAsia="hi-IN" w:bidi="hi-IN"/>
    </w:rPr>
  </w:style>
  <w:style w:type="character" w:customStyle="1" w:styleId="Ttulo2Char">
    <w:name w:val="Título 2 Char"/>
    <w:basedOn w:val="Fontepargpadro"/>
    <w:link w:val="Ttulo2"/>
    <w:rsid w:val="005A0A4B"/>
    <w:rPr>
      <w:rFonts w:ascii="Cambria" w:eastAsia="Arial Unicode MS" w:hAnsi="Cambria" w:cs="Cambria"/>
      <w:b/>
      <w:bCs/>
      <w:i/>
      <w:iCs/>
      <w:color w:val="4F81BD"/>
      <w:kern w:val="1"/>
      <w:sz w:val="26"/>
      <w:szCs w:val="26"/>
      <w:lang w:eastAsia="hi-IN" w:bidi="hi-IN"/>
    </w:rPr>
  </w:style>
  <w:style w:type="paragraph" w:customStyle="1" w:styleId="PargrafodaLista2">
    <w:name w:val="Parágrafo da Lista2"/>
    <w:basedOn w:val="Normal"/>
    <w:rsid w:val="005A0A4B"/>
    <w:pPr>
      <w:widowControl w:val="0"/>
      <w:suppressAutoHyphens/>
      <w:spacing w:after="0" w:line="240" w:lineRule="auto"/>
      <w:ind w:left="720" w:firstLine="709"/>
    </w:pPr>
    <w:rPr>
      <w:rFonts w:eastAsia="Arial Unicode MS" w:cs="Arial Unicode MS"/>
      <w:kern w:val="1"/>
      <w:szCs w:val="24"/>
      <w:lang w:eastAsia="hi-IN" w:bidi="hi-IN"/>
    </w:rPr>
  </w:style>
  <w:style w:type="paragraph" w:styleId="Corpodetexto">
    <w:name w:val="Body Text"/>
    <w:basedOn w:val="Normal"/>
    <w:link w:val="CorpodetextoChar"/>
    <w:uiPriority w:val="99"/>
    <w:unhideWhenUsed/>
    <w:rsid w:val="005A0A4B"/>
    <w:pPr>
      <w:spacing w:after="120"/>
    </w:pPr>
  </w:style>
  <w:style w:type="character" w:customStyle="1" w:styleId="CorpodetextoChar">
    <w:name w:val="Corpo de texto Char"/>
    <w:basedOn w:val="Fontepargpadro"/>
    <w:link w:val="Corpodetexto"/>
    <w:uiPriority w:val="99"/>
    <w:rsid w:val="005A0A4B"/>
  </w:style>
  <w:style w:type="paragraph" w:styleId="NormalWeb">
    <w:name w:val="Normal (Web)"/>
    <w:basedOn w:val="Normal"/>
    <w:uiPriority w:val="99"/>
    <w:semiHidden/>
    <w:unhideWhenUsed/>
    <w:rsid w:val="00DE1324"/>
    <w:pPr>
      <w:spacing w:before="100" w:beforeAutospacing="1" w:after="100" w:afterAutospacing="1" w:line="240" w:lineRule="auto"/>
    </w:pPr>
    <w:rPr>
      <w:rFonts w:eastAsia="Times New Roman" w:cs="Times New Roman"/>
      <w:szCs w:val="24"/>
      <w:lang w:eastAsia="pt-BR"/>
    </w:rPr>
  </w:style>
  <w:style w:type="character" w:styleId="nfase">
    <w:name w:val="Emphasis"/>
    <w:basedOn w:val="Fontepargpadro"/>
    <w:uiPriority w:val="20"/>
    <w:qFormat/>
    <w:rsid w:val="004246C4"/>
    <w:rPr>
      <w:i/>
      <w:iCs/>
    </w:rPr>
  </w:style>
  <w:style w:type="character" w:styleId="Forte">
    <w:name w:val="Strong"/>
    <w:basedOn w:val="Fontepargpadro"/>
    <w:uiPriority w:val="22"/>
    <w:qFormat/>
    <w:rsid w:val="00380AAC"/>
    <w:rPr>
      <w:b/>
      <w:bCs/>
    </w:rPr>
  </w:style>
  <w:style w:type="paragraph" w:styleId="Legenda">
    <w:name w:val="caption"/>
    <w:basedOn w:val="Normal"/>
    <w:next w:val="Normal"/>
    <w:uiPriority w:val="35"/>
    <w:unhideWhenUsed/>
    <w:qFormat/>
    <w:rsid w:val="00F66DF5"/>
    <w:pPr>
      <w:spacing w:after="200" w:line="240" w:lineRule="auto"/>
      <w:jc w:val="both"/>
    </w:pPr>
    <w:rPr>
      <w:i/>
      <w:iCs/>
      <w:color w:val="44546A" w:themeColor="text2"/>
      <w:sz w:val="18"/>
      <w:szCs w:val="18"/>
    </w:rPr>
  </w:style>
  <w:style w:type="character" w:customStyle="1" w:styleId="Ttulo3Char">
    <w:name w:val="Título 3 Char"/>
    <w:basedOn w:val="Fontepargpadro"/>
    <w:link w:val="Ttulo3"/>
    <w:uiPriority w:val="9"/>
    <w:semiHidden/>
    <w:rsid w:val="00F66DF5"/>
    <w:rPr>
      <w:rFonts w:asciiTheme="majorHAnsi" w:eastAsiaTheme="majorEastAsia" w:hAnsiTheme="majorHAnsi" w:cstheme="majorBidi"/>
      <w:color w:val="1F3763" w:themeColor="accent1" w:themeShade="7F"/>
      <w:sz w:val="24"/>
      <w:szCs w:val="24"/>
    </w:rPr>
  </w:style>
  <w:style w:type="character" w:customStyle="1" w:styleId="Ttulo1Char">
    <w:name w:val="Título 1 Char"/>
    <w:basedOn w:val="Fontepargpadro"/>
    <w:link w:val="Ttulo1"/>
    <w:uiPriority w:val="9"/>
    <w:rsid w:val="00DB3924"/>
    <w:rPr>
      <w:rFonts w:ascii="Times New Roman" w:eastAsiaTheme="majorEastAsia" w:hAnsi="Times New Roman" w:cstheme="majorBidi"/>
      <w:sz w:val="24"/>
      <w:szCs w:val="32"/>
    </w:rPr>
  </w:style>
  <w:style w:type="paragraph" w:styleId="CabealhodoSumrio">
    <w:name w:val="TOC Heading"/>
    <w:basedOn w:val="Ttulo1"/>
    <w:next w:val="Normal"/>
    <w:uiPriority w:val="39"/>
    <w:unhideWhenUsed/>
    <w:qFormat/>
    <w:rsid w:val="005C18C6"/>
    <w:pPr>
      <w:spacing w:before="480" w:after="240"/>
      <w:jc w:val="both"/>
      <w:outlineLvl w:val="9"/>
    </w:pPr>
    <w:rPr>
      <w:lang w:eastAsia="pt-BR"/>
    </w:rPr>
  </w:style>
  <w:style w:type="paragraph" w:styleId="Sumrio1">
    <w:name w:val="toc 1"/>
    <w:basedOn w:val="Normal"/>
    <w:next w:val="Normal"/>
    <w:autoRedefine/>
    <w:uiPriority w:val="39"/>
    <w:unhideWhenUsed/>
    <w:rsid w:val="00A22FEE"/>
    <w:pPr>
      <w:tabs>
        <w:tab w:val="left" w:pos="480"/>
        <w:tab w:val="right" w:leader="dot" w:pos="8488"/>
      </w:tabs>
      <w:spacing w:before="240" w:after="120"/>
      <w:pPrChange w:id="0" w:author="Luísa Jardim" w:date="2021-08-30T15:38:00Z">
        <w:pPr>
          <w:spacing w:before="240" w:after="120" w:line="259" w:lineRule="auto"/>
        </w:pPr>
      </w:pPrChange>
    </w:pPr>
    <w:rPr>
      <w:rFonts w:cstheme="minorHAnsi"/>
      <w:bCs/>
      <w:noProof/>
      <w:szCs w:val="20"/>
      <w:rPrChange w:id="0" w:author="Luísa Jardim" w:date="2021-08-30T15:38:00Z">
        <w:rPr>
          <w:rFonts w:eastAsiaTheme="minorHAnsi" w:cstheme="minorHAnsi"/>
          <w:b/>
          <w:bCs/>
          <w:sz w:val="24"/>
          <w:lang w:val="pt-BR" w:eastAsia="en-US" w:bidi="ar-SA"/>
        </w:rPr>
      </w:rPrChange>
    </w:rPr>
  </w:style>
  <w:style w:type="paragraph" w:styleId="Sumrio2">
    <w:name w:val="toc 2"/>
    <w:basedOn w:val="Normal"/>
    <w:next w:val="Normal"/>
    <w:autoRedefine/>
    <w:uiPriority w:val="39"/>
    <w:unhideWhenUsed/>
    <w:rsid w:val="005C18C6"/>
    <w:pPr>
      <w:spacing w:before="120" w:after="0"/>
      <w:ind w:left="240"/>
    </w:pPr>
    <w:rPr>
      <w:rFonts w:asciiTheme="minorHAnsi" w:hAnsiTheme="minorHAnsi" w:cstheme="minorHAnsi"/>
      <w:i/>
      <w:iCs/>
      <w:sz w:val="20"/>
      <w:szCs w:val="20"/>
    </w:rPr>
  </w:style>
  <w:style w:type="paragraph" w:styleId="Sumrio3">
    <w:name w:val="toc 3"/>
    <w:basedOn w:val="Normal"/>
    <w:next w:val="Normal"/>
    <w:autoRedefine/>
    <w:uiPriority w:val="39"/>
    <w:unhideWhenUsed/>
    <w:rsid w:val="005C18C6"/>
    <w:pPr>
      <w:spacing w:after="0"/>
      <w:ind w:left="480"/>
    </w:pPr>
    <w:rPr>
      <w:rFonts w:asciiTheme="minorHAnsi" w:hAnsiTheme="minorHAnsi" w:cstheme="minorHAnsi"/>
      <w:sz w:val="20"/>
      <w:szCs w:val="20"/>
    </w:rPr>
  </w:style>
  <w:style w:type="paragraph" w:styleId="SemEspaamento">
    <w:name w:val="No Spacing"/>
    <w:uiPriority w:val="1"/>
    <w:qFormat/>
    <w:rsid w:val="00297C05"/>
    <w:pPr>
      <w:spacing w:after="0" w:line="240" w:lineRule="auto"/>
    </w:pPr>
    <w:rPr>
      <w:rFonts w:ascii="Times New Roman" w:hAnsi="Times New Roman"/>
      <w:sz w:val="24"/>
    </w:rPr>
  </w:style>
  <w:style w:type="paragraph" w:styleId="Cabealho">
    <w:name w:val="header"/>
    <w:basedOn w:val="Normal"/>
    <w:link w:val="CabealhoChar"/>
    <w:uiPriority w:val="99"/>
    <w:unhideWhenUsed/>
    <w:rsid w:val="00345C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5CD7"/>
    <w:rPr>
      <w:rFonts w:ascii="Times New Roman" w:hAnsi="Times New Roman"/>
      <w:sz w:val="24"/>
    </w:rPr>
  </w:style>
  <w:style w:type="paragraph" w:styleId="Rodap">
    <w:name w:val="footer"/>
    <w:basedOn w:val="Normal"/>
    <w:link w:val="RodapChar"/>
    <w:uiPriority w:val="99"/>
    <w:unhideWhenUsed/>
    <w:rsid w:val="00345CD7"/>
    <w:pPr>
      <w:tabs>
        <w:tab w:val="center" w:pos="4252"/>
        <w:tab w:val="right" w:pos="8504"/>
      </w:tabs>
      <w:spacing w:after="0" w:line="240" w:lineRule="auto"/>
    </w:pPr>
  </w:style>
  <w:style w:type="character" w:customStyle="1" w:styleId="RodapChar">
    <w:name w:val="Rodapé Char"/>
    <w:basedOn w:val="Fontepargpadro"/>
    <w:link w:val="Rodap"/>
    <w:uiPriority w:val="99"/>
    <w:rsid w:val="00345CD7"/>
    <w:rPr>
      <w:rFonts w:ascii="Times New Roman" w:hAnsi="Times New Roman"/>
      <w:sz w:val="24"/>
    </w:rPr>
  </w:style>
  <w:style w:type="paragraph" w:styleId="Reviso">
    <w:name w:val="Revision"/>
    <w:hidden/>
    <w:uiPriority w:val="99"/>
    <w:semiHidden/>
    <w:rsid w:val="00744BF7"/>
    <w:pPr>
      <w:spacing w:after="0" w:line="240" w:lineRule="auto"/>
    </w:pPr>
    <w:rPr>
      <w:rFonts w:ascii="Times New Roman" w:hAnsi="Times New Roman"/>
      <w:sz w:val="24"/>
    </w:rPr>
  </w:style>
  <w:style w:type="character" w:customStyle="1" w:styleId="A3">
    <w:name w:val="A3"/>
    <w:rsid w:val="00BB68F7"/>
    <w:rPr>
      <w:rFonts w:ascii="Calibri" w:eastAsia="Calibri" w:hAnsi="Calibri" w:cs="Calibri"/>
      <w:color w:val="000000"/>
      <w:sz w:val="16"/>
      <w:szCs w:val="16"/>
    </w:rPr>
  </w:style>
  <w:style w:type="character" w:styleId="HiperlinkVisitado">
    <w:name w:val="FollowedHyperlink"/>
    <w:basedOn w:val="Fontepargpadro"/>
    <w:uiPriority w:val="99"/>
    <w:semiHidden/>
    <w:unhideWhenUsed/>
    <w:rsid w:val="009B2903"/>
    <w:rPr>
      <w:color w:val="954F72" w:themeColor="followedHyperlink"/>
      <w:u w:val="single"/>
    </w:rPr>
  </w:style>
  <w:style w:type="character" w:customStyle="1" w:styleId="bkciteavail">
    <w:name w:val="bk_cite_avail"/>
    <w:basedOn w:val="Fontepargpadro"/>
    <w:rsid w:val="008C3B89"/>
  </w:style>
  <w:style w:type="table" w:styleId="Tabelacomgrade">
    <w:name w:val="Table Grid"/>
    <w:basedOn w:val="Tabelanormal"/>
    <w:uiPriority w:val="39"/>
    <w:rsid w:val="00E5257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sum-authors">
    <w:name w:val="docsum-authors"/>
    <w:basedOn w:val="Fontepargpadro"/>
    <w:rsid w:val="004C2442"/>
  </w:style>
  <w:style w:type="character" w:customStyle="1" w:styleId="docsum-journal-citation">
    <w:name w:val="docsum-journal-citation"/>
    <w:basedOn w:val="Fontepargpadro"/>
    <w:rsid w:val="004C2442"/>
  </w:style>
  <w:style w:type="character" w:customStyle="1" w:styleId="citation-part">
    <w:name w:val="citation-part"/>
    <w:basedOn w:val="Fontepargpadro"/>
    <w:rsid w:val="004C2442"/>
  </w:style>
  <w:style w:type="character" w:customStyle="1" w:styleId="docsum-pmid">
    <w:name w:val="docsum-pmid"/>
    <w:basedOn w:val="Fontepargpadro"/>
    <w:rsid w:val="004C2442"/>
  </w:style>
  <w:style w:type="character" w:customStyle="1" w:styleId="position-number">
    <w:name w:val="position-number"/>
    <w:basedOn w:val="Fontepargpadro"/>
    <w:rsid w:val="004C2442"/>
  </w:style>
  <w:style w:type="character" w:customStyle="1" w:styleId="publication-type">
    <w:name w:val="publication-type"/>
    <w:basedOn w:val="Fontepargpadro"/>
    <w:rsid w:val="004C2442"/>
  </w:style>
  <w:style w:type="character" w:customStyle="1" w:styleId="apple-converted-space">
    <w:name w:val="apple-converted-space"/>
    <w:basedOn w:val="Fontepargpadro"/>
    <w:rsid w:val="009D4B7F"/>
  </w:style>
  <w:style w:type="character" w:customStyle="1" w:styleId="y2iqfc">
    <w:name w:val="y2iqfc"/>
    <w:basedOn w:val="Fontepargpadro"/>
    <w:rsid w:val="00FD017A"/>
  </w:style>
  <w:style w:type="character" w:customStyle="1" w:styleId="accordion-tabbedtab-mobile">
    <w:name w:val="accordion-tabbed__tab-mobile"/>
    <w:basedOn w:val="Fontepargpadro"/>
    <w:rsid w:val="001F237F"/>
  </w:style>
  <w:style w:type="character" w:customStyle="1" w:styleId="comma-separator">
    <w:name w:val="comma-separator"/>
    <w:basedOn w:val="Fontepargpadro"/>
    <w:rsid w:val="001F237F"/>
  </w:style>
  <w:style w:type="character" w:customStyle="1" w:styleId="epub-state">
    <w:name w:val="epub-state"/>
    <w:basedOn w:val="Fontepargpadro"/>
    <w:rsid w:val="001F237F"/>
  </w:style>
  <w:style w:type="character" w:customStyle="1" w:styleId="epub-date">
    <w:name w:val="epub-date"/>
    <w:basedOn w:val="Fontepargpadro"/>
    <w:rsid w:val="001F237F"/>
  </w:style>
  <w:style w:type="table" w:customStyle="1" w:styleId="TableNormal">
    <w:name w:val="Table Normal"/>
    <w:uiPriority w:val="2"/>
    <w:semiHidden/>
    <w:unhideWhenUsed/>
    <w:qFormat/>
    <w:rsid w:val="000A039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A039A"/>
    <w:pPr>
      <w:widowControl w:val="0"/>
      <w:autoSpaceDE w:val="0"/>
      <w:autoSpaceDN w:val="0"/>
      <w:spacing w:after="0" w:line="222" w:lineRule="exact"/>
      <w:ind w:left="60"/>
    </w:pPr>
    <w:rPr>
      <w:rFonts w:ascii="Arial" w:eastAsia="Arial" w:hAnsi="Arial" w:cs="Arial"/>
      <w:sz w:val="22"/>
      <w:lang w:val="pt-PT"/>
    </w:rPr>
  </w:style>
  <w:style w:type="paragraph" w:customStyle="1" w:styleId="titlj1">
    <w:name w:val="tit lj 1"/>
    <w:basedOn w:val="Ttulo1"/>
    <w:link w:val="titlj1Char"/>
    <w:qFormat/>
    <w:rsid w:val="001834D0"/>
    <w:pPr>
      <w:numPr>
        <w:numId w:val="6"/>
      </w:numPr>
    </w:pPr>
    <w:rPr>
      <w:rFonts w:cs="Times New Roman"/>
      <w:b/>
      <w:bCs/>
    </w:rPr>
  </w:style>
  <w:style w:type="paragraph" w:customStyle="1" w:styleId="tit2lj">
    <w:name w:val="tit 2 lj"/>
    <w:basedOn w:val="PargrafodaLista"/>
    <w:link w:val="tit2ljChar"/>
    <w:qFormat/>
    <w:rsid w:val="001834D0"/>
    <w:pPr>
      <w:numPr>
        <w:ilvl w:val="1"/>
        <w:numId w:val="6"/>
      </w:numPr>
      <w:spacing w:line="360" w:lineRule="auto"/>
      <w:ind w:left="709"/>
      <w:jc w:val="both"/>
    </w:pPr>
    <w:rPr>
      <w:rFonts w:cs="Times New Roman"/>
      <w:szCs w:val="24"/>
    </w:rPr>
  </w:style>
  <w:style w:type="character" w:customStyle="1" w:styleId="titlj1Char">
    <w:name w:val="tit lj 1 Char"/>
    <w:basedOn w:val="Ttulo1Char"/>
    <w:link w:val="titlj1"/>
    <w:rsid w:val="001834D0"/>
    <w:rPr>
      <w:rFonts w:ascii="Times New Roman" w:eastAsiaTheme="majorEastAsia" w:hAnsi="Times New Roman" w:cs="Times New Roman"/>
      <w:b/>
      <w:bCs/>
      <w:sz w:val="24"/>
      <w:szCs w:val="32"/>
    </w:rPr>
  </w:style>
  <w:style w:type="paragraph" w:customStyle="1" w:styleId="tit3lj">
    <w:name w:val="tit 3 lj"/>
    <w:basedOn w:val="Ttulo1"/>
    <w:link w:val="tit3ljChar"/>
    <w:qFormat/>
    <w:rsid w:val="00617DF6"/>
    <w:pPr>
      <w:spacing w:line="360" w:lineRule="auto"/>
      <w:jc w:val="both"/>
    </w:pPr>
    <w:rPr>
      <w:rFonts w:cs="Times New Roman"/>
      <w:bCs/>
      <w:szCs w:val="24"/>
    </w:rPr>
  </w:style>
  <w:style w:type="character" w:customStyle="1" w:styleId="PargrafodaListaChar">
    <w:name w:val="Parágrafo da Lista Char"/>
    <w:basedOn w:val="Fontepargpadro"/>
    <w:link w:val="PargrafodaLista"/>
    <w:uiPriority w:val="1"/>
    <w:rsid w:val="001834D0"/>
    <w:rPr>
      <w:rFonts w:ascii="Times New Roman" w:hAnsi="Times New Roman"/>
      <w:sz w:val="24"/>
    </w:rPr>
  </w:style>
  <w:style w:type="character" w:customStyle="1" w:styleId="tit2ljChar">
    <w:name w:val="tit 2 lj Char"/>
    <w:basedOn w:val="PargrafodaListaChar"/>
    <w:link w:val="tit2lj"/>
    <w:rsid w:val="001834D0"/>
    <w:rPr>
      <w:rFonts w:ascii="Times New Roman" w:hAnsi="Times New Roman" w:cs="Times New Roman"/>
      <w:sz w:val="24"/>
      <w:szCs w:val="24"/>
    </w:rPr>
  </w:style>
  <w:style w:type="paragraph" w:styleId="Sumrio4">
    <w:name w:val="toc 4"/>
    <w:basedOn w:val="Normal"/>
    <w:next w:val="Normal"/>
    <w:autoRedefine/>
    <w:uiPriority w:val="39"/>
    <w:unhideWhenUsed/>
    <w:rsid w:val="005024C5"/>
    <w:pPr>
      <w:spacing w:after="0"/>
      <w:ind w:left="720"/>
    </w:pPr>
    <w:rPr>
      <w:rFonts w:asciiTheme="minorHAnsi" w:hAnsiTheme="minorHAnsi" w:cstheme="minorHAnsi"/>
      <w:sz w:val="20"/>
      <w:szCs w:val="20"/>
    </w:rPr>
  </w:style>
  <w:style w:type="character" w:customStyle="1" w:styleId="tit3ljChar">
    <w:name w:val="tit 3 lj Char"/>
    <w:basedOn w:val="Ttulo1Char"/>
    <w:link w:val="tit3lj"/>
    <w:rsid w:val="00617DF6"/>
    <w:rPr>
      <w:rFonts w:ascii="Times New Roman" w:eastAsiaTheme="majorEastAsia" w:hAnsi="Times New Roman" w:cs="Times New Roman"/>
      <w:bCs/>
      <w:sz w:val="24"/>
      <w:szCs w:val="24"/>
    </w:rPr>
  </w:style>
  <w:style w:type="paragraph" w:styleId="Sumrio5">
    <w:name w:val="toc 5"/>
    <w:basedOn w:val="Normal"/>
    <w:next w:val="Normal"/>
    <w:autoRedefine/>
    <w:uiPriority w:val="39"/>
    <w:unhideWhenUsed/>
    <w:rsid w:val="005024C5"/>
    <w:pPr>
      <w:spacing w:after="0"/>
      <w:ind w:left="960"/>
    </w:pPr>
    <w:rPr>
      <w:rFonts w:asciiTheme="minorHAnsi" w:hAnsiTheme="minorHAnsi" w:cstheme="minorHAnsi"/>
      <w:sz w:val="20"/>
      <w:szCs w:val="20"/>
    </w:rPr>
  </w:style>
  <w:style w:type="paragraph" w:styleId="Sumrio6">
    <w:name w:val="toc 6"/>
    <w:basedOn w:val="Normal"/>
    <w:next w:val="Normal"/>
    <w:autoRedefine/>
    <w:uiPriority w:val="39"/>
    <w:unhideWhenUsed/>
    <w:rsid w:val="005024C5"/>
    <w:pPr>
      <w:spacing w:after="0"/>
      <w:ind w:left="1200"/>
    </w:pPr>
    <w:rPr>
      <w:rFonts w:asciiTheme="minorHAnsi" w:hAnsiTheme="minorHAnsi" w:cstheme="minorHAnsi"/>
      <w:sz w:val="20"/>
      <w:szCs w:val="20"/>
    </w:rPr>
  </w:style>
  <w:style w:type="paragraph" w:styleId="Sumrio7">
    <w:name w:val="toc 7"/>
    <w:basedOn w:val="Normal"/>
    <w:next w:val="Normal"/>
    <w:autoRedefine/>
    <w:uiPriority w:val="39"/>
    <w:unhideWhenUsed/>
    <w:rsid w:val="005024C5"/>
    <w:pPr>
      <w:spacing w:after="0"/>
      <w:ind w:left="1440"/>
    </w:pPr>
    <w:rPr>
      <w:rFonts w:asciiTheme="minorHAnsi" w:hAnsiTheme="minorHAnsi" w:cstheme="minorHAnsi"/>
      <w:sz w:val="20"/>
      <w:szCs w:val="20"/>
    </w:rPr>
  </w:style>
  <w:style w:type="paragraph" w:styleId="Sumrio8">
    <w:name w:val="toc 8"/>
    <w:basedOn w:val="Normal"/>
    <w:next w:val="Normal"/>
    <w:autoRedefine/>
    <w:uiPriority w:val="39"/>
    <w:unhideWhenUsed/>
    <w:rsid w:val="005024C5"/>
    <w:pPr>
      <w:spacing w:after="0"/>
      <w:ind w:left="1680"/>
    </w:pPr>
    <w:rPr>
      <w:rFonts w:asciiTheme="minorHAnsi" w:hAnsiTheme="minorHAnsi" w:cstheme="minorHAnsi"/>
      <w:sz w:val="20"/>
      <w:szCs w:val="20"/>
    </w:rPr>
  </w:style>
  <w:style w:type="paragraph" w:styleId="Sumrio9">
    <w:name w:val="toc 9"/>
    <w:basedOn w:val="Normal"/>
    <w:next w:val="Normal"/>
    <w:autoRedefine/>
    <w:uiPriority w:val="39"/>
    <w:unhideWhenUsed/>
    <w:rsid w:val="005024C5"/>
    <w:pPr>
      <w:spacing w:after="0"/>
      <w:ind w:left="1920"/>
    </w:pPr>
    <w:rPr>
      <w:rFonts w:asciiTheme="minorHAnsi" w:hAnsiTheme="minorHAnsi" w:cstheme="minorHAnsi"/>
      <w:sz w:val="20"/>
      <w:szCs w:val="20"/>
    </w:rPr>
  </w:style>
  <w:style w:type="character" w:customStyle="1" w:styleId="author">
    <w:name w:val="author"/>
    <w:basedOn w:val="Fontepargpadro"/>
    <w:rsid w:val="00E822CC"/>
  </w:style>
  <w:style w:type="character" w:customStyle="1" w:styleId="pubyear">
    <w:name w:val="pubyear"/>
    <w:basedOn w:val="Fontepargpadro"/>
    <w:rsid w:val="00E822CC"/>
  </w:style>
  <w:style w:type="character" w:customStyle="1" w:styleId="articletitle">
    <w:name w:val="articletitle"/>
    <w:basedOn w:val="Fontepargpadro"/>
    <w:rsid w:val="00E822CC"/>
  </w:style>
  <w:style w:type="character" w:customStyle="1" w:styleId="vol">
    <w:name w:val="vol"/>
    <w:basedOn w:val="Fontepargpadro"/>
    <w:rsid w:val="00E822CC"/>
  </w:style>
  <w:style w:type="character" w:customStyle="1" w:styleId="pagefirst">
    <w:name w:val="pagefirst"/>
    <w:basedOn w:val="Fontepargpadro"/>
    <w:rsid w:val="00E822CC"/>
  </w:style>
  <w:style w:type="character" w:customStyle="1" w:styleId="pagelast">
    <w:name w:val="pagelast"/>
    <w:basedOn w:val="Fontepargpadro"/>
    <w:rsid w:val="00E822CC"/>
  </w:style>
  <w:style w:type="paragraph" w:customStyle="1" w:styleId="Estilo1lj">
    <w:name w:val="Estilo1 lj"/>
    <w:basedOn w:val="Normal"/>
    <w:link w:val="Estilo1ljChar"/>
    <w:qFormat/>
    <w:rsid w:val="00906C89"/>
    <w:rPr>
      <w:b/>
      <w:bCs/>
    </w:rPr>
  </w:style>
  <w:style w:type="paragraph" w:customStyle="1" w:styleId="Estilo2lj">
    <w:name w:val="Estilo2 lj"/>
    <w:basedOn w:val="tit2lj"/>
    <w:link w:val="Estilo2ljChar"/>
    <w:qFormat/>
    <w:rsid w:val="006C2CA2"/>
  </w:style>
  <w:style w:type="character" w:customStyle="1" w:styleId="Estilo1ljChar">
    <w:name w:val="Estilo1 lj Char"/>
    <w:basedOn w:val="Fontepargpadro"/>
    <w:link w:val="Estilo1lj"/>
    <w:rsid w:val="00906C89"/>
    <w:rPr>
      <w:rFonts w:ascii="Times New Roman" w:hAnsi="Times New Roman"/>
      <w:b/>
      <w:bCs/>
      <w:sz w:val="24"/>
    </w:rPr>
  </w:style>
  <w:style w:type="paragraph" w:customStyle="1" w:styleId="Estilo3lj">
    <w:name w:val="Estilo3 lj"/>
    <w:basedOn w:val="tit3lj"/>
    <w:link w:val="Estilo3ljChar"/>
    <w:qFormat/>
    <w:rsid w:val="00CB6C09"/>
    <w:pPr>
      <w:spacing w:before="0"/>
      <w:pPrChange w:id="1" w:author="Luísa Jardim" w:date="2021-08-30T12:59:00Z">
        <w:pPr>
          <w:keepNext/>
          <w:keepLines/>
          <w:spacing w:line="360" w:lineRule="auto"/>
          <w:jc w:val="both"/>
          <w:outlineLvl w:val="0"/>
        </w:pPr>
      </w:pPrChange>
    </w:pPr>
    <w:rPr>
      <w:b/>
      <w:rPrChange w:id="1" w:author="Luísa Jardim" w:date="2021-08-30T12:59:00Z">
        <w:rPr>
          <w:rFonts w:eastAsiaTheme="majorEastAsia"/>
          <w:bCs/>
          <w:sz w:val="24"/>
          <w:szCs w:val="24"/>
          <w:lang w:val="pt-BR" w:eastAsia="en-US" w:bidi="ar-SA"/>
        </w:rPr>
      </w:rPrChange>
    </w:rPr>
  </w:style>
  <w:style w:type="character" w:customStyle="1" w:styleId="Estilo2ljChar">
    <w:name w:val="Estilo2 lj Char"/>
    <w:basedOn w:val="tit2ljChar"/>
    <w:link w:val="Estilo2lj"/>
    <w:rsid w:val="006C2CA2"/>
    <w:rPr>
      <w:rFonts w:ascii="Times New Roman" w:hAnsi="Times New Roman" w:cs="Times New Roman"/>
      <w:sz w:val="24"/>
      <w:szCs w:val="24"/>
    </w:rPr>
  </w:style>
  <w:style w:type="character" w:customStyle="1" w:styleId="Estilo3ljChar">
    <w:name w:val="Estilo3 lj Char"/>
    <w:basedOn w:val="tit3ljChar"/>
    <w:link w:val="Estilo3lj"/>
    <w:rsid w:val="00CB6C09"/>
    <w:rPr>
      <w:rFonts w:ascii="Times New Roman" w:eastAsiaTheme="majorEastAsia" w:hAnsi="Times New Roman" w:cs="Times New Roman"/>
      <w:b/>
      <w:bCs/>
      <w:sz w:val="24"/>
      <w:szCs w:val="24"/>
    </w:rPr>
  </w:style>
  <w:style w:type="character" w:styleId="MenoPendente">
    <w:name w:val="Unresolved Mention"/>
    <w:basedOn w:val="Fontepargpadro"/>
    <w:uiPriority w:val="99"/>
    <w:semiHidden/>
    <w:unhideWhenUsed/>
    <w:rsid w:val="00AD16D3"/>
    <w:rPr>
      <w:color w:val="605E5C"/>
      <w:shd w:val="clear" w:color="auto" w:fill="E1DFDD"/>
    </w:rPr>
  </w:style>
  <w:style w:type="paragraph" w:customStyle="1" w:styleId="Estilo4lj">
    <w:name w:val="Estilo4 lj"/>
    <w:basedOn w:val="Estilo3lj"/>
    <w:link w:val="Estilo4ljChar"/>
    <w:qFormat/>
    <w:rsid w:val="00CB6C09"/>
    <w:pPr>
      <w:pPrChange w:id="2" w:author="Luísa Jardim" w:date="2021-08-30T12:59:00Z">
        <w:pPr>
          <w:keepNext/>
          <w:keepLines/>
          <w:spacing w:line="360" w:lineRule="auto"/>
          <w:jc w:val="both"/>
          <w:outlineLvl w:val="0"/>
        </w:pPr>
      </w:pPrChange>
    </w:pPr>
    <w:rPr>
      <w:b w:val="0"/>
      <w:rPrChange w:id="2" w:author="Luísa Jardim" w:date="2021-08-30T12:59:00Z">
        <w:rPr>
          <w:rFonts w:eastAsiaTheme="majorEastAsia"/>
          <w:b/>
          <w:sz w:val="24"/>
          <w:szCs w:val="24"/>
          <w:lang w:val="pt-BR" w:eastAsia="en-US" w:bidi="ar-SA"/>
        </w:rPr>
      </w:rPrChange>
    </w:rPr>
  </w:style>
  <w:style w:type="character" w:customStyle="1" w:styleId="Estilo4ljChar">
    <w:name w:val="Estilo4 lj Char"/>
    <w:basedOn w:val="Estilo3ljChar"/>
    <w:link w:val="Estilo4lj"/>
    <w:rsid w:val="00CB6C09"/>
    <w:rPr>
      <w:rFonts w:ascii="Times New Roman" w:eastAsiaTheme="majorEastAsia" w:hAnsi="Times New Roman" w:cs="Times New Roman"/>
      <w:b w:val="0"/>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8360">
      <w:bodyDiv w:val="1"/>
      <w:marLeft w:val="0"/>
      <w:marRight w:val="0"/>
      <w:marTop w:val="0"/>
      <w:marBottom w:val="0"/>
      <w:divBdr>
        <w:top w:val="none" w:sz="0" w:space="0" w:color="auto"/>
        <w:left w:val="none" w:sz="0" w:space="0" w:color="auto"/>
        <w:bottom w:val="none" w:sz="0" w:space="0" w:color="auto"/>
        <w:right w:val="none" w:sz="0" w:space="0" w:color="auto"/>
      </w:divBdr>
    </w:div>
    <w:div w:id="102843599">
      <w:bodyDiv w:val="1"/>
      <w:marLeft w:val="0"/>
      <w:marRight w:val="0"/>
      <w:marTop w:val="0"/>
      <w:marBottom w:val="0"/>
      <w:divBdr>
        <w:top w:val="none" w:sz="0" w:space="0" w:color="auto"/>
        <w:left w:val="none" w:sz="0" w:space="0" w:color="auto"/>
        <w:bottom w:val="none" w:sz="0" w:space="0" w:color="auto"/>
        <w:right w:val="none" w:sz="0" w:space="0" w:color="auto"/>
      </w:divBdr>
    </w:div>
    <w:div w:id="130951949">
      <w:bodyDiv w:val="1"/>
      <w:marLeft w:val="0"/>
      <w:marRight w:val="0"/>
      <w:marTop w:val="0"/>
      <w:marBottom w:val="0"/>
      <w:divBdr>
        <w:top w:val="none" w:sz="0" w:space="0" w:color="auto"/>
        <w:left w:val="none" w:sz="0" w:space="0" w:color="auto"/>
        <w:bottom w:val="none" w:sz="0" w:space="0" w:color="auto"/>
        <w:right w:val="none" w:sz="0" w:space="0" w:color="auto"/>
      </w:divBdr>
    </w:div>
    <w:div w:id="158236413">
      <w:bodyDiv w:val="1"/>
      <w:marLeft w:val="0"/>
      <w:marRight w:val="0"/>
      <w:marTop w:val="0"/>
      <w:marBottom w:val="0"/>
      <w:divBdr>
        <w:top w:val="none" w:sz="0" w:space="0" w:color="auto"/>
        <w:left w:val="none" w:sz="0" w:space="0" w:color="auto"/>
        <w:bottom w:val="none" w:sz="0" w:space="0" w:color="auto"/>
        <w:right w:val="none" w:sz="0" w:space="0" w:color="auto"/>
      </w:divBdr>
      <w:divsChild>
        <w:div w:id="566917149">
          <w:marLeft w:val="0"/>
          <w:marRight w:val="0"/>
          <w:marTop w:val="0"/>
          <w:marBottom w:val="0"/>
          <w:divBdr>
            <w:top w:val="none" w:sz="0" w:space="0" w:color="auto"/>
            <w:left w:val="none" w:sz="0" w:space="0" w:color="auto"/>
            <w:bottom w:val="none" w:sz="0" w:space="0" w:color="auto"/>
            <w:right w:val="none" w:sz="0" w:space="0" w:color="auto"/>
          </w:divBdr>
        </w:div>
      </w:divsChild>
    </w:div>
    <w:div w:id="197665408">
      <w:bodyDiv w:val="1"/>
      <w:marLeft w:val="0"/>
      <w:marRight w:val="0"/>
      <w:marTop w:val="0"/>
      <w:marBottom w:val="0"/>
      <w:divBdr>
        <w:top w:val="none" w:sz="0" w:space="0" w:color="auto"/>
        <w:left w:val="none" w:sz="0" w:space="0" w:color="auto"/>
        <w:bottom w:val="none" w:sz="0" w:space="0" w:color="auto"/>
        <w:right w:val="none" w:sz="0" w:space="0" w:color="auto"/>
      </w:divBdr>
      <w:divsChild>
        <w:div w:id="2111394342">
          <w:marLeft w:val="0"/>
          <w:marRight w:val="0"/>
          <w:marTop w:val="0"/>
          <w:marBottom w:val="0"/>
          <w:divBdr>
            <w:top w:val="none" w:sz="0" w:space="0" w:color="auto"/>
            <w:left w:val="none" w:sz="0" w:space="0" w:color="auto"/>
            <w:bottom w:val="none" w:sz="0" w:space="0" w:color="auto"/>
            <w:right w:val="none" w:sz="0" w:space="0" w:color="auto"/>
          </w:divBdr>
          <w:divsChild>
            <w:div w:id="381709102">
              <w:marLeft w:val="0"/>
              <w:marRight w:val="0"/>
              <w:marTop w:val="0"/>
              <w:marBottom w:val="0"/>
              <w:divBdr>
                <w:top w:val="none" w:sz="0" w:space="0" w:color="auto"/>
                <w:left w:val="none" w:sz="0" w:space="0" w:color="auto"/>
                <w:bottom w:val="none" w:sz="0" w:space="0" w:color="auto"/>
                <w:right w:val="none" w:sz="0" w:space="0" w:color="auto"/>
              </w:divBdr>
              <w:divsChild>
                <w:div w:id="20366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2013">
          <w:marLeft w:val="0"/>
          <w:marRight w:val="0"/>
          <w:marTop w:val="0"/>
          <w:marBottom w:val="0"/>
          <w:divBdr>
            <w:top w:val="none" w:sz="0" w:space="0" w:color="auto"/>
            <w:left w:val="none" w:sz="0" w:space="0" w:color="auto"/>
            <w:bottom w:val="none" w:sz="0" w:space="0" w:color="auto"/>
            <w:right w:val="none" w:sz="0" w:space="0" w:color="auto"/>
          </w:divBdr>
          <w:divsChild>
            <w:div w:id="813837020">
              <w:marLeft w:val="0"/>
              <w:marRight w:val="0"/>
              <w:marTop w:val="0"/>
              <w:marBottom w:val="0"/>
              <w:divBdr>
                <w:top w:val="none" w:sz="0" w:space="0" w:color="auto"/>
                <w:left w:val="none" w:sz="0" w:space="0" w:color="auto"/>
                <w:bottom w:val="none" w:sz="0" w:space="0" w:color="auto"/>
                <w:right w:val="none" w:sz="0" w:space="0" w:color="auto"/>
              </w:divBdr>
              <w:divsChild>
                <w:div w:id="606163175">
                  <w:marLeft w:val="0"/>
                  <w:marRight w:val="0"/>
                  <w:marTop w:val="0"/>
                  <w:marBottom w:val="0"/>
                  <w:divBdr>
                    <w:top w:val="none" w:sz="0" w:space="0" w:color="auto"/>
                    <w:left w:val="none" w:sz="0" w:space="0" w:color="auto"/>
                    <w:bottom w:val="none" w:sz="0" w:space="0" w:color="auto"/>
                    <w:right w:val="none" w:sz="0" w:space="0" w:color="auto"/>
                  </w:divBdr>
                </w:div>
                <w:div w:id="1241792397">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774401117">
          <w:marLeft w:val="0"/>
          <w:marRight w:val="0"/>
          <w:marTop w:val="0"/>
          <w:marBottom w:val="0"/>
          <w:divBdr>
            <w:top w:val="none" w:sz="0" w:space="0" w:color="auto"/>
            <w:left w:val="none" w:sz="0" w:space="0" w:color="auto"/>
            <w:bottom w:val="none" w:sz="0" w:space="0" w:color="auto"/>
            <w:right w:val="none" w:sz="0" w:space="0" w:color="auto"/>
          </w:divBdr>
          <w:divsChild>
            <w:div w:id="501437687">
              <w:marLeft w:val="0"/>
              <w:marRight w:val="0"/>
              <w:marTop w:val="0"/>
              <w:marBottom w:val="0"/>
              <w:divBdr>
                <w:top w:val="none" w:sz="0" w:space="0" w:color="auto"/>
                <w:left w:val="none" w:sz="0" w:space="0" w:color="auto"/>
                <w:bottom w:val="none" w:sz="0" w:space="0" w:color="auto"/>
                <w:right w:val="none" w:sz="0" w:space="0" w:color="auto"/>
              </w:divBdr>
              <w:divsChild>
                <w:div w:id="12939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4411">
          <w:marLeft w:val="0"/>
          <w:marRight w:val="0"/>
          <w:marTop w:val="0"/>
          <w:marBottom w:val="0"/>
          <w:divBdr>
            <w:top w:val="none" w:sz="0" w:space="0" w:color="auto"/>
            <w:left w:val="none" w:sz="0" w:space="0" w:color="auto"/>
            <w:bottom w:val="none" w:sz="0" w:space="0" w:color="auto"/>
            <w:right w:val="none" w:sz="0" w:space="0" w:color="auto"/>
          </w:divBdr>
          <w:divsChild>
            <w:div w:id="2040079533">
              <w:marLeft w:val="0"/>
              <w:marRight w:val="0"/>
              <w:marTop w:val="0"/>
              <w:marBottom w:val="0"/>
              <w:divBdr>
                <w:top w:val="none" w:sz="0" w:space="0" w:color="auto"/>
                <w:left w:val="none" w:sz="0" w:space="0" w:color="auto"/>
                <w:bottom w:val="none" w:sz="0" w:space="0" w:color="auto"/>
                <w:right w:val="none" w:sz="0" w:space="0" w:color="auto"/>
              </w:divBdr>
              <w:divsChild>
                <w:div w:id="1571036211">
                  <w:marLeft w:val="0"/>
                  <w:marRight w:val="0"/>
                  <w:marTop w:val="0"/>
                  <w:marBottom w:val="0"/>
                  <w:divBdr>
                    <w:top w:val="none" w:sz="0" w:space="0" w:color="auto"/>
                    <w:left w:val="none" w:sz="0" w:space="0" w:color="auto"/>
                    <w:bottom w:val="none" w:sz="0" w:space="0" w:color="auto"/>
                    <w:right w:val="none" w:sz="0" w:space="0" w:color="auto"/>
                  </w:divBdr>
                </w:div>
                <w:div w:id="1632634683">
                  <w:marLeft w:val="-165"/>
                  <w:marRight w:val="0"/>
                  <w:marTop w:val="0"/>
                  <w:marBottom w:val="0"/>
                  <w:divBdr>
                    <w:top w:val="none" w:sz="0" w:space="0" w:color="auto"/>
                    <w:left w:val="none" w:sz="0" w:space="0" w:color="auto"/>
                    <w:bottom w:val="none" w:sz="0" w:space="0" w:color="auto"/>
                    <w:right w:val="none" w:sz="0" w:space="0" w:color="auto"/>
                  </w:divBdr>
                </w:div>
              </w:divsChild>
            </w:div>
          </w:divsChild>
        </w:div>
        <w:div w:id="1633975969">
          <w:marLeft w:val="0"/>
          <w:marRight w:val="0"/>
          <w:marTop w:val="0"/>
          <w:marBottom w:val="0"/>
          <w:divBdr>
            <w:top w:val="none" w:sz="0" w:space="0" w:color="auto"/>
            <w:left w:val="none" w:sz="0" w:space="0" w:color="auto"/>
            <w:bottom w:val="none" w:sz="0" w:space="0" w:color="auto"/>
            <w:right w:val="none" w:sz="0" w:space="0" w:color="auto"/>
          </w:divBdr>
          <w:divsChild>
            <w:div w:id="1820875491">
              <w:marLeft w:val="0"/>
              <w:marRight w:val="0"/>
              <w:marTop w:val="0"/>
              <w:marBottom w:val="0"/>
              <w:divBdr>
                <w:top w:val="none" w:sz="0" w:space="0" w:color="auto"/>
                <w:left w:val="none" w:sz="0" w:space="0" w:color="auto"/>
                <w:bottom w:val="none" w:sz="0" w:space="0" w:color="auto"/>
                <w:right w:val="none" w:sz="0" w:space="0" w:color="auto"/>
              </w:divBdr>
              <w:divsChild>
                <w:div w:id="18157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4276">
      <w:bodyDiv w:val="1"/>
      <w:marLeft w:val="0"/>
      <w:marRight w:val="0"/>
      <w:marTop w:val="0"/>
      <w:marBottom w:val="0"/>
      <w:divBdr>
        <w:top w:val="none" w:sz="0" w:space="0" w:color="auto"/>
        <w:left w:val="none" w:sz="0" w:space="0" w:color="auto"/>
        <w:bottom w:val="none" w:sz="0" w:space="0" w:color="auto"/>
        <w:right w:val="none" w:sz="0" w:space="0" w:color="auto"/>
      </w:divBdr>
    </w:div>
    <w:div w:id="218175068">
      <w:bodyDiv w:val="1"/>
      <w:marLeft w:val="0"/>
      <w:marRight w:val="0"/>
      <w:marTop w:val="0"/>
      <w:marBottom w:val="0"/>
      <w:divBdr>
        <w:top w:val="none" w:sz="0" w:space="0" w:color="auto"/>
        <w:left w:val="none" w:sz="0" w:space="0" w:color="auto"/>
        <w:bottom w:val="none" w:sz="0" w:space="0" w:color="auto"/>
        <w:right w:val="none" w:sz="0" w:space="0" w:color="auto"/>
      </w:divBdr>
    </w:div>
    <w:div w:id="377364865">
      <w:bodyDiv w:val="1"/>
      <w:marLeft w:val="0"/>
      <w:marRight w:val="0"/>
      <w:marTop w:val="0"/>
      <w:marBottom w:val="0"/>
      <w:divBdr>
        <w:top w:val="none" w:sz="0" w:space="0" w:color="auto"/>
        <w:left w:val="none" w:sz="0" w:space="0" w:color="auto"/>
        <w:bottom w:val="none" w:sz="0" w:space="0" w:color="auto"/>
        <w:right w:val="none" w:sz="0" w:space="0" w:color="auto"/>
      </w:divBdr>
    </w:div>
    <w:div w:id="516702168">
      <w:bodyDiv w:val="1"/>
      <w:marLeft w:val="0"/>
      <w:marRight w:val="0"/>
      <w:marTop w:val="0"/>
      <w:marBottom w:val="0"/>
      <w:divBdr>
        <w:top w:val="none" w:sz="0" w:space="0" w:color="auto"/>
        <w:left w:val="none" w:sz="0" w:space="0" w:color="auto"/>
        <w:bottom w:val="none" w:sz="0" w:space="0" w:color="auto"/>
        <w:right w:val="none" w:sz="0" w:space="0" w:color="auto"/>
      </w:divBdr>
      <w:divsChild>
        <w:div w:id="2103644772">
          <w:marLeft w:val="0"/>
          <w:marRight w:val="0"/>
          <w:marTop w:val="225"/>
          <w:marBottom w:val="225"/>
          <w:divBdr>
            <w:top w:val="none" w:sz="0" w:space="0" w:color="auto"/>
            <w:left w:val="none" w:sz="0" w:space="0" w:color="auto"/>
            <w:bottom w:val="none" w:sz="0" w:space="0" w:color="auto"/>
            <w:right w:val="none" w:sz="0" w:space="0" w:color="auto"/>
          </w:divBdr>
          <w:divsChild>
            <w:div w:id="1542356868">
              <w:marLeft w:val="0"/>
              <w:marRight w:val="0"/>
              <w:marTop w:val="0"/>
              <w:marBottom w:val="0"/>
              <w:divBdr>
                <w:top w:val="none" w:sz="0" w:space="0" w:color="auto"/>
                <w:left w:val="none" w:sz="0" w:space="0" w:color="auto"/>
                <w:bottom w:val="none" w:sz="0" w:space="0" w:color="auto"/>
                <w:right w:val="none" w:sz="0" w:space="0" w:color="auto"/>
              </w:divBdr>
              <w:divsChild>
                <w:div w:id="29915834">
                  <w:marLeft w:val="0"/>
                  <w:marRight w:val="0"/>
                  <w:marTop w:val="0"/>
                  <w:marBottom w:val="0"/>
                  <w:divBdr>
                    <w:top w:val="none" w:sz="0" w:space="0" w:color="auto"/>
                    <w:left w:val="none" w:sz="0" w:space="0" w:color="auto"/>
                    <w:bottom w:val="none" w:sz="0" w:space="0" w:color="auto"/>
                    <w:right w:val="none" w:sz="0" w:space="0" w:color="auto"/>
                  </w:divBdr>
                  <w:divsChild>
                    <w:div w:id="2145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1911">
              <w:marLeft w:val="0"/>
              <w:marRight w:val="0"/>
              <w:marTop w:val="225"/>
              <w:marBottom w:val="225"/>
              <w:divBdr>
                <w:top w:val="none" w:sz="0" w:space="0" w:color="auto"/>
                <w:left w:val="none" w:sz="0" w:space="0" w:color="auto"/>
                <w:bottom w:val="none" w:sz="0" w:space="0" w:color="auto"/>
                <w:right w:val="none" w:sz="0" w:space="0" w:color="auto"/>
              </w:divBdr>
              <w:divsChild>
                <w:div w:id="16012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7004">
      <w:bodyDiv w:val="1"/>
      <w:marLeft w:val="0"/>
      <w:marRight w:val="0"/>
      <w:marTop w:val="0"/>
      <w:marBottom w:val="0"/>
      <w:divBdr>
        <w:top w:val="none" w:sz="0" w:space="0" w:color="auto"/>
        <w:left w:val="none" w:sz="0" w:space="0" w:color="auto"/>
        <w:bottom w:val="none" w:sz="0" w:space="0" w:color="auto"/>
        <w:right w:val="none" w:sz="0" w:space="0" w:color="auto"/>
      </w:divBdr>
    </w:div>
    <w:div w:id="657150152">
      <w:bodyDiv w:val="1"/>
      <w:marLeft w:val="0"/>
      <w:marRight w:val="0"/>
      <w:marTop w:val="0"/>
      <w:marBottom w:val="0"/>
      <w:divBdr>
        <w:top w:val="none" w:sz="0" w:space="0" w:color="auto"/>
        <w:left w:val="none" w:sz="0" w:space="0" w:color="auto"/>
        <w:bottom w:val="none" w:sz="0" w:space="0" w:color="auto"/>
        <w:right w:val="none" w:sz="0" w:space="0" w:color="auto"/>
      </w:divBdr>
      <w:divsChild>
        <w:div w:id="514618308">
          <w:marLeft w:val="0"/>
          <w:marRight w:val="0"/>
          <w:marTop w:val="0"/>
          <w:marBottom w:val="0"/>
          <w:divBdr>
            <w:top w:val="none" w:sz="0" w:space="0" w:color="auto"/>
            <w:left w:val="none" w:sz="0" w:space="0" w:color="auto"/>
            <w:bottom w:val="none" w:sz="0" w:space="0" w:color="auto"/>
            <w:right w:val="none" w:sz="0" w:space="0" w:color="auto"/>
          </w:divBdr>
        </w:div>
        <w:div w:id="1091316933">
          <w:marLeft w:val="0"/>
          <w:marRight w:val="0"/>
          <w:marTop w:val="0"/>
          <w:marBottom w:val="0"/>
          <w:divBdr>
            <w:top w:val="none" w:sz="0" w:space="0" w:color="auto"/>
            <w:left w:val="none" w:sz="0" w:space="0" w:color="auto"/>
            <w:bottom w:val="none" w:sz="0" w:space="0" w:color="auto"/>
            <w:right w:val="none" w:sz="0" w:space="0" w:color="auto"/>
          </w:divBdr>
        </w:div>
      </w:divsChild>
    </w:div>
    <w:div w:id="741753100">
      <w:bodyDiv w:val="1"/>
      <w:marLeft w:val="0"/>
      <w:marRight w:val="0"/>
      <w:marTop w:val="0"/>
      <w:marBottom w:val="0"/>
      <w:divBdr>
        <w:top w:val="none" w:sz="0" w:space="0" w:color="auto"/>
        <w:left w:val="none" w:sz="0" w:space="0" w:color="auto"/>
        <w:bottom w:val="none" w:sz="0" w:space="0" w:color="auto"/>
        <w:right w:val="none" w:sz="0" w:space="0" w:color="auto"/>
      </w:divBdr>
    </w:div>
    <w:div w:id="748187588">
      <w:bodyDiv w:val="1"/>
      <w:marLeft w:val="0"/>
      <w:marRight w:val="0"/>
      <w:marTop w:val="0"/>
      <w:marBottom w:val="0"/>
      <w:divBdr>
        <w:top w:val="none" w:sz="0" w:space="0" w:color="auto"/>
        <w:left w:val="none" w:sz="0" w:space="0" w:color="auto"/>
        <w:bottom w:val="none" w:sz="0" w:space="0" w:color="auto"/>
        <w:right w:val="none" w:sz="0" w:space="0" w:color="auto"/>
      </w:divBdr>
    </w:div>
    <w:div w:id="762071613">
      <w:bodyDiv w:val="1"/>
      <w:marLeft w:val="0"/>
      <w:marRight w:val="0"/>
      <w:marTop w:val="0"/>
      <w:marBottom w:val="0"/>
      <w:divBdr>
        <w:top w:val="none" w:sz="0" w:space="0" w:color="auto"/>
        <w:left w:val="none" w:sz="0" w:space="0" w:color="auto"/>
        <w:bottom w:val="none" w:sz="0" w:space="0" w:color="auto"/>
        <w:right w:val="none" w:sz="0" w:space="0" w:color="auto"/>
      </w:divBdr>
    </w:div>
    <w:div w:id="770009431">
      <w:bodyDiv w:val="1"/>
      <w:marLeft w:val="0"/>
      <w:marRight w:val="0"/>
      <w:marTop w:val="0"/>
      <w:marBottom w:val="0"/>
      <w:divBdr>
        <w:top w:val="none" w:sz="0" w:space="0" w:color="auto"/>
        <w:left w:val="none" w:sz="0" w:space="0" w:color="auto"/>
        <w:bottom w:val="none" w:sz="0" w:space="0" w:color="auto"/>
        <w:right w:val="none" w:sz="0" w:space="0" w:color="auto"/>
      </w:divBdr>
      <w:divsChild>
        <w:div w:id="1087768885">
          <w:marLeft w:val="0"/>
          <w:marRight w:val="0"/>
          <w:marTop w:val="0"/>
          <w:marBottom w:val="0"/>
          <w:divBdr>
            <w:top w:val="none" w:sz="0" w:space="0" w:color="auto"/>
            <w:left w:val="none" w:sz="0" w:space="0" w:color="auto"/>
            <w:bottom w:val="none" w:sz="0" w:space="0" w:color="auto"/>
            <w:right w:val="none" w:sz="0" w:space="0" w:color="auto"/>
          </w:divBdr>
          <w:divsChild>
            <w:div w:id="1173952138">
              <w:marLeft w:val="0"/>
              <w:marRight w:val="0"/>
              <w:marTop w:val="0"/>
              <w:marBottom w:val="0"/>
              <w:divBdr>
                <w:top w:val="none" w:sz="0" w:space="0" w:color="auto"/>
                <w:left w:val="none" w:sz="0" w:space="0" w:color="auto"/>
                <w:bottom w:val="none" w:sz="0" w:space="0" w:color="auto"/>
                <w:right w:val="none" w:sz="0" w:space="0" w:color="auto"/>
              </w:divBdr>
              <w:divsChild>
                <w:div w:id="1353339454">
                  <w:marLeft w:val="0"/>
                  <w:marRight w:val="0"/>
                  <w:marTop w:val="0"/>
                  <w:marBottom w:val="0"/>
                  <w:divBdr>
                    <w:top w:val="none" w:sz="0" w:space="0" w:color="auto"/>
                    <w:left w:val="none" w:sz="0" w:space="0" w:color="auto"/>
                    <w:bottom w:val="none" w:sz="0" w:space="0" w:color="auto"/>
                    <w:right w:val="none" w:sz="0" w:space="0" w:color="auto"/>
                  </w:divBdr>
                  <w:divsChild>
                    <w:div w:id="18820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86601">
      <w:bodyDiv w:val="1"/>
      <w:marLeft w:val="0"/>
      <w:marRight w:val="0"/>
      <w:marTop w:val="0"/>
      <w:marBottom w:val="0"/>
      <w:divBdr>
        <w:top w:val="none" w:sz="0" w:space="0" w:color="auto"/>
        <w:left w:val="none" w:sz="0" w:space="0" w:color="auto"/>
        <w:bottom w:val="none" w:sz="0" w:space="0" w:color="auto"/>
        <w:right w:val="none" w:sz="0" w:space="0" w:color="auto"/>
      </w:divBdr>
    </w:div>
    <w:div w:id="823281106">
      <w:bodyDiv w:val="1"/>
      <w:marLeft w:val="0"/>
      <w:marRight w:val="0"/>
      <w:marTop w:val="0"/>
      <w:marBottom w:val="0"/>
      <w:divBdr>
        <w:top w:val="none" w:sz="0" w:space="0" w:color="auto"/>
        <w:left w:val="none" w:sz="0" w:space="0" w:color="auto"/>
        <w:bottom w:val="none" w:sz="0" w:space="0" w:color="auto"/>
        <w:right w:val="none" w:sz="0" w:space="0" w:color="auto"/>
      </w:divBdr>
      <w:divsChild>
        <w:div w:id="2035765693">
          <w:marLeft w:val="0"/>
          <w:marRight w:val="0"/>
          <w:marTop w:val="0"/>
          <w:marBottom w:val="0"/>
          <w:divBdr>
            <w:top w:val="none" w:sz="0" w:space="0" w:color="auto"/>
            <w:left w:val="none" w:sz="0" w:space="0" w:color="auto"/>
            <w:bottom w:val="none" w:sz="0" w:space="0" w:color="auto"/>
            <w:right w:val="none" w:sz="0" w:space="0" w:color="auto"/>
          </w:divBdr>
        </w:div>
        <w:div w:id="1445230054">
          <w:marLeft w:val="0"/>
          <w:marRight w:val="0"/>
          <w:marTop w:val="0"/>
          <w:marBottom w:val="0"/>
          <w:divBdr>
            <w:top w:val="none" w:sz="0" w:space="0" w:color="auto"/>
            <w:left w:val="none" w:sz="0" w:space="0" w:color="auto"/>
            <w:bottom w:val="none" w:sz="0" w:space="0" w:color="auto"/>
            <w:right w:val="none" w:sz="0" w:space="0" w:color="auto"/>
          </w:divBdr>
        </w:div>
      </w:divsChild>
    </w:div>
    <w:div w:id="847450396">
      <w:bodyDiv w:val="1"/>
      <w:marLeft w:val="0"/>
      <w:marRight w:val="0"/>
      <w:marTop w:val="0"/>
      <w:marBottom w:val="0"/>
      <w:divBdr>
        <w:top w:val="none" w:sz="0" w:space="0" w:color="auto"/>
        <w:left w:val="none" w:sz="0" w:space="0" w:color="auto"/>
        <w:bottom w:val="none" w:sz="0" w:space="0" w:color="auto"/>
        <w:right w:val="none" w:sz="0" w:space="0" w:color="auto"/>
      </w:divBdr>
    </w:div>
    <w:div w:id="891573386">
      <w:bodyDiv w:val="1"/>
      <w:marLeft w:val="0"/>
      <w:marRight w:val="0"/>
      <w:marTop w:val="0"/>
      <w:marBottom w:val="0"/>
      <w:divBdr>
        <w:top w:val="none" w:sz="0" w:space="0" w:color="auto"/>
        <w:left w:val="none" w:sz="0" w:space="0" w:color="auto"/>
        <w:bottom w:val="none" w:sz="0" w:space="0" w:color="auto"/>
        <w:right w:val="none" w:sz="0" w:space="0" w:color="auto"/>
      </w:divBdr>
      <w:divsChild>
        <w:div w:id="70933649">
          <w:marLeft w:val="0"/>
          <w:marRight w:val="0"/>
          <w:marTop w:val="0"/>
          <w:marBottom w:val="0"/>
          <w:divBdr>
            <w:top w:val="none" w:sz="0" w:space="0" w:color="auto"/>
            <w:left w:val="none" w:sz="0" w:space="0" w:color="auto"/>
            <w:bottom w:val="none" w:sz="0" w:space="0" w:color="auto"/>
            <w:right w:val="none" w:sz="0" w:space="0" w:color="auto"/>
          </w:divBdr>
        </w:div>
        <w:div w:id="1423259573">
          <w:marLeft w:val="0"/>
          <w:marRight w:val="0"/>
          <w:marTop w:val="0"/>
          <w:marBottom w:val="0"/>
          <w:divBdr>
            <w:top w:val="none" w:sz="0" w:space="0" w:color="auto"/>
            <w:left w:val="none" w:sz="0" w:space="0" w:color="auto"/>
            <w:bottom w:val="none" w:sz="0" w:space="0" w:color="auto"/>
            <w:right w:val="none" w:sz="0" w:space="0" w:color="auto"/>
          </w:divBdr>
        </w:div>
      </w:divsChild>
    </w:div>
    <w:div w:id="966935395">
      <w:bodyDiv w:val="1"/>
      <w:marLeft w:val="0"/>
      <w:marRight w:val="0"/>
      <w:marTop w:val="0"/>
      <w:marBottom w:val="0"/>
      <w:divBdr>
        <w:top w:val="none" w:sz="0" w:space="0" w:color="auto"/>
        <w:left w:val="none" w:sz="0" w:space="0" w:color="auto"/>
        <w:bottom w:val="none" w:sz="0" w:space="0" w:color="auto"/>
        <w:right w:val="none" w:sz="0" w:space="0" w:color="auto"/>
      </w:divBdr>
    </w:div>
    <w:div w:id="1004240511">
      <w:bodyDiv w:val="1"/>
      <w:marLeft w:val="0"/>
      <w:marRight w:val="0"/>
      <w:marTop w:val="0"/>
      <w:marBottom w:val="0"/>
      <w:divBdr>
        <w:top w:val="none" w:sz="0" w:space="0" w:color="auto"/>
        <w:left w:val="none" w:sz="0" w:space="0" w:color="auto"/>
        <w:bottom w:val="none" w:sz="0" w:space="0" w:color="auto"/>
        <w:right w:val="none" w:sz="0" w:space="0" w:color="auto"/>
      </w:divBdr>
    </w:div>
    <w:div w:id="1033732080">
      <w:bodyDiv w:val="1"/>
      <w:marLeft w:val="0"/>
      <w:marRight w:val="0"/>
      <w:marTop w:val="0"/>
      <w:marBottom w:val="0"/>
      <w:divBdr>
        <w:top w:val="none" w:sz="0" w:space="0" w:color="auto"/>
        <w:left w:val="none" w:sz="0" w:space="0" w:color="auto"/>
        <w:bottom w:val="none" w:sz="0" w:space="0" w:color="auto"/>
        <w:right w:val="none" w:sz="0" w:space="0" w:color="auto"/>
      </w:divBdr>
    </w:div>
    <w:div w:id="1071658259">
      <w:bodyDiv w:val="1"/>
      <w:marLeft w:val="0"/>
      <w:marRight w:val="0"/>
      <w:marTop w:val="0"/>
      <w:marBottom w:val="0"/>
      <w:divBdr>
        <w:top w:val="none" w:sz="0" w:space="0" w:color="auto"/>
        <w:left w:val="none" w:sz="0" w:space="0" w:color="auto"/>
        <w:bottom w:val="none" w:sz="0" w:space="0" w:color="auto"/>
        <w:right w:val="none" w:sz="0" w:space="0" w:color="auto"/>
      </w:divBdr>
      <w:divsChild>
        <w:div w:id="349642679">
          <w:marLeft w:val="0"/>
          <w:marRight w:val="0"/>
          <w:marTop w:val="0"/>
          <w:marBottom w:val="0"/>
          <w:divBdr>
            <w:top w:val="none" w:sz="0" w:space="0" w:color="auto"/>
            <w:left w:val="none" w:sz="0" w:space="0" w:color="auto"/>
            <w:bottom w:val="none" w:sz="0" w:space="0" w:color="auto"/>
            <w:right w:val="none" w:sz="0" w:space="0" w:color="auto"/>
          </w:divBdr>
        </w:div>
      </w:divsChild>
    </w:div>
    <w:div w:id="1094206923">
      <w:bodyDiv w:val="1"/>
      <w:marLeft w:val="0"/>
      <w:marRight w:val="0"/>
      <w:marTop w:val="0"/>
      <w:marBottom w:val="0"/>
      <w:divBdr>
        <w:top w:val="none" w:sz="0" w:space="0" w:color="auto"/>
        <w:left w:val="none" w:sz="0" w:space="0" w:color="auto"/>
        <w:bottom w:val="none" w:sz="0" w:space="0" w:color="auto"/>
        <w:right w:val="none" w:sz="0" w:space="0" w:color="auto"/>
      </w:divBdr>
      <w:divsChild>
        <w:div w:id="287705764">
          <w:marLeft w:val="0"/>
          <w:marRight w:val="0"/>
          <w:marTop w:val="0"/>
          <w:marBottom w:val="0"/>
          <w:divBdr>
            <w:top w:val="none" w:sz="0" w:space="0" w:color="auto"/>
            <w:left w:val="none" w:sz="0" w:space="0" w:color="auto"/>
            <w:bottom w:val="none" w:sz="0" w:space="0" w:color="auto"/>
            <w:right w:val="none" w:sz="0" w:space="0" w:color="auto"/>
          </w:divBdr>
        </w:div>
      </w:divsChild>
    </w:div>
    <w:div w:id="1100878211">
      <w:bodyDiv w:val="1"/>
      <w:marLeft w:val="0"/>
      <w:marRight w:val="0"/>
      <w:marTop w:val="0"/>
      <w:marBottom w:val="0"/>
      <w:divBdr>
        <w:top w:val="none" w:sz="0" w:space="0" w:color="auto"/>
        <w:left w:val="none" w:sz="0" w:space="0" w:color="auto"/>
        <w:bottom w:val="none" w:sz="0" w:space="0" w:color="auto"/>
        <w:right w:val="none" w:sz="0" w:space="0" w:color="auto"/>
      </w:divBdr>
    </w:div>
    <w:div w:id="1130829592">
      <w:bodyDiv w:val="1"/>
      <w:marLeft w:val="0"/>
      <w:marRight w:val="0"/>
      <w:marTop w:val="0"/>
      <w:marBottom w:val="0"/>
      <w:divBdr>
        <w:top w:val="none" w:sz="0" w:space="0" w:color="auto"/>
        <w:left w:val="none" w:sz="0" w:space="0" w:color="auto"/>
        <w:bottom w:val="none" w:sz="0" w:space="0" w:color="auto"/>
        <w:right w:val="none" w:sz="0" w:space="0" w:color="auto"/>
      </w:divBdr>
    </w:div>
    <w:div w:id="1148327661">
      <w:bodyDiv w:val="1"/>
      <w:marLeft w:val="0"/>
      <w:marRight w:val="0"/>
      <w:marTop w:val="0"/>
      <w:marBottom w:val="0"/>
      <w:divBdr>
        <w:top w:val="none" w:sz="0" w:space="0" w:color="auto"/>
        <w:left w:val="none" w:sz="0" w:space="0" w:color="auto"/>
        <w:bottom w:val="none" w:sz="0" w:space="0" w:color="auto"/>
        <w:right w:val="none" w:sz="0" w:space="0" w:color="auto"/>
      </w:divBdr>
      <w:divsChild>
        <w:div w:id="1983847825">
          <w:marLeft w:val="0"/>
          <w:marRight w:val="0"/>
          <w:marTop w:val="0"/>
          <w:marBottom w:val="0"/>
          <w:divBdr>
            <w:top w:val="none" w:sz="0" w:space="0" w:color="auto"/>
            <w:left w:val="none" w:sz="0" w:space="0" w:color="auto"/>
            <w:bottom w:val="none" w:sz="0" w:space="0" w:color="auto"/>
            <w:right w:val="none" w:sz="0" w:space="0" w:color="auto"/>
          </w:divBdr>
        </w:div>
      </w:divsChild>
    </w:div>
    <w:div w:id="1190559264">
      <w:bodyDiv w:val="1"/>
      <w:marLeft w:val="0"/>
      <w:marRight w:val="0"/>
      <w:marTop w:val="0"/>
      <w:marBottom w:val="0"/>
      <w:divBdr>
        <w:top w:val="none" w:sz="0" w:space="0" w:color="auto"/>
        <w:left w:val="none" w:sz="0" w:space="0" w:color="auto"/>
        <w:bottom w:val="none" w:sz="0" w:space="0" w:color="auto"/>
        <w:right w:val="none" w:sz="0" w:space="0" w:color="auto"/>
      </w:divBdr>
    </w:div>
    <w:div w:id="1191577043">
      <w:bodyDiv w:val="1"/>
      <w:marLeft w:val="0"/>
      <w:marRight w:val="0"/>
      <w:marTop w:val="0"/>
      <w:marBottom w:val="0"/>
      <w:divBdr>
        <w:top w:val="none" w:sz="0" w:space="0" w:color="auto"/>
        <w:left w:val="none" w:sz="0" w:space="0" w:color="auto"/>
        <w:bottom w:val="none" w:sz="0" w:space="0" w:color="auto"/>
        <w:right w:val="none" w:sz="0" w:space="0" w:color="auto"/>
      </w:divBdr>
    </w:div>
    <w:div w:id="1220478137">
      <w:bodyDiv w:val="1"/>
      <w:marLeft w:val="0"/>
      <w:marRight w:val="0"/>
      <w:marTop w:val="0"/>
      <w:marBottom w:val="0"/>
      <w:divBdr>
        <w:top w:val="none" w:sz="0" w:space="0" w:color="auto"/>
        <w:left w:val="none" w:sz="0" w:space="0" w:color="auto"/>
        <w:bottom w:val="none" w:sz="0" w:space="0" w:color="auto"/>
        <w:right w:val="none" w:sz="0" w:space="0" w:color="auto"/>
      </w:divBdr>
      <w:divsChild>
        <w:div w:id="1699506552">
          <w:marLeft w:val="0"/>
          <w:marRight w:val="0"/>
          <w:marTop w:val="0"/>
          <w:marBottom w:val="0"/>
          <w:divBdr>
            <w:top w:val="none" w:sz="0" w:space="0" w:color="auto"/>
            <w:left w:val="none" w:sz="0" w:space="0" w:color="auto"/>
            <w:bottom w:val="none" w:sz="0" w:space="0" w:color="auto"/>
            <w:right w:val="none" w:sz="0" w:space="0" w:color="auto"/>
          </w:divBdr>
          <w:divsChild>
            <w:div w:id="1557737992">
              <w:marLeft w:val="0"/>
              <w:marRight w:val="0"/>
              <w:marTop w:val="0"/>
              <w:marBottom w:val="0"/>
              <w:divBdr>
                <w:top w:val="none" w:sz="0" w:space="0" w:color="auto"/>
                <w:left w:val="none" w:sz="0" w:space="0" w:color="auto"/>
                <w:bottom w:val="none" w:sz="0" w:space="0" w:color="auto"/>
                <w:right w:val="none" w:sz="0" w:space="0" w:color="auto"/>
              </w:divBdr>
              <w:divsChild>
                <w:div w:id="21303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79629">
      <w:bodyDiv w:val="1"/>
      <w:marLeft w:val="0"/>
      <w:marRight w:val="0"/>
      <w:marTop w:val="0"/>
      <w:marBottom w:val="0"/>
      <w:divBdr>
        <w:top w:val="none" w:sz="0" w:space="0" w:color="auto"/>
        <w:left w:val="none" w:sz="0" w:space="0" w:color="auto"/>
        <w:bottom w:val="none" w:sz="0" w:space="0" w:color="auto"/>
        <w:right w:val="none" w:sz="0" w:space="0" w:color="auto"/>
      </w:divBdr>
      <w:divsChild>
        <w:div w:id="1837259941">
          <w:marLeft w:val="0"/>
          <w:marRight w:val="0"/>
          <w:marTop w:val="0"/>
          <w:marBottom w:val="0"/>
          <w:divBdr>
            <w:top w:val="none" w:sz="0" w:space="0" w:color="auto"/>
            <w:left w:val="none" w:sz="0" w:space="0" w:color="auto"/>
            <w:bottom w:val="none" w:sz="0" w:space="0" w:color="auto"/>
            <w:right w:val="none" w:sz="0" w:space="0" w:color="auto"/>
          </w:divBdr>
        </w:div>
      </w:divsChild>
    </w:div>
    <w:div w:id="1347294650">
      <w:bodyDiv w:val="1"/>
      <w:marLeft w:val="0"/>
      <w:marRight w:val="0"/>
      <w:marTop w:val="0"/>
      <w:marBottom w:val="0"/>
      <w:divBdr>
        <w:top w:val="none" w:sz="0" w:space="0" w:color="auto"/>
        <w:left w:val="none" w:sz="0" w:space="0" w:color="auto"/>
        <w:bottom w:val="none" w:sz="0" w:space="0" w:color="auto"/>
        <w:right w:val="none" w:sz="0" w:space="0" w:color="auto"/>
      </w:divBdr>
      <w:divsChild>
        <w:div w:id="847331661">
          <w:marLeft w:val="0"/>
          <w:marRight w:val="0"/>
          <w:marTop w:val="0"/>
          <w:marBottom w:val="0"/>
          <w:divBdr>
            <w:top w:val="none" w:sz="0" w:space="0" w:color="auto"/>
            <w:left w:val="none" w:sz="0" w:space="0" w:color="auto"/>
            <w:bottom w:val="none" w:sz="0" w:space="0" w:color="auto"/>
            <w:right w:val="none" w:sz="0" w:space="0" w:color="auto"/>
          </w:divBdr>
        </w:div>
        <w:div w:id="980381873">
          <w:marLeft w:val="0"/>
          <w:marRight w:val="0"/>
          <w:marTop w:val="0"/>
          <w:marBottom w:val="0"/>
          <w:divBdr>
            <w:top w:val="none" w:sz="0" w:space="0" w:color="auto"/>
            <w:left w:val="none" w:sz="0" w:space="0" w:color="auto"/>
            <w:bottom w:val="none" w:sz="0" w:space="0" w:color="auto"/>
            <w:right w:val="none" w:sz="0" w:space="0" w:color="auto"/>
          </w:divBdr>
        </w:div>
      </w:divsChild>
    </w:div>
    <w:div w:id="1385562541">
      <w:bodyDiv w:val="1"/>
      <w:marLeft w:val="0"/>
      <w:marRight w:val="0"/>
      <w:marTop w:val="0"/>
      <w:marBottom w:val="0"/>
      <w:divBdr>
        <w:top w:val="none" w:sz="0" w:space="0" w:color="auto"/>
        <w:left w:val="none" w:sz="0" w:space="0" w:color="auto"/>
        <w:bottom w:val="none" w:sz="0" w:space="0" w:color="auto"/>
        <w:right w:val="none" w:sz="0" w:space="0" w:color="auto"/>
      </w:divBdr>
    </w:div>
    <w:div w:id="1398747822">
      <w:bodyDiv w:val="1"/>
      <w:marLeft w:val="0"/>
      <w:marRight w:val="0"/>
      <w:marTop w:val="0"/>
      <w:marBottom w:val="0"/>
      <w:divBdr>
        <w:top w:val="none" w:sz="0" w:space="0" w:color="auto"/>
        <w:left w:val="none" w:sz="0" w:space="0" w:color="auto"/>
        <w:bottom w:val="none" w:sz="0" w:space="0" w:color="auto"/>
        <w:right w:val="none" w:sz="0" w:space="0" w:color="auto"/>
      </w:divBdr>
    </w:div>
    <w:div w:id="1473214719">
      <w:bodyDiv w:val="1"/>
      <w:marLeft w:val="0"/>
      <w:marRight w:val="0"/>
      <w:marTop w:val="0"/>
      <w:marBottom w:val="0"/>
      <w:divBdr>
        <w:top w:val="none" w:sz="0" w:space="0" w:color="auto"/>
        <w:left w:val="none" w:sz="0" w:space="0" w:color="auto"/>
        <w:bottom w:val="none" w:sz="0" w:space="0" w:color="auto"/>
        <w:right w:val="none" w:sz="0" w:space="0" w:color="auto"/>
      </w:divBdr>
    </w:div>
    <w:div w:id="1482623170">
      <w:bodyDiv w:val="1"/>
      <w:marLeft w:val="0"/>
      <w:marRight w:val="0"/>
      <w:marTop w:val="0"/>
      <w:marBottom w:val="0"/>
      <w:divBdr>
        <w:top w:val="none" w:sz="0" w:space="0" w:color="auto"/>
        <w:left w:val="none" w:sz="0" w:space="0" w:color="auto"/>
        <w:bottom w:val="none" w:sz="0" w:space="0" w:color="auto"/>
        <w:right w:val="none" w:sz="0" w:space="0" w:color="auto"/>
      </w:divBdr>
    </w:div>
    <w:div w:id="1544714154">
      <w:bodyDiv w:val="1"/>
      <w:marLeft w:val="0"/>
      <w:marRight w:val="0"/>
      <w:marTop w:val="0"/>
      <w:marBottom w:val="0"/>
      <w:divBdr>
        <w:top w:val="none" w:sz="0" w:space="0" w:color="auto"/>
        <w:left w:val="none" w:sz="0" w:space="0" w:color="auto"/>
        <w:bottom w:val="none" w:sz="0" w:space="0" w:color="auto"/>
        <w:right w:val="none" w:sz="0" w:space="0" w:color="auto"/>
      </w:divBdr>
    </w:div>
    <w:div w:id="1739670167">
      <w:bodyDiv w:val="1"/>
      <w:marLeft w:val="0"/>
      <w:marRight w:val="0"/>
      <w:marTop w:val="0"/>
      <w:marBottom w:val="0"/>
      <w:divBdr>
        <w:top w:val="none" w:sz="0" w:space="0" w:color="auto"/>
        <w:left w:val="none" w:sz="0" w:space="0" w:color="auto"/>
        <w:bottom w:val="none" w:sz="0" w:space="0" w:color="auto"/>
        <w:right w:val="none" w:sz="0" w:space="0" w:color="auto"/>
      </w:divBdr>
    </w:div>
    <w:div w:id="1749107087">
      <w:bodyDiv w:val="1"/>
      <w:marLeft w:val="0"/>
      <w:marRight w:val="0"/>
      <w:marTop w:val="0"/>
      <w:marBottom w:val="0"/>
      <w:divBdr>
        <w:top w:val="none" w:sz="0" w:space="0" w:color="auto"/>
        <w:left w:val="none" w:sz="0" w:space="0" w:color="auto"/>
        <w:bottom w:val="none" w:sz="0" w:space="0" w:color="auto"/>
        <w:right w:val="none" w:sz="0" w:space="0" w:color="auto"/>
      </w:divBdr>
    </w:div>
    <w:div w:id="1796412258">
      <w:bodyDiv w:val="1"/>
      <w:marLeft w:val="0"/>
      <w:marRight w:val="0"/>
      <w:marTop w:val="0"/>
      <w:marBottom w:val="0"/>
      <w:divBdr>
        <w:top w:val="none" w:sz="0" w:space="0" w:color="auto"/>
        <w:left w:val="none" w:sz="0" w:space="0" w:color="auto"/>
        <w:bottom w:val="none" w:sz="0" w:space="0" w:color="auto"/>
        <w:right w:val="none" w:sz="0" w:space="0" w:color="auto"/>
      </w:divBdr>
      <w:divsChild>
        <w:div w:id="1034231860">
          <w:marLeft w:val="0"/>
          <w:marRight w:val="0"/>
          <w:marTop w:val="0"/>
          <w:marBottom w:val="0"/>
          <w:divBdr>
            <w:top w:val="none" w:sz="0" w:space="0" w:color="auto"/>
            <w:left w:val="none" w:sz="0" w:space="0" w:color="auto"/>
            <w:bottom w:val="none" w:sz="0" w:space="0" w:color="auto"/>
            <w:right w:val="none" w:sz="0" w:space="0" w:color="auto"/>
          </w:divBdr>
        </w:div>
      </w:divsChild>
    </w:div>
    <w:div w:id="1903514454">
      <w:bodyDiv w:val="1"/>
      <w:marLeft w:val="0"/>
      <w:marRight w:val="0"/>
      <w:marTop w:val="0"/>
      <w:marBottom w:val="0"/>
      <w:divBdr>
        <w:top w:val="none" w:sz="0" w:space="0" w:color="auto"/>
        <w:left w:val="none" w:sz="0" w:space="0" w:color="auto"/>
        <w:bottom w:val="none" w:sz="0" w:space="0" w:color="auto"/>
        <w:right w:val="none" w:sz="0" w:space="0" w:color="auto"/>
      </w:divBdr>
    </w:div>
    <w:div w:id="1931154730">
      <w:bodyDiv w:val="1"/>
      <w:marLeft w:val="0"/>
      <w:marRight w:val="0"/>
      <w:marTop w:val="0"/>
      <w:marBottom w:val="0"/>
      <w:divBdr>
        <w:top w:val="none" w:sz="0" w:space="0" w:color="auto"/>
        <w:left w:val="none" w:sz="0" w:space="0" w:color="auto"/>
        <w:bottom w:val="none" w:sz="0" w:space="0" w:color="auto"/>
        <w:right w:val="none" w:sz="0" w:space="0" w:color="auto"/>
      </w:divBdr>
    </w:div>
    <w:div w:id="1936937245">
      <w:bodyDiv w:val="1"/>
      <w:marLeft w:val="0"/>
      <w:marRight w:val="0"/>
      <w:marTop w:val="0"/>
      <w:marBottom w:val="0"/>
      <w:divBdr>
        <w:top w:val="none" w:sz="0" w:space="0" w:color="auto"/>
        <w:left w:val="none" w:sz="0" w:space="0" w:color="auto"/>
        <w:bottom w:val="none" w:sz="0" w:space="0" w:color="auto"/>
        <w:right w:val="none" w:sz="0" w:space="0" w:color="auto"/>
      </w:divBdr>
    </w:div>
    <w:div w:id="2052151910">
      <w:bodyDiv w:val="1"/>
      <w:marLeft w:val="0"/>
      <w:marRight w:val="0"/>
      <w:marTop w:val="0"/>
      <w:marBottom w:val="0"/>
      <w:divBdr>
        <w:top w:val="none" w:sz="0" w:space="0" w:color="auto"/>
        <w:left w:val="none" w:sz="0" w:space="0" w:color="auto"/>
        <w:bottom w:val="none" w:sz="0" w:space="0" w:color="auto"/>
        <w:right w:val="none" w:sz="0" w:space="0" w:color="auto"/>
      </w:divBdr>
    </w:div>
    <w:div w:id="213714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microsoft.com/office/2011/relationships/commentsExtended" Target="commentsExtended.xml"/><Relationship Id="rId26" Type="http://schemas.openxmlformats.org/officeDocument/2006/relationships/hyperlink" Target="http://legislacao.planalto.gov.br/legisla/legislacao.nsf/Viw_Identificacao/lei%2013.709-2018?OpenDocument" TargetMode="External"/><Relationship Id="rId3" Type="http://schemas.openxmlformats.org/officeDocument/2006/relationships/styles" Target="styles.xml"/><Relationship Id="rId21" Type="http://schemas.openxmlformats.org/officeDocument/2006/relationships/hyperlink" Target="http://www.who.int/iris/handle/10665/37200.%20Accessed%2013%20February%202021"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comments" Target="comments.xm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microsoft.com/office/2018/08/relationships/commentsExtensible" Target="commentsExtensible.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3.xml"/><Relationship Id="rId28" Type="http://schemas.openxmlformats.org/officeDocument/2006/relationships/image" Target="media/image6.png"/><Relationship Id="rId10" Type="http://schemas.openxmlformats.org/officeDocument/2006/relationships/header" Target="header2.xml"/><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2.jpeg"/><Relationship Id="rId27" Type="http://schemas.openxmlformats.org/officeDocument/2006/relationships/image" Target="media/image5.png"/><Relationship Id="rId30" Type="http://schemas.openxmlformats.org/officeDocument/2006/relationships/fontTable" Target="fontTable.xml"/><Relationship Id="rId8"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CC55C5-0651-4808-9C68-80ADC76E7956}"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pt-BR"/>
        </a:p>
      </dgm:t>
    </dgm:pt>
    <dgm:pt modelId="{3C23F206-EF70-4C11-9573-6BDA8471ACD5}">
      <dgm:prSet phldrT="[Texto]"/>
      <dgm:spPr/>
      <dgm:t>
        <a:bodyPr/>
        <a:lstStyle/>
        <a:p>
          <a:r>
            <a:rPr lang="pt-BR"/>
            <a:t>Projeto : ESTUDO DA RELAÇÃO ENTRE OS POLIMORFISMOS CYP2C9 (*2rs1799853 E *3rs1057910) E ABCC2 (*Rs717620) COM A SEVERIDADE DE MUCOSITE BUCAL E EVOLUÇÃO CLÍNICA DE PACIENTES PEDIÁTRICOS</a:t>
          </a:r>
        </a:p>
        <a:p>
          <a:r>
            <a:rPr lang="pt-BR"/>
            <a:t>2014</a:t>
          </a:r>
        </a:p>
      </dgm:t>
    </dgm:pt>
    <dgm:pt modelId="{10A4F953-84E3-476C-B541-B8D12E0DFFE7}" type="parTrans" cxnId="{18E8FE90-5FE3-4378-8AF9-747E0F49E95F}">
      <dgm:prSet/>
      <dgm:spPr/>
      <dgm:t>
        <a:bodyPr/>
        <a:lstStyle/>
        <a:p>
          <a:endParaRPr lang="pt-BR"/>
        </a:p>
      </dgm:t>
    </dgm:pt>
    <dgm:pt modelId="{336FF513-4927-4D20-B088-50E26F0E47B5}" type="sibTrans" cxnId="{18E8FE90-5FE3-4378-8AF9-747E0F49E95F}">
      <dgm:prSet/>
      <dgm:spPr/>
      <dgm:t>
        <a:bodyPr/>
        <a:lstStyle/>
        <a:p>
          <a:endParaRPr lang="pt-BR"/>
        </a:p>
      </dgm:t>
    </dgm:pt>
    <dgm:pt modelId="{B77B78F4-0FFF-47C7-A9CB-597566955EF3}">
      <dgm:prSet phldrT="[Texto]"/>
      <dgm:spPr/>
      <dgm:t>
        <a:bodyPr/>
        <a:lstStyle/>
        <a:p>
          <a:r>
            <a:rPr lang="pt-BR"/>
            <a:t>Critérios de elegibilidade, organização dos protocolos quimioterápicos, coleta de dados clínicos, análises moleculares iniciais.</a:t>
          </a:r>
        </a:p>
        <a:p>
          <a:r>
            <a:rPr lang="pt-BR"/>
            <a:t>2014-2018</a:t>
          </a:r>
        </a:p>
      </dgm:t>
    </dgm:pt>
    <dgm:pt modelId="{F83C032E-D735-48D9-9156-3073B9D9EE63}" type="parTrans" cxnId="{230288E0-0192-4262-97BD-5E1B74712A00}">
      <dgm:prSet/>
      <dgm:spPr/>
      <dgm:t>
        <a:bodyPr/>
        <a:lstStyle/>
        <a:p>
          <a:endParaRPr lang="pt-BR"/>
        </a:p>
      </dgm:t>
    </dgm:pt>
    <dgm:pt modelId="{E0D8B67F-9568-48EB-814B-B70E763D7138}" type="sibTrans" cxnId="{230288E0-0192-4262-97BD-5E1B74712A00}">
      <dgm:prSet/>
      <dgm:spPr/>
      <dgm:t>
        <a:bodyPr/>
        <a:lstStyle/>
        <a:p>
          <a:endParaRPr lang="pt-BR"/>
        </a:p>
      </dgm:t>
    </dgm:pt>
    <dgm:pt modelId="{F7808F72-CA9F-4268-BA71-E57874D71C79}">
      <dgm:prSet phldrT="[Texto]"/>
      <dgm:spPr/>
      <dgm:t>
        <a:bodyPr/>
        <a:lstStyle/>
        <a:p>
          <a:r>
            <a:rPr lang="pt-BR"/>
            <a:t>Aprovação ética do projeto: RELAÇÃO DE VARIANTES GENÉTICAS ASSOCIADAS À FARMACOCINÉTICA E FARMACODINÂMICA COM A TOXICIDADE E SOBREVIDA DOS TRATAMENTOS ANTINEOPLÁSICOS EM PACIENTES PEDIÁTRICOS</a:t>
          </a:r>
        </a:p>
        <a:p>
          <a:r>
            <a:rPr lang="pt-BR"/>
            <a:t>2021</a:t>
          </a:r>
        </a:p>
      </dgm:t>
    </dgm:pt>
    <dgm:pt modelId="{EFFE6CB1-1AD1-450B-AF61-6565C48162E9}" type="parTrans" cxnId="{175799D0-CD68-4B07-A29E-80C082C1EF5C}">
      <dgm:prSet/>
      <dgm:spPr/>
      <dgm:t>
        <a:bodyPr/>
        <a:lstStyle/>
        <a:p>
          <a:endParaRPr lang="pt-BR"/>
        </a:p>
      </dgm:t>
    </dgm:pt>
    <dgm:pt modelId="{BF52B97E-C96E-4318-887B-9F5B1D7CDB58}" type="sibTrans" cxnId="{175799D0-CD68-4B07-A29E-80C082C1EF5C}">
      <dgm:prSet/>
      <dgm:spPr/>
      <dgm:t>
        <a:bodyPr/>
        <a:lstStyle/>
        <a:p>
          <a:endParaRPr lang="pt-BR"/>
        </a:p>
      </dgm:t>
    </dgm:pt>
    <dgm:pt modelId="{417BDA6A-5F0E-47D8-8BF1-A43958C32E7E}">
      <dgm:prSet/>
      <dgm:spPr/>
      <dgm:t>
        <a:bodyPr/>
        <a:lstStyle/>
        <a:p>
          <a:r>
            <a:rPr lang="pt-BR"/>
            <a:t>Análises moleculares complementes e análises estatíticas</a:t>
          </a:r>
        </a:p>
        <a:p>
          <a:endParaRPr lang="pt-BR"/>
        </a:p>
        <a:p>
          <a:r>
            <a:rPr lang="pt-BR"/>
            <a:t>2021-2022</a:t>
          </a:r>
        </a:p>
      </dgm:t>
    </dgm:pt>
    <dgm:pt modelId="{D8CE3BD1-6CD6-485B-8968-59D3193C86B9}" type="parTrans" cxnId="{7C502AFE-DB23-4F57-8919-27AA94276F8D}">
      <dgm:prSet/>
      <dgm:spPr/>
      <dgm:t>
        <a:bodyPr/>
        <a:lstStyle/>
        <a:p>
          <a:endParaRPr lang="pt-BR"/>
        </a:p>
      </dgm:t>
    </dgm:pt>
    <dgm:pt modelId="{1BBBC665-0D2C-4ED2-8AC1-80012360C85D}" type="sibTrans" cxnId="{7C502AFE-DB23-4F57-8919-27AA94276F8D}">
      <dgm:prSet/>
      <dgm:spPr/>
      <dgm:t>
        <a:bodyPr/>
        <a:lstStyle/>
        <a:p>
          <a:endParaRPr lang="pt-BR"/>
        </a:p>
      </dgm:t>
    </dgm:pt>
    <dgm:pt modelId="{083171C5-4A2B-455E-A384-2C6525823389}" type="pres">
      <dgm:prSet presAssocID="{8CCC55C5-0651-4808-9C68-80ADC76E7956}" presName="hierChild1" presStyleCnt="0">
        <dgm:presLayoutVars>
          <dgm:orgChart val="1"/>
          <dgm:chPref val="1"/>
          <dgm:dir/>
          <dgm:animOne val="branch"/>
          <dgm:animLvl val="lvl"/>
          <dgm:resizeHandles/>
        </dgm:presLayoutVars>
      </dgm:prSet>
      <dgm:spPr/>
    </dgm:pt>
    <dgm:pt modelId="{48C4E440-E70E-49A7-AF4C-5CB3A63D9ED5}" type="pres">
      <dgm:prSet presAssocID="{3C23F206-EF70-4C11-9573-6BDA8471ACD5}" presName="hierRoot1" presStyleCnt="0">
        <dgm:presLayoutVars>
          <dgm:hierBranch val="init"/>
        </dgm:presLayoutVars>
      </dgm:prSet>
      <dgm:spPr/>
    </dgm:pt>
    <dgm:pt modelId="{8771CFCA-7EBF-4660-9ADA-F5D56753E1ED}" type="pres">
      <dgm:prSet presAssocID="{3C23F206-EF70-4C11-9573-6BDA8471ACD5}" presName="rootComposite1" presStyleCnt="0"/>
      <dgm:spPr/>
    </dgm:pt>
    <dgm:pt modelId="{06254CD2-8491-4AFF-BE29-E94D2429280D}" type="pres">
      <dgm:prSet presAssocID="{3C23F206-EF70-4C11-9573-6BDA8471ACD5}" presName="rootText1" presStyleLbl="node0" presStyleIdx="0" presStyleCnt="1">
        <dgm:presLayoutVars>
          <dgm:chPref val="3"/>
        </dgm:presLayoutVars>
      </dgm:prSet>
      <dgm:spPr/>
    </dgm:pt>
    <dgm:pt modelId="{C3EF2019-0DF2-4D92-8347-12A0AE7610C4}" type="pres">
      <dgm:prSet presAssocID="{3C23F206-EF70-4C11-9573-6BDA8471ACD5}" presName="rootConnector1" presStyleLbl="node1" presStyleIdx="0" presStyleCnt="0"/>
      <dgm:spPr/>
    </dgm:pt>
    <dgm:pt modelId="{CA388B2A-55F3-4F7D-948B-DB76726BED22}" type="pres">
      <dgm:prSet presAssocID="{3C23F206-EF70-4C11-9573-6BDA8471ACD5}" presName="hierChild2" presStyleCnt="0"/>
      <dgm:spPr/>
    </dgm:pt>
    <dgm:pt modelId="{35FF86D5-7C7B-40EF-A249-5D87B15E5A77}" type="pres">
      <dgm:prSet presAssocID="{F83C032E-D735-48D9-9156-3073B9D9EE63}" presName="Name37" presStyleLbl="parChTrans1D2" presStyleIdx="0" presStyleCnt="1"/>
      <dgm:spPr/>
    </dgm:pt>
    <dgm:pt modelId="{736FADFC-C4FF-485C-A72F-6375DFD10964}" type="pres">
      <dgm:prSet presAssocID="{B77B78F4-0FFF-47C7-A9CB-597566955EF3}" presName="hierRoot2" presStyleCnt="0">
        <dgm:presLayoutVars>
          <dgm:hierBranch val="init"/>
        </dgm:presLayoutVars>
      </dgm:prSet>
      <dgm:spPr/>
    </dgm:pt>
    <dgm:pt modelId="{D68E4EF7-C3C1-42AA-A23B-2E7AB2B7E884}" type="pres">
      <dgm:prSet presAssocID="{B77B78F4-0FFF-47C7-A9CB-597566955EF3}" presName="rootComposite" presStyleCnt="0"/>
      <dgm:spPr/>
    </dgm:pt>
    <dgm:pt modelId="{F64A553C-15F3-4C6A-8C32-A56035C2B912}" type="pres">
      <dgm:prSet presAssocID="{B77B78F4-0FFF-47C7-A9CB-597566955EF3}" presName="rootText" presStyleLbl="node2" presStyleIdx="0" presStyleCnt="1">
        <dgm:presLayoutVars>
          <dgm:chPref val="3"/>
        </dgm:presLayoutVars>
      </dgm:prSet>
      <dgm:spPr/>
    </dgm:pt>
    <dgm:pt modelId="{7D031C12-9998-48C4-BEA8-2768CD0CD50C}" type="pres">
      <dgm:prSet presAssocID="{B77B78F4-0FFF-47C7-A9CB-597566955EF3}" presName="rootConnector" presStyleLbl="node2" presStyleIdx="0" presStyleCnt="1"/>
      <dgm:spPr/>
    </dgm:pt>
    <dgm:pt modelId="{CC3FF691-173D-4D7F-A586-6B2BAD2538C1}" type="pres">
      <dgm:prSet presAssocID="{B77B78F4-0FFF-47C7-A9CB-597566955EF3}" presName="hierChild4" presStyleCnt="0"/>
      <dgm:spPr/>
    </dgm:pt>
    <dgm:pt modelId="{CF66BD68-FE1B-42D0-84CB-D600F386D704}" type="pres">
      <dgm:prSet presAssocID="{EFFE6CB1-1AD1-450B-AF61-6565C48162E9}" presName="Name37" presStyleLbl="parChTrans1D3" presStyleIdx="0" presStyleCnt="1"/>
      <dgm:spPr/>
    </dgm:pt>
    <dgm:pt modelId="{46F9F9B7-9299-4F1A-BF7D-AF60E1EF1645}" type="pres">
      <dgm:prSet presAssocID="{F7808F72-CA9F-4268-BA71-E57874D71C79}" presName="hierRoot2" presStyleCnt="0">
        <dgm:presLayoutVars>
          <dgm:hierBranch val="init"/>
        </dgm:presLayoutVars>
      </dgm:prSet>
      <dgm:spPr/>
    </dgm:pt>
    <dgm:pt modelId="{B59EF761-31E7-4209-835C-47C2B62E7116}" type="pres">
      <dgm:prSet presAssocID="{F7808F72-CA9F-4268-BA71-E57874D71C79}" presName="rootComposite" presStyleCnt="0"/>
      <dgm:spPr/>
    </dgm:pt>
    <dgm:pt modelId="{76DCB4E4-E590-4FEB-B845-3929C85C8991}" type="pres">
      <dgm:prSet presAssocID="{F7808F72-CA9F-4268-BA71-E57874D71C79}" presName="rootText" presStyleLbl="node3" presStyleIdx="0" presStyleCnt="1">
        <dgm:presLayoutVars>
          <dgm:chPref val="3"/>
        </dgm:presLayoutVars>
      </dgm:prSet>
      <dgm:spPr/>
    </dgm:pt>
    <dgm:pt modelId="{FF1BA432-1B3D-4015-A334-DA49E67ACB36}" type="pres">
      <dgm:prSet presAssocID="{F7808F72-CA9F-4268-BA71-E57874D71C79}" presName="rootConnector" presStyleLbl="node3" presStyleIdx="0" presStyleCnt="1"/>
      <dgm:spPr/>
    </dgm:pt>
    <dgm:pt modelId="{A87F2D40-3699-41A5-B3A6-41778CA04013}" type="pres">
      <dgm:prSet presAssocID="{F7808F72-CA9F-4268-BA71-E57874D71C79}" presName="hierChild4" presStyleCnt="0"/>
      <dgm:spPr/>
    </dgm:pt>
    <dgm:pt modelId="{E1E278E2-A1ED-4B05-8B22-93E6259A9B16}" type="pres">
      <dgm:prSet presAssocID="{D8CE3BD1-6CD6-485B-8968-59D3193C86B9}" presName="Name37" presStyleLbl="parChTrans1D4" presStyleIdx="0" presStyleCnt="1"/>
      <dgm:spPr/>
    </dgm:pt>
    <dgm:pt modelId="{EB08F0D9-3768-45C1-B24F-B0C8932DB1FC}" type="pres">
      <dgm:prSet presAssocID="{417BDA6A-5F0E-47D8-8BF1-A43958C32E7E}" presName="hierRoot2" presStyleCnt="0">
        <dgm:presLayoutVars>
          <dgm:hierBranch val="init"/>
        </dgm:presLayoutVars>
      </dgm:prSet>
      <dgm:spPr/>
    </dgm:pt>
    <dgm:pt modelId="{D6D16FD3-A085-4B7A-936C-7A4AB4D77C1E}" type="pres">
      <dgm:prSet presAssocID="{417BDA6A-5F0E-47D8-8BF1-A43958C32E7E}" presName="rootComposite" presStyleCnt="0"/>
      <dgm:spPr/>
    </dgm:pt>
    <dgm:pt modelId="{A431EDEE-EC53-42A8-BC4C-A34E8A642958}" type="pres">
      <dgm:prSet presAssocID="{417BDA6A-5F0E-47D8-8BF1-A43958C32E7E}" presName="rootText" presStyleLbl="node4" presStyleIdx="0" presStyleCnt="1">
        <dgm:presLayoutVars>
          <dgm:chPref val="3"/>
        </dgm:presLayoutVars>
      </dgm:prSet>
      <dgm:spPr/>
    </dgm:pt>
    <dgm:pt modelId="{2242698B-C35D-45E3-A1B3-B77D30CE6928}" type="pres">
      <dgm:prSet presAssocID="{417BDA6A-5F0E-47D8-8BF1-A43958C32E7E}" presName="rootConnector" presStyleLbl="node4" presStyleIdx="0" presStyleCnt="1"/>
      <dgm:spPr/>
    </dgm:pt>
    <dgm:pt modelId="{8AC5C9BE-8620-4455-B76C-A511358F2F63}" type="pres">
      <dgm:prSet presAssocID="{417BDA6A-5F0E-47D8-8BF1-A43958C32E7E}" presName="hierChild4" presStyleCnt="0"/>
      <dgm:spPr/>
    </dgm:pt>
    <dgm:pt modelId="{B5787A7A-40A5-4C48-A15C-E398BA43CF34}" type="pres">
      <dgm:prSet presAssocID="{417BDA6A-5F0E-47D8-8BF1-A43958C32E7E}" presName="hierChild5" presStyleCnt="0"/>
      <dgm:spPr/>
    </dgm:pt>
    <dgm:pt modelId="{F725EC8A-2F0C-40A7-B1A0-363E3F46CBB3}" type="pres">
      <dgm:prSet presAssocID="{F7808F72-CA9F-4268-BA71-E57874D71C79}" presName="hierChild5" presStyleCnt="0"/>
      <dgm:spPr/>
    </dgm:pt>
    <dgm:pt modelId="{4F721E9C-9CC5-4C25-99CC-6E23924E327C}" type="pres">
      <dgm:prSet presAssocID="{B77B78F4-0FFF-47C7-A9CB-597566955EF3}" presName="hierChild5" presStyleCnt="0"/>
      <dgm:spPr/>
    </dgm:pt>
    <dgm:pt modelId="{A805306C-FB5C-45DD-8989-F9A21700A024}" type="pres">
      <dgm:prSet presAssocID="{3C23F206-EF70-4C11-9573-6BDA8471ACD5}" presName="hierChild3" presStyleCnt="0"/>
      <dgm:spPr/>
    </dgm:pt>
  </dgm:ptLst>
  <dgm:cxnLst>
    <dgm:cxn modelId="{8679ED23-A7FD-4801-9755-F26D3F852498}" type="presOf" srcId="{F7808F72-CA9F-4268-BA71-E57874D71C79}" destId="{76DCB4E4-E590-4FEB-B845-3929C85C8991}" srcOrd="0" destOrd="0" presId="urn:microsoft.com/office/officeart/2005/8/layout/orgChart1"/>
    <dgm:cxn modelId="{F7EC9249-DB77-4892-BCDA-AE06A2471DF5}" type="presOf" srcId="{8CCC55C5-0651-4808-9C68-80ADC76E7956}" destId="{083171C5-4A2B-455E-A384-2C6525823389}" srcOrd="0" destOrd="0" presId="urn:microsoft.com/office/officeart/2005/8/layout/orgChart1"/>
    <dgm:cxn modelId="{91850C6D-6CF9-442A-BC01-A77CD8F91D7C}" type="presOf" srcId="{3C23F206-EF70-4C11-9573-6BDA8471ACD5}" destId="{06254CD2-8491-4AFF-BE29-E94D2429280D}" srcOrd="0" destOrd="0" presId="urn:microsoft.com/office/officeart/2005/8/layout/orgChart1"/>
    <dgm:cxn modelId="{8EE65D74-EAC3-4AFC-B7AD-E135622F5F93}" type="presOf" srcId="{D8CE3BD1-6CD6-485B-8968-59D3193C86B9}" destId="{E1E278E2-A1ED-4B05-8B22-93E6259A9B16}" srcOrd="0" destOrd="0" presId="urn:microsoft.com/office/officeart/2005/8/layout/orgChart1"/>
    <dgm:cxn modelId="{823CA777-C361-4BDE-B65D-B4848330DA5F}" type="presOf" srcId="{B77B78F4-0FFF-47C7-A9CB-597566955EF3}" destId="{F64A553C-15F3-4C6A-8C32-A56035C2B912}" srcOrd="0" destOrd="0" presId="urn:microsoft.com/office/officeart/2005/8/layout/orgChart1"/>
    <dgm:cxn modelId="{FFFFFB81-A140-4766-9666-37605FAE9A49}" type="presOf" srcId="{B77B78F4-0FFF-47C7-A9CB-597566955EF3}" destId="{7D031C12-9998-48C4-BEA8-2768CD0CD50C}" srcOrd="1" destOrd="0" presId="urn:microsoft.com/office/officeart/2005/8/layout/orgChart1"/>
    <dgm:cxn modelId="{18E8FE90-5FE3-4378-8AF9-747E0F49E95F}" srcId="{8CCC55C5-0651-4808-9C68-80ADC76E7956}" destId="{3C23F206-EF70-4C11-9573-6BDA8471ACD5}" srcOrd="0" destOrd="0" parTransId="{10A4F953-84E3-476C-B541-B8D12E0DFFE7}" sibTransId="{336FF513-4927-4D20-B088-50E26F0E47B5}"/>
    <dgm:cxn modelId="{DD107895-2BE2-474B-84F7-52BDAD2DA358}" type="presOf" srcId="{417BDA6A-5F0E-47D8-8BF1-A43958C32E7E}" destId="{2242698B-C35D-45E3-A1B3-B77D30CE6928}" srcOrd="1" destOrd="0" presId="urn:microsoft.com/office/officeart/2005/8/layout/orgChart1"/>
    <dgm:cxn modelId="{11788697-216E-4575-AAB8-B6ADB04D4A6E}" type="presOf" srcId="{3C23F206-EF70-4C11-9573-6BDA8471ACD5}" destId="{C3EF2019-0DF2-4D92-8347-12A0AE7610C4}" srcOrd="1" destOrd="0" presId="urn:microsoft.com/office/officeart/2005/8/layout/orgChart1"/>
    <dgm:cxn modelId="{BCCFDFB1-B901-46B3-A4C5-E15A99CA4935}" type="presOf" srcId="{F7808F72-CA9F-4268-BA71-E57874D71C79}" destId="{FF1BA432-1B3D-4015-A334-DA49E67ACB36}" srcOrd="1" destOrd="0" presId="urn:microsoft.com/office/officeart/2005/8/layout/orgChart1"/>
    <dgm:cxn modelId="{175799D0-CD68-4B07-A29E-80C082C1EF5C}" srcId="{B77B78F4-0FFF-47C7-A9CB-597566955EF3}" destId="{F7808F72-CA9F-4268-BA71-E57874D71C79}" srcOrd="0" destOrd="0" parTransId="{EFFE6CB1-1AD1-450B-AF61-6565C48162E9}" sibTransId="{BF52B97E-C96E-4318-887B-9F5B1D7CDB58}"/>
    <dgm:cxn modelId="{E9FAC2D4-4E8E-4798-83EF-403158ABEED7}" type="presOf" srcId="{F83C032E-D735-48D9-9156-3073B9D9EE63}" destId="{35FF86D5-7C7B-40EF-A249-5D87B15E5A77}" srcOrd="0" destOrd="0" presId="urn:microsoft.com/office/officeart/2005/8/layout/orgChart1"/>
    <dgm:cxn modelId="{E45143D8-5E54-469C-AF00-AD62DA95B491}" type="presOf" srcId="{EFFE6CB1-1AD1-450B-AF61-6565C48162E9}" destId="{CF66BD68-FE1B-42D0-84CB-D600F386D704}" srcOrd="0" destOrd="0" presId="urn:microsoft.com/office/officeart/2005/8/layout/orgChart1"/>
    <dgm:cxn modelId="{230288E0-0192-4262-97BD-5E1B74712A00}" srcId="{3C23F206-EF70-4C11-9573-6BDA8471ACD5}" destId="{B77B78F4-0FFF-47C7-A9CB-597566955EF3}" srcOrd="0" destOrd="0" parTransId="{F83C032E-D735-48D9-9156-3073B9D9EE63}" sibTransId="{E0D8B67F-9568-48EB-814B-B70E763D7138}"/>
    <dgm:cxn modelId="{FB9BC5E5-4AF4-4F68-B1A0-338A863DF220}" type="presOf" srcId="{417BDA6A-5F0E-47D8-8BF1-A43958C32E7E}" destId="{A431EDEE-EC53-42A8-BC4C-A34E8A642958}" srcOrd="0" destOrd="0" presId="urn:microsoft.com/office/officeart/2005/8/layout/orgChart1"/>
    <dgm:cxn modelId="{7C502AFE-DB23-4F57-8919-27AA94276F8D}" srcId="{F7808F72-CA9F-4268-BA71-E57874D71C79}" destId="{417BDA6A-5F0E-47D8-8BF1-A43958C32E7E}" srcOrd="0" destOrd="0" parTransId="{D8CE3BD1-6CD6-485B-8968-59D3193C86B9}" sibTransId="{1BBBC665-0D2C-4ED2-8AC1-80012360C85D}"/>
    <dgm:cxn modelId="{379E6601-E9C5-4DE0-8BA9-05CCA7BBC1B0}" type="presParOf" srcId="{083171C5-4A2B-455E-A384-2C6525823389}" destId="{48C4E440-E70E-49A7-AF4C-5CB3A63D9ED5}" srcOrd="0" destOrd="0" presId="urn:microsoft.com/office/officeart/2005/8/layout/orgChart1"/>
    <dgm:cxn modelId="{8F9AB900-A306-4AA8-80E2-96042DD31E24}" type="presParOf" srcId="{48C4E440-E70E-49A7-AF4C-5CB3A63D9ED5}" destId="{8771CFCA-7EBF-4660-9ADA-F5D56753E1ED}" srcOrd="0" destOrd="0" presId="urn:microsoft.com/office/officeart/2005/8/layout/orgChart1"/>
    <dgm:cxn modelId="{51A80719-A2ED-467D-939E-C4517086AB41}" type="presParOf" srcId="{8771CFCA-7EBF-4660-9ADA-F5D56753E1ED}" destId="{06254CD2-8491-4AFF-BE29-E94D2429280D}" srcOrd="0" destOrd="0" presId="urn:microsoft.com/office/officeart/2005/8/layout/orgChart1"/>
    <dgm:cxn modelId="{A0D5D513-69CD-4A74-88BA-F82548D42838}" type="presParOf" srcId="{8771CFCA-7EBF-4660-9ADA-F5D56753E1ED}" destId="{C3EF2019-0DF2-4D92-8347-12A0AE7610C4}" srcOrd="1" destOrd="0" presId="urn:microsoft.com/office/officeart/2005/8/layout/orgChart1"/>
    <dgm:cxn modelId="{B711A05E-1B79-4237-922A-B02DFC9930A9}" type="presParOf" srcId="{48C4E440-E70E-49A7-AF4C-5CB3A63D9ED5}" destId="{CA388B2A-55F3-4F7D-948B-DB76726BED22}" srcOrd="1" destOrd="0" presId="urn:microsoft.com/office/officeart/2005/8/layout/orgChart1"/>
    <dgm:cxn modelId="{B40024A3-8C9C-4DDE-B492-560E7CEAC7EA}" type="presParOf" srcId="{CA388B2A-55F3-4F7D-948B-DB76726BED22}" destId="{35FF86D5-7C7B-40EF-A249-5D87B15E5A77}" srcOrd="0" destOrd="0" presId="urn:microsoft.com/office/officeart/2005/8/layout/orgChart1"/>
    <dgm:cxn modelId="{F7B7B39F-73BF-4F4E-B5A7-EEB5BC87F7A4}" type="presParOf" srcId="{CA388B2A-55F3-4F7D-948B-DB76726BED22}" destId="{736FADFC-C4FF-485C-A72F-6375DFD10964}" srcOrd="1" destOrd="0" presId="urn:microsoft.com/office/officeart/2005/8/layout/orgChart1"/>
    <dgm:cxn modelId="{426A5E0E-0CBC-4AE8-9D05-D4EBA5D48543}" type="presParOf" srcId="{736FADFC-C4FF-485C-A72F-6375DFD10964}" destId="{D68E4EF7-C3C1-42AA-A23B-2E7AB2B7E884}" srcOrd="0" destOrd="0" presId="urn:microsoft.com/office/officeart/2005/8/layout/orgChart1"/>
    <dgm:cxn modelId="{B3136575-1980-448F-B5A7-4F2AA0B0D6F5}" type="presParOf" srcId="{D68E4EF7-C3C1-42AA-A23B-2E7AB2B7E884}" destId="{F64A553C-15F3-4C6A-8C32-A56035C2B912}" srcOrd="0" destOrd="0" presId="urn:microsoft.com/office/officeart/2005/8/layout/orgChart1"/>
    <dgm:cxn modelId="{553B117D-2DA0-4722-9130-3A105E507BFF}" type="presParOf" srcId="{D68E4EF7-C3C1-42AA-A23B-2E7AB2B7E884}" destId="{7D031C12-9998-48C4-BEA8-2768CD0CD50C}" srcOrd="1" destOrd="0" presId="urn:microsoft.com/office/officeart/2005/8/layout/orgChart1"/>
    <dgm:cxn modelId="{1A7A47E5-0BB0-44E2-A386-34C64C085A09}" type="presParOf" srcId="{736FADFC-C4FF-485C-A72F-6375DFD10964}" destId="{CC3FF691-173D-4D7F-A586-6B2BAD2538C1}" srcOrd="1" destOrd="0" presId="urn:microsoft.com/office/officeart/2005/8/layout/orgChart1"/>
    <dgm:cxn modelId="{E32961E9-1256-4B16-A1E0-8CD61632845E}" type="presParOf" srcId="{CC3FF691-173D-4D7F-A586-6B2BAD2538C1}" destId="{CF66BD68-FE1B-42D0-84CB-D600F386D704}" srcOrd="0" destOrd="0" presId="urn:microsoft.com/office/officeart/2005/8/layout/orgChart1"/>
    <dgm:cxn modelId="{9B8CE386-273F-4830-AC4A-8FBECAE40632}" type="presParOf" srcId="{CC3FF691-173D-4D7F-A586-6B2BAD2538C1}" destId="{46F9F9B7-9299-4F1A-BF7D-AF60E1EF1645}" srcOrd="1" destOrd="0" presId="urn:microsoft.com/office/officeart/2005/8/layout/orgChart1"/>
    <dgm:cxn modelId="{9CD219FE-949D-4048-B23C-713879006363}" type="presParOf" srcId="{46F9F9B7-9299-4F1A-BF7D-AF60E1EF1645}" destId="{B59EF761-31E7-4209-835C-47C2B62E7116}" srcOrd="0" destOrd="0" presId="urn:microsoft.com/office/officeart/2005/8/layout/orgChart1"/>
    <dgm:cxn modelId="{F0502DDD-530A-4334-83C3-1541E5E73B70}" type="presParOf" srcId="{B59EF761-31E7-4209-835C-47C2B62E7116}" destId="{76DCB4E4-E590-4FEB-B845-3929C85C8991}" srcOrd="0" destOrd="0" presId="urn:microsoft.com/office/officeart/2005/8/layout/orgChart1"/>
    <dgm:cxn modelId="{69EF9F1F-7405-43FF-9C6E-F106332AE464}" type="presParOf" srcId="{B59EF761-31E7-4209-835C-47C2B62E7116}" destId="{FF1BA432-1B3D-4015-A334-DA49E67ACB36}" srcOrd="1" destOrd="0" presId="urn:microsoft.com/office/officeart/2005/8/layout/orgChart1"/>
    <dgm:cxn modelId="{306DD2D6-2902-407A-BDAF-4F41AFFDD160}" type="presParOf" srcId="{46F9F9B7-9299-4F1A-BF7D-AF60E1EF1645}" destId="{A87F2D40-3699-41A5-B3A6-41778CA04013}" srcOrd="1" destOrd="0" presId="urn:microsoft.com/office/officeart/2005/8/layout/orgChart1"/>
    <dgm:cxn modelId="{E2766B97-2009-451B-877D-1EDC3BF5A90C}" type="presParOf" srcId="{A87F2D40-3699-41A5-B3A6-41778CA04013}" destId="{E1E278E2-A1ED-4B05-8B22-93E6259A9B16}" srcOrd="0" destOrd="0" presId="urn:microsoft.com/office/officeart/2005/8/layout/orgChart1"/>
    <dgm:cxn modelId="{C6F3D179-6A59-4D55-8A72-ADC95AF5A261}" type="presParOf" srcId="{A87F2D40-3699-41A5-B3A6-41778CA04013}" destId="{EB08F0D9-3768-45C1-B24F-B0C8932DB1FC}" srcOrd="1" destOrd="0" presId="urn:microsoft.com/office/officeart/2005/8/layout/orgChart1"/>
    <dgm:cxn modelId="{9A1669BA-8FAB-4A2B-9733-DDAD25293F76}" type="presParOf" srcId="{EB08F0D9-3768-45C1-B24F-B0C8932DB1FC}" destId="{D6D16FD3-A085-4B7A-936C-7A4AB4D77C1E}" srcOrd="0" destOrd="0" presId="urn:microsoft.com/office/officeart/2005/8/layout/orgChart1"/>
    <dgm:cxn modelId="{D386EC55-A512-417B-8809-2F76362518FE}" type="presParOf" srcId="{D6D16FD3-A085-4B7A-936C-7A4AB4D77C1E}" destId="{A431EDEE-EC53-42A8-BC4C-A34E8A642958}" srcOrd="0" destOrd="0" presId="urn:microsoft.com/office/officeart/2005/8/layout/orgChart1"/>
    <dgm:cxn modelId="{3A659BD7-A6F1-4961-910B-A6D6F32E7F46}" type="presParOf" srcId="{D6D16FD3-A085-4B7A-936C-7A4AB4D77C1E}" destId="{2242698B-C35D-45E3-A1B3-B77D30CE6928}" srcOrd="1" destOrd="0" presId="urn:microsoft.com/office/officeart/2005/8/layout/orgChart1"/>
    <dgm:cxn modelId="{D123EA18-96A7-48DA-B4BE-10694B1B6A4C}" type="presParOf" srcId="{EB08F0D9-3768-45C1-B24F-B0C8932DB1FC}" destId="{8AC5C9BE-8620-4455-B76C-A511358F2F63}" srcOrd="1" destOrd="0" presId="urn:microsoft.com/office/officeart/2005/8/layout/orgChart1"/>
    <dgm:cxn modelId="{A9BED3AB-F2C8-48D3-A067-FBEC07A2966E}" type="presParOf" srcId="{EB08F0D9-3768-45C1-B24F-B0C8932DB1FC}" destId="{B5787A7A-40A5-4C48-A15C-E398BA43CF34}" srcOrd="2" destOrd="0" presId="urn:microsoft.com/office/officeart/2005/8/layout/orgChart1"/>
    <dgm:cxn modelId="{38BE7C28-8D0E-4FF2-A776-FF67A85D80A6}" type="presParOf" srcId="{46F9F9B7-9299-4F1A-BF7D-AF60E1EF1645}" destId="{F725EC8A-2F0C-40A7-B1A0-363E3F46CBB3}" srcOrd="2" destOrd="0" presId="urn:microsoft.com/office/officeart/2005/8/layout/orgChart1"/>
    <dgm:cxn modelId="{51BC70FB-6B1B-4C0F-ABA6-3FB5C7096027}" type="presParOf" srcId="{736FADFC-C4FF-485C-A72F-6375DFD10964}" destId="{4F721E9C-9CC5-4C25-99CC-6E23924E327C}" srcOrd="2" destOrd="0" presId="urn:microsoft.com/office/officeart/2005/8/layout/orgChart1"/>
    <dgm:cxn modelId="{E2FDA262-D677-42DE-AD27-BA7BCA349042}" type="presParOf" srcId="{48C4E440-E70E-49A7-AF4C-5CB3A63D9ED5}" destId="{A805306C-FB5C-45DD-8989-F9A21700A02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E278E2-A1ED-4B05-8B22-93E6259A9B16}">
      <dsp:nvSpPr>
        <dsp:cNvPr id="0" name=""/>
        <dsp:cNvSpPr/>
      </dsp:nvSpPr>
      <dsp:spPr>
        <a:xfrm>
          <a:off x="1727557" y="3559999"/>
          <a:ext cx="277846" cy="852061"/>
        </a:xfrm>
        <a:custGeom>
          <a:avLst/>
          <a:gdLst/>
          <a:ahLst/>
          <a:cxnLst/>
          <a:rect l="0" t="0" r="0" b="0"/>
          <a:pathLst>
            <a:path>
              <a:moveTo>
                <a:pt x="0" y="0"/>
              </a:moveTo>
              <a:lnTo>
                <a:pt x="0" y="852061"/>
              </a:lnTo>
              <a:lnTo>
                <a:pt x="277846" y="8520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66BD68-FE1B-42D0-84CB-D600F386D704}">
      <dsp:nvSpPr>
        <dsp:cNvPr id="0" name=""/>
        <dsp:cNvSpPr/>
      </dsp:nvSpPr>
      <dsp:spPr>
        <a:xfrm>
          <a:off x="2422761" y="2244860"/>
          <a:ext cx="91440" cy="388984"/>
        </a:xfrm>
        <a:custGeom>
          <a:avLst/>
          <a:gdLst/>
          <a:ahLst/>
          <a:cxnLst/>
          <a:rect l="0" t="0" r="0" b="0"/>
          <a:pathLst>
            <a:path>
              <a:moveTo>
                <a:pt x="45720" y="0"/>
              </a:moveTo>
              <a:lnTo>
                <a:pt x="45720" y="3889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FF86D5-7C7B-40EF-A249-5D87B15E5A77}">
      <dsp:nvSpPr>
        <dsp:cNvPr id="0" name=""/>
        <dsp:cNvSpPr/>
      </dsp:nvSpPr>
      <dsp:spPr>
        <a:xfrm>
          <a:off x="2422761" y="929720"/>
          <a:ext cx="91440" cy="388984"/>
        </a:xfrm>
        <a:custGeom>
          <a:avLst/>
          <a:gdLst/>
          <a:ahLst/>
          <a:cxnLst/>
          <a:rect l="0" t="0" r="0" b="0"/>
          <a:pathLst>
            <a:path>
              <a:moveTo>
                <a:pt x="45720" y="0"/>
              </a:moveTo>
              <a:lnTo>
                <a:pt x="45720" y="38898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54CD2-8491-4AFF-BE29-E94D2429280D}">
      <dsp:nvSpPr>
        <dsp:cNvPr id="0" name=""/>
        <dsp:cNvSpPr/>
      </dsp:nvSpPr>
      <dsp:spPr>
        <a:xfrm>
          <a:off x="1542327" y="3566"/>
          <a:ext cx="1852308" cy="9261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BR" sz="800" kern="1200"/>
            <a:t>Projeto : ESTUDO DA RELAÇÃO ENTRE OS POLIMORFISMOS CYP2C9 (*2rs1799853 E *3rs1057910) E ABCC2 (*Rs717620) COM A SEVERIDADE DE MUCOSITE BUCAL E EVOLUÇÃO CLÍNICA DE PACIENTES PEDIÁTRICOS</a:t>
          </a:r>
        </a:p>
        <a:p>
          <a:pPr marL="0" lvl="0" indent="0" algn="ctr" defTabSz="355600">
            <a:lnSpc>
              <a:spcPct val="90000"/>
            </a:lnSpc>
            <a:spcBef>
              <a:spcPct val="0"/>
            </a:spcBef>
            <a:spcAft>
              <a:spcPct val="35000"/>
            </a:spcAft>
            <a:buNone/>
          </a:pPr>
          <a:r>
            <a:rPr lang="pt-BR" sz="800" kern="1200"/>
            <a:t>2014</a:t>
          </a:r>
        </a:p>
      </dsp:txBody>
      <dsp:txXfrm>
        <a:off x="1542327" y="3566"/>
        <a:ext cx="1852308" cy="926154"/>
      </dsp:txXfrm>
    </dsp:sp>
    <dsp:sp modelId="{F64A553C-15F3-4C6A-8C32-A56035C2B912}">
      <dsp:nvSpPr>
        <dsp:cNvPr id="0" name=""/>
        <dsp:cNvSpPr/>
      </dsp:nvSpPr>
      <dsp:spPr>
        <a:xfrm>
          <a:off x="1542327" y="1318705"/>
          <a:ext cx="1852308" cy="9261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BR" sz="800" kern="1200"/>
            <a:t>Critérios de elegibilidade, organização dos protocolos quimioterápicos, coleta de dados clínicos, análises moleculares iniciais.</a:t>
          </a:r>
        </a:p>
        <a:p>
          <a:pPr marL="0" lvl="0" indent="0" algn="ctr" defTabSz="355600">
            <a:lnSpc>
              <a:spcPct val="90000"/>
            </a:lnSpc>
            <a:spcBef>
              <a:spcPct val="0"/>
            </a:spcBef>
            <a:spcAft>
              <a:spcPct val="35000"/>
            </a:spcAft>
            <a:buNone/>
          </a:pPr>
          <a:r>
            <a:rPr lang="pt-BR" sz="800" kern="1200"/>
            <a:t>2014-2018</a:t>
          </a:r>
        </a:p>
      </dsp:txBody>
      <dsp:txXfrm>
        <a:off x="1542327" y="1318705"/>
        <a:ext cx="1852308" cy="926154"/>
      </dsp:txXfrm>
    </dsp:sp>
    <dsp:sp modelId="{76DCB4E4-E590-4FEB-B845-3929C85C8991}">
      <dsp:nvSpPr>
        <dsp:cNvPr id="0" name=""/>
        <dsp:cNvSpPr/>
      </dsp:nvSpPr>
      <dsp:spPr>
        <a:xfrm>
          <a:off x="1542327" y="2633844"/>
          <a:ext cx="1852308" cy="9261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BR" sz="800" kern="1200"/>
            <a:t>Aprovação ética do projeto: RELAÇÃO DE VARIANTES GENÉTICAS ASSOCIADAS À FARMACOCINÉTICA E FARMACODINÂMICA COM A TOXICIDADE E SOBREVIDA DOS TRATAMENTOS ANTINEOPLÁSICOS EM PACIENTES PEDIÁTRICOS</a:t>
          </a:r>
        </a:p>
        <a:p>
          <a:pPr marL="0" lvl="0" indent="0" algn="ctr" defTabSz="355600">
            <a:lnSpc>
              <a:spcPct val="90000"/>
            </a:lnSpc>
            <a:spcBef>
              <a:spcPct val="0"/>
            </a:spcBef>
            <a:spcAft>
              <a:spcPct val="35000"/>
            </a:spcAft>
            <a:buNone/>
          </a:pPr>
          <a:r>
            <a:rPr lang="pt-BR" sz="800" kern="1200"/>
            <a:t>2021</a:t>
          </a:r>
        </a:p>
      </dsp:txBody>
      <dsp:txXfrm>
        <a:off x="1542327" y="2633844"/>
        <a:ext cx="1852308" cy="926154"/>
      </dsp:txXfrm>
    </dsp:sp>
    <dsp:sp modelId="{A431EDEE-EC53-42A8-BC4C-A34E8A642958}">
      <dsp:nvSpPr>
        <dsp:cNvPr id="0" name=""/>
        <dsp:cNvSpPr/>
      </dsp:nvSpPr>
      <dsp:spPr>
        <a:xfrm>
          <a:off x="2005404" y="3948984"/>
          <a:ext cx="1852308" cy="9261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BR" sz="800" kern="1200"/>
            <a:t>Análises moleculares complementes e análises estatíticas</a:t>
          </a:r>
        </a:p>
        <a:p>
          <a:pPr marL="0" lvl="0" indent="0" algn="ctr" defTabSz="355600">
            <a:lnSpc>
              <a:spcPct val="90000"/>
            </a:lnSpc>
            <a:spcBef>
              <a:spcPct val="0"/>
            </a:spcBef>
            <a:spcAft>
              <a:spcPct val="35000"/>
            </a:spcAft>
            <a:buNone/>
          </a:pPr>
          <a:endParaRPr lang="pt-BR" sz="800" kern="1200"/>
        </a:p>
        <a:p>
          <a:pPr marL="0" lvl="0" indent="0" algn="ctr" defTabSz="355600">
            <a:lnSpc>
              <a:spcPct val="90000"/>
            </a:lnSpc>
            <a:spcBef>
              <a:spcPct val="0"/>
            </a:spcBef>
            <a:spcAft>
              <a:spcPct val="35000"/>
            </a:spcAft>
            <a:buNone/>
          </a:pPr>
          <a:r>
            <a:rPr lang="pt-BR" sz="800" kern="1200"/>
            <a:t>2021-2022</a:t>
          </a:r>
        </a:p>
      </dsp:txBody>
      <dsp:txXfrm>
        <a:off x="2005404" y="3948984"/>
        <a:ext cx="1852308" cy="9261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F80C64CF24A32BE95760623943546"/>
        <w:category>
          <w:name w:val="Geral"/>
          <w:gallery w:val="placeholder"/>
        </w:category>
        <w:types>
          <w:type w:val="bbPlcHdr"/>
        </w:types>
        <w:behaviors>
          <w:behavior w:val="content"/>
        </w:behaviors>
        <w:guid w:val="{054890CB-F223-438A-9017-E626DAB4EAAC}"/>
      </w:docPartPr>
      <w:docPartBody>
        <w:p w:rsidR="003B46B9" w:rsidRDefault="000A1AB9" w:rsidP="000A1AB9">
          <w:pPr>
            <w:pStyle w:val="FE2F80C64CF24A32BE95760623943546"/>
          </w:pPr>
          <w:r>
            <w:rPr>
              <w:rFonts w:cs="Arial"/>
              <w:szCs w:val="24"/>
              <w:shd w:val="clear" w:color="auto" w:fill="FFFFFF"/>
            </w:rPr>
            <w:t>[</w:t>
          </w:r>
          <w:r w:rsidRPr="00FC7BC5">
            <w:t>Escolher o tipo de trabalho</w:t>
          </w:r>
          <w:r>
            <w:t>]</w:t>
          </w:r>
        </w:p>
      </w:docPartBody>
    </w:docPart>
    <w:docPart>
      <w:docPartPr>
        <w:name w:val="7E92B3DA03AF422DAB2B00020D936178"/>
        <w:category>
          <w:name w:val="Geral"/>
          <w:gallery w:val="placeholder"/>
        </w:category>
        <w:types>
          <w:type w:val="bbPlcHdr"/>
        </w:types>
        <w:behaviors>
          <w:behavior w:val="content"/>
        </w:behaviors>
        <w:guid w:val="{A33A3DEF-CB70-46DB-AB2D-1A581A20A5E3}"/>
      </w:docPartPr>
      <w:docPartBody>
        <w:p w:rsidR="003B46B9" w:rsidRDefault="000A1AB9" w:rsidP="000A1AB9">
          <w:pPr>
            <w:pStyle w:val="7E92B3DA03AF422DAB2B00020D936178"/>
          </w:pPr>
          <w:r>
            <w:rPr>
              <w:rFonts w:cs="Arial"/>
              <w:szCs w:val="24"/>
              <w:shd w:val="clear" w:color="auto" w:fill="FFFFFF"/>
            </w:rPr>
            <w:t>[</w:t>
          </w:r>
          <w:r w:rsidRPr="00FC7BC5">
            <w:t>Escolher o grau</w:t>
          </w:r>
          <w:r>
            <w:t>]</w:t>
          </w:r>
        </w:p>
      </w:docPartBody>
    </w:docPart>
    <w:docPart>
      <w:docPartPr>
        <w:name w:val="C49EF45D7E154E09982DE2D4CD4F5B20"/>
        <w:category>
          <w:name w:val="Geral"/>
          <w:gallery w:val="placeholder"/>
        </w:category>
        <w:types>
          <w:type w:val="bbPlcHdr"/>
        </w:types>
        <w:behaviors>
          <w:behavior w:val="content"/>
        </w:behaviors>
        <w:guid w:val="{C5C1F3D8-CDBC-4191-9BAF-A35CB8422F07}"/>
      </w:docPartPr>
      <w:docPartBody>
        <w:p w:rsidR="003B46B9" w:rsidRDefault="000A1AB9" w:rsidP="000A1AB9">
          <w:pPr>
            <w:pStyle w:val="C49EF45D7E154E09982DE2D4CD4F5B20"/>
          </w:pPr>
          <w:r>
            <w:rPr>
              <w:rFonts w:cs="Arial"/>
              <w:szCs w:val="24"/>
              <w:shd w:val="clear" w:color="auto" w:fill="FFFFFF"/>
            </w:rPr>
            <w:t>[</w:t>
          </w:r>
          <w:r w:rsidRPr="00FC7BC5">
            <w:rPr>
              <w:rFonts w:cs="Arial"/>
              <w:szCs w:val="24"/>
              <w:shd w:val="clear" w:color="auto" w:fill="FFFFFF"/>
            </w:rPr>
            <w:t>Escolha a área</w:t>
          </w:r>
          <w:r>
            <w:rPr>
              <w:rFonts w:cs="Arial"/>
              <w:szCs w:val="24"/>
              <w:shd w:val="clear" w:color="auto" w:fill="FFFFFF"/>
            </w:rPr>
            <w:t>]</w:t>
          </w:r>
        </w:p>
      </w:docPartBody>
    </w:docPart>
    <w:docPart>
      <w:docPartPr>
        <w:name w:val="5FF80ABA732D485B8D55860339441DBC"/>
        <w:category>
          <w:name w:val="Geral"/>
          <w:gallery w:val="placeholder"/>
        </w:category>
        <w:types>
          <w:type w:val="bbPlcHdr"/>
        </w:types>
        <w:behaviors>
          <w:behavior w:val="content"/>
        </w:behaviors>
        <w:guid w:val="{48E8FD86-1539-46BC-B359-69775D451FA0}"/>
      </w:docPartPr>
      <w:docPartBody>
        <w:p w:rsidR="003B46B9" w:rsidRDefault="000A1AB9" w:rsidP="000A1AB9">
          <w:pPr>
            <w:pStyle w:val="5FF80ABA732D485B8D55860339441DBC"/>
          </w:pPr>
          <w:r w:rsidRPr="00DC10E2">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man"/>
    <w:panose1 w:val="02020603050405020304"/>
    <w:charset w:val="00"/>
    <w:family w:val="roman"/>
    <w:pitch w:val="variable"/>
    <w:sig w:usb0="E0002EFF" w:usb1="C000785B" w:usb2="00000009" w:usb3="00000000" w:csb0="000001FF" w:csb1="00000000"/>
  </w:font>
  <w:font w:name="ArialMT">
    <w:altName w:val="Arial"/>
    <w:charset w:val="00"/>
    <w:family w:val="swiss"/>
    <w:pitch w:val="default"/>
  </w:font>
  <w:font w:name="TimesNewRomanPSMT">
    <w:altName w:val="Times New Roman"/>
    <w:charset w:val="00"/>
    <w:family w:val="roman"/>
    <w:pitch w:val="default"/>
  </w:font>
  <w:font w:name="Yu Mincho">
    <w:charset w:val="80"/>
    <w:family w:val="roman"/>
    <w:pitch w:val="variable"/>
    <w:sig w:usb0="800002E7" w:usb1="2AC7FCFF" w:usb2="00000012" w:usb3="00000000" w:csb0="0002009F" w:csb1="00000000"/>
  </w:font>
  <w:font w:name="inherit">
    <w:altName w:val="Cambria"/>
    <w:charset w:val="00"/>
    <w:family w:val="roman"/>
    <w:pitch w:val="default"/>
  </w:font>
  <w:font w:name="AdvTT3713a231">
    <w:altName w:val="Cambria"/>
    <w:panose1 w:val="00000000000000000000"/>
    <w:charset w:val="00"/>
    <w:family w:val="roman"/>
    <w:notTrueType/>
    <w:pitch w:val="default"/>
    <w:sig w:usb0="00000003" w:usb1="00000000" w:usb2="00000000" w:usb3="00000000" w:csb0="00000001" w:csb1="00000000"/>
  </w:font>
  <w:font w:name="font466">
    <w:altName w:val="MS PMincho"/>
    <w:charset w:val="80"/>
    <w:family w:val="roman"/>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Roman">
    <w:altName w:val="Times New Roman"/>
    <w:charset w:val="00"/>
    <w:family w:val="roman"/>
    <w:pitch w:val="default"/>
  </w:font>
  <w:font w:name="AvantGarde">
    <w:charset w:val="00"/>
    <w:family w:val="swiss"/>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AB9"/>
    <w:rsid w:val="000A1AB9"/>
    <w:rsid w:val="000F01F3"/>
    <w:rsid w:val="003B46B9"/>
    <w:rsid w:val="006B0F05"/>
    <w:rsid w:val="007D1425"/>
    <w:rsid w:val="00807D3A"/>
    <w:rsid w:val="008A58CE"/>
    <w:rsid w:val="009807CD"/>
    <w:rsid w:val="009F304E"/>
    <w:rsid w:val="00A0134F"/>
    <w:rsid w:val="00BE1230"/>
    <w:rsid w:val="00C24752"/>
    <w:rsid w:val="00C248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E2F80C64CF24A32BE95760623943546">
    <w:name w:val="FE2F80C64CF24A32BE95760623943546"/>
    <w:rsid w:val="000A1AB9"/>
  </w:style>
  <w:style w:type="paragraph" w:customStyle="1" w:styleId="7E92B3DA03AF422DAB2B00020D936178">
    <w:name w:val="7E92B3DA03AF422DAB2B00020D936178"/>
    <w:rsid w:val="000A1AB9"/>
  </w:style>
  <w:style w:type="paragraph" w:customStyle="1" w:styleId="C49EF45D7E154E09982DE2D4CD4F5B20">
    <w:name w:val="C49EF45D7E154E09982DE2D4CD4F5B20"/>
    <w:rsid w:val="000A1AB9"/>
  </w:style>
  <w:style w:type="paragraph" w:customStyle="1" w:styleId="5FF80ABA732D485B8D55860339441DBC">
    <w:name w:val="5FF80ABA732D485B8D55860339441DBC"/>
    <w:rsid w:val="000A1A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4E955-F3D3-2F43-9354-31312EE06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43</Pages>
  <Words>24093</Words>
  <Characters>130104</Characters>
  <Application>Microsoft Office Word</Application>
  <DocSecurity>0</DocSecurity>
  <Lines>1084</Lines>
  <Paragraphs>307</Paragraphs>
  <ScaleCrop>false</ScaleCrop>
  <HeadingPairs>
    <vt:vector size="2" baseType="variant">
      <vt:variant>
        <vt:lpstr>Título</vt:lpstr>
      </vt:variant>
      <vt:variant>
        <vt:i4>1</vt:i4>
      </vt:variant>
    </vt:vector>
  </HeadingPairs>
  <TitlesOfParts>
    <vt:vector size="1" baseType="lpstr">
      <vt:lpstr/>
    </vt:vector>
  </TitlesOfParts>
  <Company>HCPA</Company>
  <LinksUpToDate>false</LinksUpToDate>
  <CharactersWithSpaces>153890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Luísa Comerlato Jardim</dc:creator>
  <cp:lastModifiedBy>Luísa Jardim</cp:lastModifiedBy>
  <cp:revision>9</cp:revision>
  <dcterms:created xsi:type="dcterms:W3CDTF">2022-05-19T17:17:00Z</dcterms:created>
  <dcterms:modified xsi:type="dcterms:W3CDTF">2022-05-19T17:26:00Z</dcterms:modified>
</cp:coreProperties>
</file>